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 xml:space="preserve">INTERNATIONAL COLLEGIATE </w:t>
      </w:r>
      <w:proofErr w:type="gramStart"/>
      <w:r>
        <w:rPr>
          <w:b/>
          <w:sz w:val="36"/>
        </w:rPr>
        <w:t>PROGRAMMING  CONTEST</w:t>
      </w:r>
      <w:proofErr w:type="gramEnd"/>
    </w:p>
    <w:p w14:paraId="4DA63557" w14:textId="77777777" w:rsidR="00481474" w:rsidRDefault="00A92296">
      <w:pPr>
        <w:jc w:val="center"/>
        <w:rPr>
          <w:rFonts w:ascii="Arial" w:hAnsi="Arial"/>
          <w:b/>
          <w:sz w:val="28"/>
        </w:rPr>
      </w:pPr>
      <w:r>
        <w:rPr>
          <w:noProof/>
        </w:rPr>
        <w:drawing>
          <wp:anchor distT="0" distB="0" distL="114300" distR="114300" simplePos="0" relativeHeight="251651584" behindDoc="0" locked="0" layoutInCell="1" allowOverlap="1" wp14:anchorId="0C042761" wp14:editId="489FA8D5">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656" behindDoc="0" locked="0" layoutInCell="1" allowOverlap="1" wp14:anchorId="1775CF7E" wp14:editId="47BDA5DD">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2D7C03B9"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ins w:id="6" w:author="John Clevenger" w:date="2022-06-14T18:37:00Z">
        <w:del w:id="7" w:author="John Buck" w:date="2023-04-11T15:50:00Z">
          <w:r w:rsidR="00A0211D" w:rsidDel="00917410">
            <w:rPr>
              <w:rFonts w:ascii="Arial" w:hAnsi="Arial"/>
              <w:b/>
              <w:sz w:val="30"/>
            </w:rPr>
            <w:delText>8</w:delText>
          </w:r>
        </w:del>
      </w:ins>
      <w:ins w:id="8" w:author="John Buck" w:date="2023-04-11T15:50:00Z">
        <w:r w:rsidR="00917410">
          <w:rPr>
            <w:rFonts w:ascii="Arial" w:hAnsi="Arial"/>
            <w:b/>
            <w:sz w:val="30"/>
          </w:rPr>
          <w:t>8</w:t>
        </w:r>
      </w:ins>
      <w:del w:id="9" w:author="John Clevenger" w:date="2022-06-14T18:37:00Z">
        <w:r w:rsidR="00175AAB" w:rsidDel="00A0211D">
          <w:rPr>
            <w:rFonts w:ascii="Arial" w:hAnsi="Arial"/>
            <w:b/>
            <w:sz w:val="30"/>
          </w:rPr>
          <w:delText>7</w:delText>
        </w:r>
      </w:del>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173F2013" w:rsidR="00481474" w:rsidRDefault="00481474">
      <w:pPr>
        <w:jc w:val="center"/>
        <w:rPr>
          <w:b/>
          <w:sz w:val="16"/>
          <w:szCs w:val="24"/>
        </w:rPr>
      </w:pPr>
      <w:r>
        <w:rPr>
          <w:b/>
          <w:sz w:val="16"/>
          <w:szCs w:val="24"/>
        </w:rPr>
        <w:t xml:space="preserve">&lt;Last Update: </w:t>
      </w:r>
      <w:ins w:id="10" w:author="John Clevenger" w:date="2022-09-22T22:20:00Z">
        <w:del w:id="11" w:author="John Clevenger [2]" w:date="2022-12-14T11:05:00Z">
          <w:r w:rsidR="00383321" w:rsidDel="002E5478">
            <w:rPr>
              <w:b/>
              <w:sz w:val="16"/>
              <w:szCs w:val="24"/>
            </w:rPr>
            <w:delText>September</w:delText>
          </w:r>
        </w:del>
      </w:ins>
      <w:ins w:id="12" w:author="John Clevenger" w:date="2022-07-19T14:16:00Z">
        <w:del w:id="13" w:author="John Clevenger [2]" w:date="2022-12-14T11:05:00Z">
          <w:r w:rsidR="006F343F" w:rsidDel="002E5478">
            <w:rPr>
              <w:b/>
              <w:sz w:val="16"/>
              <w:szCs w:val="24"/>
            </w:rPr>
            <w:delText xml:space="preserve"> </w:delText>
          </w:r>
        </w:del>
      </w:ins>
      <w:ins w:id="14" w:author="John Clevenger" w:date="2022-09-22T22:20:00Z">
        <w:del w:id="15" w:author="John Clevenger [2]" w:date="2022-12-14T11:05:00Z">
          <w:r w:rsidR="00383321" w:rsidDel="002E5478">
            <w:rPr>
              <w:b/>
              <w:sz w:val="16"/>
              <w:szCs w:val="24"/>
            </w:rPr>
            <w:delText>22</w:delText>
          </w:r>
        </w:del>
      </w:ins>
      <w:ins w:id="16" w:author="John Clevenger [2]" w:date="2022-12-14T11:05:00Z">
        <w:del w:id="17" w:author="John Buck" w:date="2023-04-11T15:50:00Z">
          <w:r w:rsidR="002E5478" w:rsidDel="00917410">
            <w:rPr>
              <w:b/>
              <w:sz w:val="16"/>
              <w:szCs w:val="24"/>
            </w:rPr>
            <w:delText>December 14</w:delText>
          </w:r>
        </w:del>
      </w:ins>
      <w:ins w:id="18" w:author="John Clevenger" w:date="2022-12-17T16:15:00Z">
        <w:del w:id="19" w:author="John Buck" w:date="2023-04-11T15:50:00Z">
          <w:r w:rsidR="004D72C9" w:rsidDel="00917410">
            <w:rPr>
              <w:b/>
              <w:sz w:val="16"/>
              <w:szCs w:val="24"/>
            </w:rPr>
            <w:delText>7</w:delText>
          </w:r>
        </w:del>
      </w:ins>
      <w:ins w:id="20" w:author="John Buck" w:date="2023-04-11T15:50:00Z">
        <w:r w:rsidR="00917410">
          <w:rPr>
            <w:b/>
            <w:sz w:val="16"/>
            <w:szCs w:val="24"/>
          </w:rPr>
          <w:t>April 11</w:t>
        </w:r>
      </w:ins>
      <w:ins w:id="21" w:author="John Clevenger" w:date="2022-06-14T18:38:00Z">
        <w:r w:rsidR="00A0211D">
          <w:rPr>
            <w:b/>
            <w:sz w:val="16"/>
            <w:szCs w:val="24"/>
          </w:rPr>
          <w:t>, 202</w:t>
        </w:r>
      </w:ins>
      <w:ins w:id="22" w:author="John Buck" w:date="2023-04-11T15:50:00Z">
        <w:r w:rsidR="00917410">
          <w:rPr>
            <w:b/>
            <w:sz w:val="16"/>
            <w:szCs w:val="24"/>
          </w:rPr>
          <w:t>3</w:t>
        </w:r>
      </w:ins>
      <w:ins w:id="23" w:author="John Clevenger" w:date="2022-06-14T18:38:00Z">
        <w:del w:id="24" w:author="John Buck" w:date="2023-04-11T15:50:00Z">
          <w:r w:rsidR="00A0211D" w:rsidDel="00917410">
            <w:rPr>
              <w:b/>
              <w:sz w:val="16"/>
              <w:szCs w:val="24"/>
            </w:rPr>
            <w:delText>2</w:delText>
          </w:r>
        </w:del>
      </w:ins>
      <w:del w:id="25" w:author="John Clevenger" w:date="2021-03-14T20:56:00Z">
        <w:r w:rsidDel="0040625D">
          <w:rPr>
            <w:b/>
            <w:sz w:val="16"/>
            <w:szCs w:val="24"/>
          </w:rPr>
          <w:delText xml:space="preserve"> </w:delText>
        </w:r>
      </w:del>
      <w:del w:id="26"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27" w:author="john" w:date="2020-11-28T18:31:00Z">
        <w:del w:id="28" w:author="John Clevenger" w:date="2021-03-14T18:37:00Z">
          <w:r w:rsidR="005C557C" w:rsidDel="00CB632F">
            <w:rPr>
              <w:b/>
              <w:noProof/>
              <w:sz w:val="16"/>
              <w:szCs w:val="24"/>
            </w:rPr>
            <w:delText>November 28, 2020</w:delText>
          </w:r>
        </w:del>
      </w:ins>
      <w:ins w:id="29" w:author="john" w:date="2020-11-28T01:22:00Z">
        <w:del w:id="30" w:author="John Clevenger" w:date="2021-03-14T18:37:00Z">
          <w:r w:rsidR="003E4746" w:rsidDel="00CB632F">
            <w:rPr>
              <w:b/>
              <w:noProof/>
              <w:sz w:val="16"/>
              <w:szCs w:val="24"/>
            </w:rPr>
            <w:delText>November 28, 2020</w:delText>
          </w:r>
        </w:del>
      </w:ins>
      <w:ins w:id="31" w:author="john" w:date="2020-10-23T22:44:00Z">
        <w:del w:id="32" w:author="John Clevenger" w:date="2021-03-14T18:37:00Z">
          <w:r w:rsidR="008B4237" w:rsidDel="00CB632F">
            <w:rPr>
              <w:b/>
              <w:noProof/>
              <w:sz w:val="16"/>
              <w:szCs w:val="24"/>
            </w:rPr>
            <w:delText>October 23, 2020</w:delText>
          </w:r>
        </w:del>
      </w:ins>
      <w:del w:id="33" w:author="John Clevenger" w:date="2021-03-14T18:37:00Z">
        <w:r w:rsidR="00A92296" w:rsidDel="00CB632F">
          <w:rPr>
            <w:b/>
            <w:noProof/>
            <w:sz w:val="16"/>
            <w:szCs w:val="24"/>
          </w:rPr>
          <w:delText>June 5, 2020</w:delText>
        </w:r>
      </w:del>
      <w:del w:id="34"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0D56AC">
      <w:pPr>
        <w:pStyle w:val="TOCHeading"/>
      </w:pPr>
      <w:r w:rsidRPr="000037D5">
        <w:lastRenderedPageBreak/>
        <w:t>Table of Contents</w:t>
      </w:r>
    </w:p>
    <w:p w14:paraId="1849FB93" w14:textId="381C6E7E" w:rsidR="00917410" w:rsidRDefault="000037D5" w:rsidP="00917410">
      <w:pPr>
        <w:pStyle w:val="TOC1"/>
        <w:rPr>
          <w:ins w:id="35" w:author="John Buck" w:date="2023-04-11T15:53:00Z"/>
          <w:rFonts w:asciiTheme="minorHAnsi" w:eastAsiaTheme="minorEastAsia" w:hAnsiTheme="minorHAnsi" w:cstheme="minorBidi"/>
          <w:sz w:val="22"/>
          <w:szCs w:val="22"/>
        </w:rPr>
      </w:pPr>
      <w:r>
        <w:fldChar w:fldCharType="begin"/>
      </w:r>
      <w:r>
        <w:instrText xml:space="preserve"> TOC \o "1-3" \h \z \u </w:instrText>
      </w:r>
      <w:r>
        <w:fldChar w:fldCharType="separate"/>
      </w:r>
      <w:ins w:id="36" w:author="John Buck" w:date="2023-04-11T15:53:00Z">
        <w:r w:rsidR="00917410" w:rsidRPr="00392F46">
          <w:rPr>
            <w:rStyle w:val="Hyperlink"/>
          </w:rPr>
          <w:fldChar w:fldCharType="begin"/>
        </w:r>
        <w:r w:rsidR="00917410" w:rsidRPr="00392F46">
          <w:rPr>
            <w:rStyle w:val="Hyperlink"/>
          </w:rPr>
          <w:instrText xml:space="preserve"> </w:instrText>
        </w:r>
        <w:r w:rsidR="00917410">
          <w:instrText>HYPERLINK \l "_Toc132120847"</w:instrText>
        </w:r>
        <w:r w:rsidR="00917410" w:rsidRPr="00392F46">
          <w:rPr>
            <w:rStyle w:val="Hyperlink"/>
          </w:rPr>
          <w:instrText xml:space="preserve"> </w:instrText>
        </w:r>
        <w:r w:rsidR="00917410" w:rsidRPr="00392F46">
          <w:rPr>
            <w:rStyle w:val="Hyperlink"/>
          </w:rPr>
        </w:r>
        <w:r w:rsidR="00917410" w:rsidRPr="00392F46">
          <w:rPr>
            <w:rStyle w:val="Hyperlink"/>
          </w:rPr>
          <w:fldChar w:fldCharType="separate"/>
        </w:r>
        <w:r w:rsidR="00917410" w:rsidRPr="00392F46">
          <w:rPr>
            <w:rStyle w:val="Hyperlink"/>
          </w:rPr>
          <w:t>1</w:t>
        </w:r>
        <w:r w:rsidR="00917410">
          <w:rPr>
            <w:rFonts w:asciiTheme="minorHAnsi" w:eastAsiaTheme="minorEastAsia" w:hAnsiTheme="minorHAnsi" w:cstheme="minorBidi"/>
            <w:sz w:val="22"/>
            <w:szCs w:val="22"/>
          </w:rPr>
          <w:tab/>
        </w:r>
        <w:r w:rsidR="00917410" w:rsidRPr="00392F46">
          <w:rPr>
            <w:rStyle w:val="Hyperlink"/>
          </w:rPr>
          <w:t>Introduction</w:t>
        </w:r>
        <w:r w:rsidR="00917410">
          <w:rPr>
            <w:webHidden/>
          </w:rPr>
          <w:tab/>
        </w:r>
        <w:r w:rsidR="00917410">
          <w:rPr>
            <w:webHidden/>
          </w:rPr>
          <w:fldChar w:fldCharType="begin"/>
        </w:r>
        <w:r w:rsidR="00917410">
          <w:rPr>
            <w:webHidden/>
          </w:rPr>
          <w:instrText xml:space="preserve"> PAGEREF _Toc132120847 \h </w:instrText>
        </w:r>
      </w:ins>
      <w:r w:rsidR="00917410">
        <w:rPr>
          <w:webHidden/>
        </w:rPr>
      </w:r>
      <w:r w:rsidR="00917410">
        <w:rPr>
          <w:webHidden/>
        </w:rPr>
        <w:fldChar w:fldCharType="separate"/>
      </w:r>
      <w:ins w:id="37" w:author="John Buck" w:date="2023-04-21T13:55:00Z">
        <w:r w:rsidR="00E35EEA">
          <w:rPr>
            <w:webHidden/>
          </w:rPr>
          <w:t>23</w:t>
        </w:r>
      </w:ins>
      <w:ins w:id="38" w:author="John Buck" w:date="2023-04-11T15:53:00Z">
        <w:r w:rsidR="00917410">
          <w:rPr>
            <w:webHidden/>
          </w:rPr>
          <w:fldChar w:fldCharType="end"/>
        </w:r>
        <w:r w:rsidR="00917410" w:rsidRPr="00392F46">
          <w:rPr>
            <w:rStyle w:val="Hyperlink"/>
          </w:rPr>
          <w:fldChar w:fldCharType="end"/>
        </w:r>
      </w:ins>
    </w:p>
    <w:p w14:paraId="6944F09F" w14:textId="624999DF" w:rsidR="00917410" w:rsidRDefault="00917410">
      <w:pPr>
        <w:pStyle w:val="TOC2"/>
        <w:rPr>
          <w:ins w:id="39" w:author="John Buck" w:date="2023-04-11T15:53:00Z"/>
          <w:rFonts w:asciiTheme="minorHAnsi" w:eastAsiaTheme="minorEastAsia" w:hAnsiTheme="minorHAnsi" w:cstheme="minorBidi"/>
          <w:b w:val="0"/>
          <w:bCs w:val="0"/>
          <w:sz w:val="22"/>
          <w:szCs w:val="22"/>
        </w:rPr>
      </w:pPr>
      <w:ins w:id="40" w:author="John Buck" w:date="2023-04-11T15:53:00Z">
        <w:r w:rsidRPr="00392F46">
          <w:rPr>
            <w:rStyle w:val="Hyperlink"/>
          </w:rPr>
          <w:fldChar w:fldCharType="begin"/>
        </w:r>
        <w:r w:rsidRPr="00392F46">
          <w:rPr>
            <w:rStyle w:val="Hyperlink"/>
          </w:rPr>
          <w:instrText xml:space="preserve"> </w:instrText>
        </w:r>
        <w:r>
          <w:instrText>HYPERLINK \l "_Toc132120848"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w:t>
        </w:r>
        <w:r>
          <w:rPr>
            <w:rFonts w:asciiTheme="minorHAnsi" w:eastAsiaTheme="minorEastAsia" w:hAnsiTheme="minorHAnsi" w:cstheme="minorBidi"/>
            <w:b w:val="0"/>
            <w:bCs w:val="0"/>
            <w:sz w:val="22"/>
            <w:szCs w:val="22"/>
          </w:rPr>
          <w:tab/>
        </w:r>
        <w:r w:rsidRPr="00392F46">
          <w:rPr>
            <w:rStyle w:val="Hyperlink"/>
          </w:rPr>
          <w:t>Overview</w:t>
        </w:r>
        <w:r>
          <w:rPr>
            <w:webHidden/>
          </w:rPr>
          <w:tab/>
        </w:r>
        <w:r>
          <w:rPr>
            <w:webHidden/>
          </w:rPr>
          <w:fldChar w:fldCharType="begin"/>
        </w:r>
        <w:r>
          <w:rPr>
            <w:webHidden/>
          </w:rPr>
          <w:instrText xml:space="preserve"> PAGEREF _Toc132120848 \h </w:instrText>
        </w:r>
      </w:ins>
      <w:r>
        <w:rPr>
          <w:webHidden/>
        </w:rPr>
      </w:r>
      <w:r>
        <w:rPr>
          <w:webHidden/>
        </w:rPr>
        <w:fldChar w:fldCharType="separate"/>
      </w:r>
      <w:ins w:id="41" w:author="John Buck" w:date="2023-04-21T13:55:00Z">
        <w:r w:rsidR="00E35EEA">
          <w:rPr>
            <w:webHidden/>
          </w:rPr>
          <w:t>23</w:t>
        </w:r>
      </w:ins>
      <w:ins w:id="42" w:author="John Buck" w:date="2023-04-11T15:53:00Z">
        <w:r>
          <w:rPr>
            <w:webHidden/>
          </w:rPr>
          <w:fldChar w:fldCharType="end"/>
        </w:r>
        <w:r w:rsidRPr="00392F46">
          <w:rPr>
            <w:rStyle w:val="Hyperlink"/>
          </w:rPr>
          <w:fldChar w:fldCharType="end"/>
        </w:r>
      </w:ins>
    </w:p>
    <w:p w14:paraId="14CFE2C6" w14:textId="03BAFBE3" w:rsidR="00917410" w:rsidRDefault="00917410">
      <w:pPr>
        <w:pStyle w:val="TOC2"/>
        <w:rPr>
          <w:ins w:id="43" w:author="John Buck" w:date="2023-04-11T15:53:00Z"/>
          <w:rFonts w:asciiTheme="minorHAnsi" w:eastAsiaTheme="minorEastAsia" w:hAnsiTheme="minorHAnsi" w:cstheme="minorBidi"/>
          <w:b w:val="0"/>
          <w:bCs w:val="0"/>
          <w:sz w:val="22"/>
          <w:szCs w:val="22"/>
        </w:rPr>
      </w:pPr>
      <w:ins w:id="44" w:author="John Buck" w:date="2023-04-11T15:53:00Z">
        <w:r w:rsidRPr="00392F46">
          <w:rPr>
            <w:rStyle w:val="Hyperlink"/>
          </w:rPr>
          <w:fldChar w:fldCharType="begin"/>
        </w:r>
        <w:r w:rsidRPr="00392F46">
          <w:rPr>
            <w:rStyle w:val="Hyperlink"/>
          </w:rPr>
          <w:instrText xml:space="preserve"> </w:instrText>
        </w:r>
        <w:r>
          <w:instrText>HYPERLINK \l "_Toc132120849"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1.2</w:t>
        </w:r>
        <w:r>
          <w:rPr>
            <w:rFonts w:asciiTheme="minorHAnsi" w:eastAsiaTheme="minorEastAsia" w:hAnsiTheme="minorHAnsi" w:cstheme="minorBidi"/>
            <w:b w:val="0"/>
            <w:bCs w:val="0"/>
            <w:sz w:val="22"/>
            <w:szCs w:val="22"/>
          </w:rPr>
          <w:tab/>
        </w:r>
        <w:r w:rsidRPr="00392F46">
          <w:rPr>
            <w:rStyle w:val="Hyperlink"/>
          </w:rPr>
          <w:t>Compatibility Note</w:t>
        </w:r>
        <w:r>
          <w:rPr>
            <w:webHidden/>
          </w:rPr>
          <w:tab/>
        </w:r>
        <w:r>
          <w:rPr>
            <w:webHidden/>
          </w:rPr>
          <w:fldChar w:fldCharType="begin"/>
        </w:r>
        <w:r>
          <w:rPr>
            <w:webHidden/>
          </w:rPr>
          <w:instrText xml:space="preserve"> PAGEREF _Toc132120849 \h </w:instrText>
        </w:r>
      </w:ins>
      <w:r>
        <w:rPr>
          <w:webHidden/>
        </w:rPr>
      </w:r>
      <w:r>
        <w:rPr>
          <w:webHidden/>
        </w:rPr>
        <w:fldChar w:fldCharType="separate"/>
      </w:r>
      <w:ins w:id="45" w:author="John Buck" w:date="2023-04-21T13:55:00Z">
        <w:r w:rsidR="00E35EEA">
          <w:rPr>
            <w:webHidden/>
          </w:rPr>
          <w:t>24</w:t>
        </w:r>
      </w:ins>
      <w:ins w:id="46" w:author="John Buck" w:date="2023-04-11T15:53:00Z">
        <w:r>
          <w:rPr>
            <w:webHidden/>
          </w:rPr>
          <w:fldChar w:fldCharType="end"/>
        </w:r>
        <w:r w:rsidRPr="00392F46">
          <w:rPr>
            <w:rStyle w:val="Hyperlink"/>
          </w:rPr>
          <w:fldChar w:fldCharType="end"/>
        </w:r>
      </w:ins>
    </w:p>
    <w:p w14:paraId="063B85B3" w14:textId="26DF0F55" w:rsidR="00917410" w:rsidRDefault="00917410">
      <w:pPr>
        <w:pStyle w:val="TOC2"/>
        <w:rPr>
          <w:ins w:id="47" w:author="John Buck" w:date="2023-04-11T15:53:00Z"/>
          <w:rFonts w:asciiTheme="minorHAnsi" w:eastAsiaTheme="minorEastAsia" w:hAnsiTheme="minorHAnsi" w:cstheme="minorBidi"/>
          <w:b w:val="0"/>
          <w:bCs w:val="0"/>
          <w:sz w:val="22"/>
          <w:szCs w:val="22"/>
        </w:rPr>
      </w:pPr>
      <w:ins w:id="48" w:author="John Buck" w:date="2023-04-11T15:53:00Z">
        <w:r w:rsidRPr="00392F46">
          <w:rPr>
            <w:rStyle w:val="Hyperlink"/>
          </w:rPr>
          <w:fldChar w:fldCharType="begin"/>
        </w:r>
        <w:r w:rsidRPr="00392F46">
          <w:rPr>
            <w:rStyle w:val="Hyperlink"/>
          </w:rPr>
          <w:instrText xml:space="preserve"> </w:instrText>
        </w:r>
        <w:r>
          <w:instrText>HYPERLINK \l "_Toc132120850"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1.3</w:t>
        </w:r>
        <w:r>
          <w:rPr>
            <w:rFonts w:asciiTheme="minorHAnsi" w:eastAsiaTheme="minorEastAsia" w:hAnsiTheme="minorHAnsi" w:cstheme="minorBidi"/>
            <w:b w:val="0"/>
            <w:bCs w:val="0"/>
            <w:sz w:val="22"/>
            <w:szCs w:val="22"/>
          </w:rPr>
          <w:tab/>
        </w:r>
        <w:r w:rsidRPr="00392F46">
          <w:rPr>
            <w:rStyle w:val="Hyperlink"/>
          </w:rPr>
          <w:t>References</w:t>
        </w:r>
        <w:r>
          <w:rPr>
            <w:webHidden/>
          </w:rPr>
          <w:tab/>
        </w:r>
        <w:r>
          <w:rPr>
            <w:webHidden/>
          </w:rPr>
          <w:fldChar w:fldCharType="begin"/>
        </w:r>
        <w:r>
          <w:rPr>
            <w:webHidden/>
          </w:rPr>
          <w:instrText xml:space="preserve"> PAGEREF _Toc132120850 \h </w:instrText>
        </w:r>
      </w:ins>
      <w:r>
        <w:rPr>
          <w:webHidden/>
        </w:rPr>
      </w:r>
      <w:r>
        <w:rPr>
          <w:webHidden/>
        </w:rPr>
        <w:fldChar w:fldCharType="separate"/>
      </w:r>
      <w:ins w:id="49" w:author="John Buck" w:date="2023-04-21T13:55:00Z">
        <w:r w:rsidR="00E35EEA">
          <w:rPr>
            <w:webHidden/>
          </w:rPr>
          <w:t>24</w:t>
        </w:r>
      </w:ins>
      <w:ins w:id="50" w:author="John Buck" w:date="2023-04-11T15:53:00Z">
        <w:r>
          <w:rPr>
            <w:webHidden/>
          </w:rPr>
          <w:fldChar w:fldCharType="end"/>
        </w:r>
        <w:r w:rsidRPr="00392F46">
          <w:rPr>
            <w:rStyle w:val="Hyperlink"/>
          </w:rPr>
          <w:fldChar w:fldCharType="end"/>
        </w:r>
      </w:ins>
    </w:p>
    <w:p w14:paraId="3484C73F" w14:textId="1E5629EC" w:rsidR="00917410" w:rsidRDefault="00917410" w:rsidP="00917410">
      <w:pPr>
        <w:pStyle w:val="TOC1"/>
        <w:rPr>
          <w:ins w:id="51" w:author="John Buck" w:date="2023-04-11T15:53:00Z"/>
          <w:rFonts w:asciiTheme="minorHAnsi" w:eastAsiaTheme="minorEastAsia" w:hAnsiTheme="minorHAnsi" w:cstheme="minorBidi"/>
          <w:sz w:val="22"/>
          <w:szCs w:val="22"/>
        </w:rPr>
      </w:pPr>
      <w:ins w:id="52" w:author="John Buck" w:date="2023-04-11T15:53:00Z">
        <w:r w:rsidRPr="00392F46">
          <w:rPr>
            <w:rStyle w:val="Hyperlink"/>
          </w:rPr>
          <w:fldChar w:fldCharType="begin"/>
        </w:r>
        <w:r w:rsidRPr="00392F46">
          <w:rPr>
            <w:rStyle w:val="Hyperlink"/>
          </w:rPr>
          <w:instrText xml:space="preserve"> </w:instrText>
        </w:r>
        <w:r>
          <w:instrText>HYPERLINK \l "_Toc132120851"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w:t>
        </w:r>
        <w:r>
          <w:rPr>
            <w:rFonts w:asciiTheme="minorHAnsi" w:eastAsiaTheme="minorEastAsia" w:hAnsiTheme="minorHAnsi" w:cstheme="minorBidi"/>
            <w:sz w:val="22"/>
            <w:szCs w:val="22"/>
          </w:rPr>
          <w:tab/>
        </w:r>
        <w:r w:rsidRPr="00392F46">
          <w:rPr>
            <w:rStyle w:val="Hyperlink"/>
          </w:rPr>
          <w:t>Getting Started</w:t>
        </w:r>
        <w:r>
          <w:rPr>
            <w:webHidden/>
          </w:rPr>
          <w:tab/>
        </w:r>
        <w:r>
          <w:rPr>
            <w:webHidden/>
          </w:rPr>
          <w:fldChar w:fldCharType="begin"/>
        </w:r>
        <w:r>
          <w:rPr>
            <w:webHidden/>
          </w:rPr>
          <w:instrText xml:space="preserve"> PAGEREF _Toc132120851 \h </w:instrText>
        </w:r>
      </w:ins>
      <w:r>
        <w:rPr>
          <w:webHidden/>
        </w:rPr>
      </w:r>
      <w:r>
        <w:rPr>
          <w:webHidden/>
        </w:rPr>
        <w:fldChar w:fldCharType="separate"/>
      </w:r>
      <w:ins w:id="53" w:author="John Buck" w:date="2023-04-21T13:55:00Z">
        <w:r w:rsidR="00E35EEA">
          <w:rPr>
            <w:webHidden/>
          </w:rPr>
          <w:t>25</w:t>
        </w:r>
      </w:ins>
      <w:ins w:id="54" w:author="John Buck" w:date="2023-04-11T15:53:00Z">
        <w:r>
          <w:rPr>
            <w:webHidden/>
          </w:rPr>
          <w:fldChar w:fldCharType="end"/>
        </w:r>
        <w:r w:rsidRPr="00392F46">
          <w:rPr>
            <w:rStyle w:val="Hyperlink"/>
          </w:rPr>
          <w:fldChar w:fldCharType="end"/>
        </w:r>
      </w:ins>
    </w:p>
    <w:p w14:paraId="64DC7D99" w14:textId="25C52738" w:rsidR="00917410" w:rsidRDefault="00917410">
      <w:pPr>
        <w:pStyle w:val="TOC2"/>
        <w:rPr>
          <w:ins w:id="55" w:author="John Buck" w:date="2023-04-11T15:53:00Z"/>
          <w:rFonts w:asciiTheme="minorHAnsi" w:eastAsiaTheme="minorEastAsia" w:hAnsiTheme="minorHAnsi" w:cstheme="minorBidi"/>
          <w:b w:val="0"/>
          <w:bCs w:val="0"/>
          <w:sz w:val="22"/>
          <w:szCs w:val="22"/>
        </w:rPr>
      </w:pPr>
      <w:ins w:id="56" w:author="John Buck" w:date="2023-04-11T15:53:00Z">
        <w:r w:rsidRPr="00392F46">
          <w:rPr>
            <w:rStyle w:val="Hyperlink"/>
          </w:rPr>
          <w:fldChar w:fldCharType="begin"/>
        </w:r>
        <w:r w:rsidRPr="00392F46">
          <w:rPr>
            <w:rStyle w:val="Hyperlink"/>
          </w:rPr>
          <w:instrText xml:space="preserve"> </w:instrText>
        </w:r>
        <w:r>
          <w:instrText>HYPERLINK \l "_Toc132120852"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2.1</w:t>
        </w:r>
        <w:r>
          <w:rPr>
            <w:rFonts w:asciiTheme="minorHAnsi" w:eastAsiaTheme="minorEastAsia" w:hAnsiTheme="minorHAnsi" w:cstheme="minorBidi"/>
            <w:b w:val="0"/>
            <w:bCs w:val="0"/>
            <w:sz w:val="22"/>
            <w:szCs w:val="22"/>
          </w:rPr>
          <w:tab/>
        </w:r>
        <w:r w:rsidRPr="00392F46">
          <w:rPr>
            <w:rStyle w:val="Hyperlink"/>
          </w:rPr>
          <w:t>Server Startup</w:t>
        </w:r>
        <w:r>
          <w:rPr>
            <w:webHidden/>
          </w:rPr>
          <w:tab/>
        </w:r>
        <w:r>
          <w:rPr>
            <w:webHidden/>
          </w:rPr>
          <w:fldChar w:fldCharType="begin"/>
        </w:r>
        <w:r>
          <w:rPr>
            <w:webHidden/>
          </w:rPr>
          <w:instrText xml:space="preserve"> PAGEREF _Toc132120852 \h </w:instrText>
        </w:r>
      </w:ins>
      <w:r>
        <w:rPr>
          <w:webHidden/>
        </w:rPr>
      </w:r>
      <w:r>
        <w:rPr>
          <w:webHidden/>
        </w:rPr>
        <w:fldChar w:fldCharType="separate"/>
      </w:r>
      <w:ins w:id="57" w:author="John Buck" w:date="2023-04-21T13:55:00Z">
        <w:r w:rsidR="00E35EEA">
          <w:rPr>
            <w:webHidden/>
          </w:rPr>
          <w:t>25</w:t>
        </w:r>
      </w:ins>
      <w:ins w:id="58" w:author="John Buck" w:date="2023-04-11T15:53:00Z">
        <w:r>
          <w:rPr>
            <w:webHidden/>
          </w:rPr>
          <w:fldChar w:fldCharType="end"/>
        </w:r>
        <w:r w:rsidRPr="00392F46">
          <w:rPr>
            <w:rStyle w:val="Hyperlink"/>
          </w:rPr>
          <w:fldChar w:fldCharType="end"/>
        </w:r>
      </w:ins>
    </w:p>
    <w:p w14:paraId="79CB3BE2" w14:textId="63D5ECF0" w:rsidR="00917410" w:rsidRDefault="00917410">
      <w:pPr>
        <w:pStyle w:val="TOC2"/>
        <w:rPr>
          <w:ins w:id="59" w:author="John Buck" w:date="2023-04-11T15:53:00Z"/>
          <w:rFonts w:asciiTheme="minorHAnsi" w:eastAsiaTheme="minorEastAsia" w:hAnsiTheme="minorHAnsi" w:cstheme="minorBidi"/>
          <w:b w:val="0"/>
          <w:bCs w:val="0"/>
          <w:sz w:val="22"/>
          <w:szCs w:val="22"/>
        </w:rPr>
      </w:pPr>
      <w:ins w:id="60" w:author="John Buck" w:date="2023-04-11T15:53:00Z">
        <w:r w:rsidRPr="00392F46">
          <w:rPr>
            <w:rStyle w:val="Hyperlink"/>
          </w:rPr>
          <w:fldChar w:fldCharType="begin"/>
        </w:r>
        <w:r w:rsidRPr="00392F46">
          <w:rPr>
            <w:rStyle w:val="Hyperlink"/>
          </w:rPr>
          <w:instrText xml:space="preserve"> </w:instrText>
        </w:r>
        <w:r>
          <w:instrText>HYPERLINK \l "_Toc132120853"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2.2</w:t>
        </w:r>
        <w:r>
          <w:rPr>
            <w:rFonts w:asciiTheme="minorHAnsi" w:eastAsiaTheme="minorEastAsia" w:hAnsiTheme="minorHAnsi" w:cstheme="minorBidi"/>
            <w:b w:val="0"/>
            <w:bCs w:val="0"/>
            <w:sz w:val="22"/>
            <w:szCs w:val="22"/>
          </w:rPr>
          <w:tab/>
        </w:r>
        <w:r w:rsidRPr="00392F46">
          <w:rPr>
            <w:rStyle w:val="Hyperlink"/>
          </w:rPr>
          <w:t>Admin Startup</w:t>
        </w:r>
        <w:r>
          <w:rPr>
            <w:webHidden/>
          </w:rPr>
          <w:tab/>
        </w:r>
        <w:r>
          <w:rPr>
            <w:webHidden/>
          </w:rPr>
          <w:fldChar w:fldCharType="begin"/>
        </w:r>
        <w:r>
          <w:rPr>
            <w:webHidden/>
          </w:rPr>
          <w:instrText xml:space="preserve"> PAGEREF _Toc132120853 \h </w:instrText>
        </w:r>
      </w:ins>
      <w:r>
        <w:rPr>
          <w:webHidden/>
        </w:rPr>
      </w:r>
      <w:r>
        <w:rPr>
          <w:webHidden/>
        </w:rPr>
        <w:fldChar w:fldCharType="separate"/>
      </w:r>
      <w:ins w:id="61" w:author="John Buck" w:date="2023-04-21T13:55:00Z">
        <w:r w:rsidR="00E35EEA">
          <w:rPr>
            <w:webHidden/>
          </w:rPr>
          <w:t>25</w:t>
        </w:r>
      </w:ins>
      <w:ins w:id="62" w:author="John Buck" w:date="2023-04-11T15:53:00Z">
        <w:r>
          <w:rPr>
            <w:webHidden/>
          </w:rPr>
          <w:fldChar w:fldCharType="end"/>
        </w:r>
        <w:r w:rsidRPr="00392F46">
          <w:rPr>
            <w:rStyle w:val="Hyperlink"/>
          </w:rPr>
          <w:fldChar w:fldCharType="end"/>
        </w:r>
      </w:ins>
    </w:p>
    <w:p w14:paraId="04C53D20" w14:textId="25FE5DCC" w:rsidR="00917410" w:rsidRDefault="00917410">
      <w:pPr>
        <w:pStyle w:val="TOC2"/>
        <w:rPr>
          <w:ins w:id="63" w:author="John Buck" w:date="2023-04-11T15:53:00Z"/>
          <w:rFonts w:asciiTheme="minorHAnsi" w:eastAsiaTheme="minorEastAsia" w:hAnsiTheme="minorHAnsi" w:cstheme="minorBidi"/>
          <w:b w:val="0"/>
          <w:bCs w:val="0"/>
          <w:sz w:val="22"/>
          <w:szCs w:val="22"/>
        </w:rPr>
      </w:pPr>
      <w:ins w:id="64" w:author="John Buck" w:date="2023-04-11T15:53:00Z">
        <w:r w:rsidRPr="00392F46">
          <w:rPr>
            <w:rStyle w:val="Hyperlink"/>
          </w:rPr>
          <w:fldChar w:fldCharType="begin"/>
        </w:r>
        <w:r w:rsidRPr="00392F46">
          <w:rPr>
            <w:rStyle w:val="Hyperlink"/>
          </w:rPr>
          <w:instrText xml:space="preserve"> </w:instrText>
        </w:r>
        <w:r>
          <w:instrText>HYPERLINK \l "_Toc132120854"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2.3</w:t>
        </w:r>
        <w:r>
          <w:rPr>
            <w:rFonts w:asciiTheme="minorHAnsi" w:eastAsiaTheme="minorEastAsia" w:hAnsiTheme="minorHAnsi" w:cstheme="minorBidi"/>
            <w:b w:val="0"/>
            <w:bCs w:val="0"/>
            <w:sz w:val="22"/>
            <w:szCs w:val="22"/>
          </w:rPr>
          <w:tab/>
        </w:r>
        <w:r w:rsidRPr="00392F46">
          <w:rPr>
            <w:rStyle w:val="Hyperlink"/>
          </w:rPr>
          <w:t>Contest Configuration</w:t>
        </w:r>
        <w:r>
          <w:rPr>
            <w:webHidden/>
          </w:rPr>
          <w:tab/>
        </w:r>
        <w:r>
          <w:rPr>
            <w:webHidden/>
          </w:rPr>
          <w:fldChar w:fldCharType="begin"/>
        </w:r>
        <w:r>
          <w:rPr>
            <w:webHidden/>
          </w:rPr>
          <w:instrText xml:space="preserve"> PAGEREF _Toc132120854 \h </w:instrText>
        </w:r>
      </w:ins>
      <w:r>
        <w:rPr>
          <w:webHidden/>
        </w:rPr>
      </w:r>
      <w:r>
        <w:rPr>
          <w:webHidden/>
        </w:rPr>
        <w:fldChar w:fldCharType="separate"/>
      </w:r>
      <w:ins w:id="65" w:author="John Buck" w:date="2023-04-21T13:55:00Z">
        <w:r w:rsidR="00E35EEA">
          <w:rPr>
            <w:webHidden/>
          </w:rPr>
          <w:t>26</w:t>
        </w:r>
      </w:ins>
      <w:ins w:id="66" w:author="John Buck" w:date="2023-04-11T15:53:00Z">
        <w:r>
          <w:rPr>
            <w:webHidden/>
          </w:rPr>
          <w:fldChar w:fldCharType="end"/>
        </w:r>
        <w:r w:rsidRPr="00392F46">
          <w:rPr>
            <w:rStyle w:val="Hyperlink"/>
          </w:rPr>
          <w:fldChar w:fldCharType="end"/>
        </w:r>
      </w:ins>
    </w:p>
    <w:p w14:paraId="1DC69705" w14:textId="6A288EC3" w:rsidR="00917410" w:rsidRDefault="00917410">
      <w:pPr>
        <w:pStyle w:val="TOC2"/>
        <w:rPr>
          <w:ins w:id="67" w:author="John Buck" w:date="2023-04-11T15:53:00Z"/>
          <w:rFonts w:asciiTheme="minorHAnsi" w:eastAsiaTheme="minorEastAsia" w:hAnsiTheme="minorHAnsi" w:cstheme="minorBidi"/>
          <w:b w:val="0"/>
          <w:bCs w:val="0"/>
          <w:sz w:val="22"/>
          <w:szCs w:val="22"/>
        </w:rPr>
      </w:pPr>
      <w:ins w:id="68" w:author="John Buck" w:date="2023-04-11T15:53:00Z">
        <w:r w:rsidRPr="00392F46">
          <w:rPr>
            <w:rStyle w:val="Hyperlink"/>
          </w:rPr>
          <w:fldChar w:fldCharType="begin"/>
        </w:r>
        <w:r w:rsidRPr="00392F46">
          <w:rPr>
            <w:rStyle w:val="Hyperlink"/>
          </w:rPr>
          <w:instrText xml:space="preserve"> </w:instrText>
        </w:r>
        <w:r>
          <w:instrText>HYPERLINK \l "_Toc132120855"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2.4</w:t>
        </w:r>
        <w:r>
          <w:rPr>
            <w:rFonts w:asciiTheme="minorHAnsi" w:eastAsiaTheme="minorEastAsia" w:hAnsiTheme="minorHAnsi" w:cstheme="minorBidi"/>
            <w:b w:val="0"/>
            <w:bCs w:val="0"/>
            <w:sz w:val="22"/>
            <w:szCs w:val="22"/>
          </w:rPr>
          <w:tab/>
        </w:r>
        <w:r w:rsidRPr="00392F46">
          <w:rPr>
            <w:rStyle w:val="Hyperlink"/>
          </w:rPr>
          <w:t>Team Startup</w:t>
        </w:r>
        <w:r>
          <w:rPr>
            <w:webHidden/>
          </w:rPr>
          <w:tab/>
        </w:r>
        <w:r>
          <w:rPr>
            <w:webHidden/>
          </w:rPr>
          <w:fldChar w:fldCharType="begin"/>
        </w:r>
        <w:r>
          <w:rPr>
            <w:webHidden/>
          </w:rPr>
          <w:instrText xml:space="preserve"> PAGEREF _Toc132120855 \h </w:instrText>
        </w:r>
      </w:ins>
      <w:r>
        <w:rPr>
          <w:webHidden/>
        </w:rPr>
      </w:r>
      <w:r>
        <w:rPr>
          <w:webHidden/>
        </w:rPr>
        <w:fldChar w:fldCharType="separate"/>
      </w:r>
      <w:ins w:id="69" w:author="John Buck" w:date="2023-04-21T13:55:00Z">
        <w:r w:rsidR="00E35EEA">
          <w:rPr>
            <w:webHidden/>
          </w:rPr>
          <w:t>26</w:t>
        </w:r>
      </w:ins>
      <w:ins w:id="70" w:author="John Buck" w:date="2023-04-11T15:53:00Z">
        <w:r>
          <w:rPr>
            <w:webHidden/>
          </w:rPr>
          <w:fldChar w:fldCharType="end"/>
        </w:r>
        <w:r w:rsidRPr="00392F46">
          <w:rPr>
            <w:rStyle w:val="Hyperlink"/>
          </w:rPr>
          <w:fldChar w:fldCharType="end"/>
        </w:r>
      </w:ins>
    </w:p>
    <w:p w14:paraId="669C5C9A" w14:textId="79D0B2F1" w:rsidR="00917410" w:rsidRDefault="00917410">
      <w:pPr>
        <w:pStyle w:val="TOC2"/>
        <w:rPr>
          <w:ins w:id="71" w:author="John Buck" w:date="2023-04-11T15:53:00Z"/>
          <w:rFonts w:asciiTheme="minorHAnsi" w:eastAsiaTheme="minorEastAsia" w:hAnsiTheme="minorHAnsi" w:cstheme="minorBidi"/>
          <w:b w:val="0"/>
          <w:bCs w:val="0"/>
          <w:sz w:val="22"/>
          <w:szCs w:val="22"/>
        </w:rPr>
      </w:pPr>
      <w:ins w:id="72" w:author="John Buck" w:date="2023-04-11T15:53:00Z">
        <w:r w:rsidRPr="00392F46">
          <w:rPr>
            <w:rStyle w:val="Hyperlink"/>
          </w:rPr>
          <w:fldChar w:fldCharType="begin"/>
        </w:r>
        <w:r w:rsidRPr="00392F46">
          <w:rPr>
            <w:rStyle w:val="Hyperlink"/>
          </w:rPr>
          <w:instrText xml:space="preserve"> </w:instrText>
        </w:r>
        <w:r>
          <w:instrText>HYPERLINK \l "_Toc132120856"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2.5</w:t>
        </w:r>
        <w:r>
          <w:rPr>
            <w:rFonts w:asciiTheme="minorHAnsi" w:eastAsiaTheme="minorEastAsia" w:hAnsiTheme="minorHAnsi" w:cstheme="minorBidi"/>
            <w:b w:val="0"/>
            <w:bCs w:val="0"/>
            <w:sz w:val="22"/>
            <w:szCs w:val="22"/>
          </w:rPr>
          <w:tab/>
        </w:r>
        <w:r w:rsidRPr="00392F46">
          <w:rPr>
            <w:rStyle w:val="Hyperlink"/>
          </w:rPr>
          <w:t>Judge Startup</w:t>
        </w:r>
        <w:r>
          <w:rPr>
            <w:webHidden/>
          </w:rPr>
          <w:tab/>
        </w:r>
        <w:r>
          <w:rPr>
            <w:webHidden/>
          </w:rPr>
          <w:fldChar w:fldCharType="begin"/>
        </w:r>
        <w:r>
          <w:rPr>
            <w:webHidden/>
          </w:rPr>
          <w:instrText xml:space="preserve"> PAGEREF _Toc132120856 \h </w:instrText>
        </w:r>
      </w:ins>
      <w:r>
        <w:rPr>
          <w:webHidden/>
        </w:rPr>
      </w:r>
      <w:r>
        <w:rPr>
          <w:webHidden/>
        </w:rPr>
        <w:fldChar w:fldCharType="separate"/>
      </w:r>
      <w:ins w:id="73" w:author="John Buck" w:date="2023-04-21T13:55:00Z">
        <w:r w:rsidR="00E35EEA">
          <w:rPr>
            <w:webHidden/>
          </w:rPr>
          <w:t>27</w:t>
        </w:r>
      </w:ins>
      <w:ins w:id="74" w:author="John Buck" w:date="2023-04-11T15:53:00Z">
        <w:r>
          <w:rPr>
            <w:webHidden/>
          </w:rPr>
          <w:fldChar w:fldCharType="end"/>
        </w:r>
        <w:r w:rsidRPr="00392F46">
          <w:rPr>
            <w:rStyle w:val="Hyperlink"/>
          </w:rPr>
          <w:fldChar w:fldCharType="end"/>
        </w:r>
      </w:ins>
    </w:p>
    <w:p w14:paraId="17996C38" w14:textId="4BCBD1EA" w:rsidR="00917410" w:rsidRDefault="00917410">
      <w:pPr>
        <w:pStyle w:val="TOC2"/>
        <w:rPr>
          <w:ins w:id="75" w:author="John Buck" w:date="2023-04-11T15:53:00Z"/>
          <w:rFonts w:asciiTheme="minorHAnsi" w:eastAsiaTheme="minorEastAsia" w:hAnsiTheme="minorHAnsi" w:cstheme="minorBidi"/>
          <w:b w:val="0"/>
          <w:bCs w:val="0"/>
          <w:sz w:val="22"/>
          <w:szCs w:val="22"/>
        </w:rPr>
      </w:pPr>
      <w:ins w:id="76" w:author="John Buck" w:date="2023-04-11T15:53:00Z">
        <w:r w:rsidRPr="00392F46">
          <w:rPr>
            <w:rStyle w:val="Hyperlink"/>
          </w:rPr>
          <w:fldChar w:fldCharType="begin"/>
        </w:r>
        <w:r w:rsidRPr="00392F46">
          <w:rPr>
            <w:rStyle w:val="Hyperlink"/>
          </w:rPr>
          <w:instrText xml:space="preserve"> </w:instrText>
        </w:r>
        <w:r>
          <w:instrText>HYPERLINK \l "_Toc132120857"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2.6</w:t>
        </w:r>
        <w:r>
          <w:rPr>
            <w:rFonts w:asciiTheme="minorHAnsi" w:eastAsiaTheme="minorEastAsia" w:hAnsiTheme="minorHAnsi" w:cstheme="minorBidi"/>
            <w:b w:val="0"/>
            <w:bCs w:val="0"/>
            <w:sz w:val="22"/>
            <w:szCs w:val="22"/>
          </w:rPr>
          <w:tab/>
        </w:r>
        <w:r w:rsidRPr="00392F46">
          <w:rPr>
            <w:rStyle w:val="Hyperlink"/>
          </w:rPr>
          <w:t>Scoreboard Startup</w:t>
        </w:r>
        <w:r>
          <w:rPr>
            <w:webHidden/>
          </w:rPr>
          <w:tab/>
        </w:r>
        <w:r>
          <w:rPr>
            <w:webHidden/>
          </w:rPr>
          <w:fldChar w:fldCharType="begin"/>
        </w:r>
        <w:r>
          <w:rPr>
            <w:webHidden/>
          </w:rPr>
          <w:instrText xml:space="preserve"> PAGEREF _Toc132120857 \h </w:instrText>
        </w:r>
      </w:ins>
      <w:r>
        <w:rPr>
          <w:webHidden/>
        </w:rPr>
      </w:r>
      <w:r>
        <w:rPr>
          <w:webHidden/>
        </w:rPr>
        <w:fldChar w:fldCharType="separate"/>
      </w:r>
      <w:ins w:id="77" w:author="John Buck" w:date="2023-04-21T13:55:00Z">
        <w:r w:rsidR="00E35EEA">
          <w:rPr>
            <w:webHidden/>
          </w:rPr>
          <w:t>27</w:t>
        </w:r>
      </w:ins>
      <w:ins w:id="78" w:author="John Buck" w:date="2023-04-11T15:53:00Z">
        <w:r>
          <w:rPr>
            <w:webHidden/>
          </w:rPr>
          <w:fldChar w:fldCharType="end"/>
        </w:r>
        <w:r w:rsidRPr="00392F46">
          <w:rPr>
            <w:rStyle w:val="Hyperlink"/>
          </w:rPr>
          <w:fldChar w:fldCharType="end"/>
        </w:r>
      </w:ins>
    </w:p>
    <w:p w14:paraId="73D965E0" w14:textId="01DC6612" w:rsidR="00917410" w:rsidRDefault="00917410">
      <w:pPr>
        <w:pStyle w:val="TOC2"/>
        <w:rPr>
          <w:ins w:id="79" w:author="John Buck" w:date="2023-04-11T15:53:00Z"/>
          <w:rFonts w:asciiTheme="minorHAnsi" w:eastAsiaTheme="minorEastAsia" w:hAnsiTheme="minorHAnsi" w:cstheme="minorBidi"/>
          <w:b w:val="0"/>
          <w:bCs w:val="0"/>
          <w:sz w:val="22"/>
          <w:szCs w:val="22"/>
        </w:rPr>
      </w:pPr>
      <w:ins w:id="80" w:author="John Buck" w:date="2023-04-11T15:53:00Z">
        <w:r w:rsidRPr="00392F46">
          <w:rPr>
            <w:rStyle w:val="Hyperlink"/>
          </w:rPr>
          <w:fldChar w:fldCharType="begin"/>
        </w:r>
        <w:r w:rsidRPr="00392F46">
          <w:rPr>
            <w:rStyle w:val="Hyperlink"/>
          </w:rPr>
          <w:instrText xml:space="preserve"> </w:instrText>
        </w:r>
        <w:r>
          <w:instrText>HYPERLINK \l "_Toc132120858"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2.7</w:t>
        </w:r>
        <w:r>
          <w:rPr>
            <w:rFonts w:asciiTheme="minorHAnsi" w:eastAsiaTheme="minorEastAsia" w:hAnsiTheme="minorHAnsi" w:cstheme="minorBidi"/>
            <w:b w:val="0"/>
            <w:bCs w:val="0"/>
            <w:sz w:val="22"/>
            <w:szCs w:val="22"/>
          </w:rPr>
          <w:tab/>
        </w:r>
        <w:r w:rsidRPr="00392F46">
          <w:rPr>
            <w:rStyle w:val="Hyperlink"/>
          </w:rPr>
          <w:t>Starting the Contest</w:t>
        </w:r>
        <w:r>
          <w:rPr>
            <w:webHidden/>
          </w:rPr>
          <w:tab/>
        </w:r>
        <w:r>
          <w:rPr>
            <w:webHidden/>
          </w:rPr>
          <w:fldChar w:fldCharType="begin"/>
        </w:r>
        <w:r>
          <w:rPr>
            <w:webHidden/>
          </w:rPr>
          <w:instrText xml:space="preserve"> PAGEREF _Toc132120858 \h </w:instrText>
        </w:r>
      </w:ins>
      <w:r>
        <w:rPr>
          <w:webHidden/>
        </w:rPr>
      </w:r>
      <w:r>
        <w:rPr>
          <w:webHidden/>
        </w:rPr>
        <w:fldChar w:fldCharType="separate"/>
      </w:r>
      <w:ins w:id="81" w:author="John Buck" w:date="2023-04-21T13:55:00Z">
        <w:r w:rsidR="00E35EEA">
          <w:rPr>
            <w:webHidden/>
          </w:rPr>
          <w:t>28</w:t>
        </w:r>
      </w:ins>
      <w:ins w:id="82" w:author="John Buck" w:date="2023-04-11T15:53:00Z">
        <w:r>
          <w:rPr>
            <w:webHidden/>
          </w:rPr>
          <w:fldChar w:fldCharType="end"/>
        </w:r>
        <w:r w:rsidRPr="00392F46">
          <w:rPr>
            <w:rStyle w:val="Hyperlink"/>
          </w:rPr>
          <w:fldChar w:fldCharType="end"/>
        </w:r>
      </w:ins>
    </w:p>
    <w:p w14:paraId="762631CA" w14:textId="00882A9B" w:rsidR="00917410" w:rsidRDefault="00917410">
      <w:pPr>
        <w:pStyle w:val="TOC2"/>
        <w:rPr>
          <w:ins w:id="83" w:author="John Buck" w:date="2023-04-11T15:53:00Z"/>
          <w:rFonts w:asciiTheme="minorHAnsi" w:eastAsiaTheme="minorEastAsia" w:hAnsiTheme="minorHAnsi" w:cstheme="minorBidi"/>
          <w:b w:val="0"/>
          <w:bCs w:val="0"/>
          <w:sz w:val="22"/>
          <w:szCs w:val="22"/>
        </w:rPr>
      </w:pPr>
      <w:ins w:id="84" w:author="John Buck" w:date="2023-04-11T15:53:00Z">
        <w:r w:rsidRPr="00392F46">
          <w:rPr>
            <w:rStyle w:val="Hyperlink"/>
          </w:rPr>
          <w:fldChar w:fldCharType="begin"/>
        </w:r>
        <w:r w:rsidRPr="00392F46">
          <w:rPr>
            <w:rStyle w:val="Hyperlink"/>
          </w:rPr>
          <w:instrText xml:space="preserve"> </w:instrText>
        </w:r>
        <w:r>
          <w:instrText>HYPERLINK \l "_Toc132120859"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2.8</w:t>
        </w:r>
        <w:r>
          <w:rPr>
            <w:rFonts w:asciiTheme="minorHAnsi" w:eastAsiaTheme="minorEastAsia" w:hAnsiTheme="minorHAnsi" w:cstheme="minorBidi"/>
            <w:b w:val="0"/>
            <w:bCs w:val="0"/>
            <w:sz w:val="22"/>
            <w:szCs w:val="22"/>
          </w:rPr>
          <w:tab/>
        </w:r>
        <w:r w:rsidRPr="00392F46">
          <w:rPr>
            <w:rStyle w:val="Hyperlink"/>
          </w:rPr>
          <w:t>Additional Information</w:t>
        </w:r>
        <w:r>
          <w:rPr>
            <w:webHidden/>
          </w:rPr>
          <w:tab/>
        </w:r>
        <w:r>
          <w:rPr>
            <w:webHidden/>
          </w:rPr>
          <w:fldChar w:fldCharType="begin"/>
        </w:r>
        <w:r>
          <w:rPr>
            <w:webHidden/>
          </w:rPr>
          <w:instrText xml:space="preserve"> PAGEREF _Toc132120859 \h </w:instrText>
        </w:r>
      </w:ins>
      <w:r>
        <w:rPr>
          <w:webHidden/>
        </w:rPr>
      </w:r>
      <w:r>
        <w:rPr>
          <w:webHidden/>
        </w:rPr>
        <w:fldChar w:fldCharType="separate"/>
      </w:r>
      <w:ins w:id="85" w:author="John Buck" w:date="2023-04-21T13:55:00Z">
        <w:r w:rsidR="00E35EEA">
          <w:rPr>
            <w:webHidden/>
          </w:rPr>
          <w:t>28</w:t>
        </w:r>
      </w:ins>
      <w:ins w:id="86" w:author="John Buck" w:date="2023-04-11T15:53:00Z">
        <w:r>
          <w:rPr>
            <w:webHidden/>
          </w:rPr>
          <w:fldChar w:fldCharType="end"/>
        </w:r>
        <w:r w:rsidRPr="00392F46">
          <w:rPr>
            <w:rStyle w:val="Hyperlink"/>
          </w:rPr>
          <w:fldChar w:fldCharType="end"/>
        </w:r>
      </w:ins>
    </w:p>
    <w:p w14:paraId="3251167C" w14:textId="13540F14" w:rsidR="00917410" w:rsidRDefault="00917410" w:rsidP="00917410">
      <w:pPr>
        <w:pStyle w:val="TOC1"/>
        <w:rPr>
          <w:ins w:id="87" w:author="John Buck" w:date="2023-04-11T15:53:00Z"/>
          <w:rFonts w:asciiTheme="minorHAnsi" w:eastAsiaTheme="minorEastAsia" w:hAnsiTheme="minorHAnsi" w:cstheme="minorBidi"/>
          <w:sz w:val="22"/>
          <w:szCs w:val="22"/>
        </w:rPr>
      </w:pPr>
      <w:ins w:id="88" w:author="John Buck" w:date="2023-04-11T15:53:00Z">
        <w:r w:rsidRPr="00392F46">
          <w:rPr>
            <w:rStyle w:val="Hyperlink"/>
          </w:rPr>
          <w:fldChar w:fldCharType="begin"/>
        </w:r>
        <w:r w:rsidRPr="00392F46">
          <w:rPr>
            <w:rStyle w:val="Hyperlink"/>
          </w:rPr>
          <w:instrText xml:space="preserve"> </w:instrText>
        </w:r>
        <w:r>
          <w:instrText>HYPERLINK \l "_Toc132120860"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w:t>
        </w:r>
        <w:r>
          <w:rPr>
            <w:rFonts w:asciiTheme="minorHAnsi" w:eastAsiaTheme="minorEastAsia" w:hAnsiTheme="minorHAnsi" w:cstheme="minorBidi"/>
            <w:sz w:val="22"/>
            <w:szCs w:val="22"/>
          </w:rPr>
          <w:tab/>
        </w:r>
        <w:r w:rsidRPr="00392F46">
          <w:rPr>
            <w:rStyle w:val="Hyperlink"/>
          </w:rPr>
          <w:t>Installation Details</w:t>
        </w:r>
        <w:r>
          <w:rPr>
            <w:webHidden/>
          </w:rPr>
          <w:tab/>
        </w:r>
        <w:r>
          <w:rPr>
            <w:webHidden/>
          </w:rPr>
          <w:fldChar w:fldCharType="begin"/>
        </w:r>
        <w:r>
          <w:rPr>
            <w:webHidden/>
          </w:rPr>
          <w:instrText xml:space="preserve"> PAGEREF _Toc132120860 \h </w:instrText>
        </w:r>
      </w:ins>
      <w:r>
        <w:rPr>
          <w:webHidden/>
        </w:rPr>
      </w:r>
      <w:r>
        <w:rPr>
          <w:webHidden/>
        </w:rPr>
        <w:fldChar w:fldCharType="separate"/>
      </w:r>
      <w:ins w:id="89" w:author="John Buck" w:date="2023-04-21T13:55:00Z">
        <w:r w:rsidR="00E35EEA">
          <w:rPr>
            <w:webHidden/>
          </w:rPr>
          <w:t>30</w:t>
        </w:r>
      </w:ins>
      <w:ins w:id="90" w:author="John Buck" w:date="2023-04-11T15:53:00Z">
        <w:r>
          <w:rPr>
            <w:webHidden/>
          </w:rPr>
          <w:fldChar w:fldCharType="end"/>
        </w:r>
        <w:r w:rsidRPr="00392F46">
          <w:rPr>
            <w:rStyle w:val="Hyperlink"/>
          </w:rPr>
          <w:fldChar w:fldCharType="end"/>
        </w:r>
      </w:ins>
    </w:p>
    <w:p w14:paraId="6BD84F83" w14:textId="2FDEC5D4" w:rsidR="00917410" w:rsidRDefault="00917410">
      <w:pPr>
        <w:pStyle w:val="TOC2"/>
        <w:rPr>
          <w:ins w:id="91" w:author="John Buck" w:date="2023-04-11T15:53:00Z"/>
          <w:rFonts w:asciiTheme="minorHAnsi" w:eastAsiaTheme="minorEastAsia" w:hAnsiTheme="minorHAnsi" w:cstheme="minorBidi"/>
          <w:b w:val="0"/>
          <w:bCs w:val="0"/>
          <w:sz w:val="22"/>
          <w:szCs w:val="22"/>
        </w:rPr>
      </w:pPr>
      <w:ins w:id="92" w:author="John Buck" w:date="2023-04-11T15:53:00Z">
        <w:r w:rsidRPr="00392F46">
          <w:rPr>
            <w:rStyle w:val="Hyperlink"/>
          </w:rPr>
          <w:fldChar w:fldCharType="begin"/>
        </w:r>
        <w:r w:rsidRPr="00392F46">
          <w:rPr>
            <w:rStyle w:val="Hyperlink"/>
          </w:rPr>
          <w:instrText xml:space="preserve"> </w:instrText>
        </w:r>
        <w:r>
          <w:instrText>HYPERLINK \l "_Toc132120861"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3.1</w:t>
        </w:r>
        <w:r>
          <w:rPr>
            <w:rFonts w:asciiTheme="minorHAnsi" w:eastAsiaTheme="minorEastAsia" w:hAnsiTheme="minorHAnsi" w:cstheme="minorBidi"/>
            <w:b w:val="0"/>
            <w:bCs w:val="0"/>
            <w:sz w:val="22"/>
            <w:szCs w:val="22"/>
          </w:rPr>
          <w:tab/>
        </w:r>
        <w:r w:rsidRPr="00392F46">
          <w:rPr>
            <w:rStyle w:val="Hyperlink"/>
          </w:rPr>
          <w:t>Installation</w:t>
        </w:r>
        <w:r>
          <w:rPr>
            <w:webHidden/>
          </w:rPr>
          <w:tab/>
        </w:r>
        <w:r>
          <w:rPr>
            <w:webHidden/>
          </w:rPr>
          <w:fldChar w:fldCharType="begin"/>
        </w:r>
        <w:r>
          <w:rPr>
            <w:webHidden/>
          </w:rPr>
          <w:instrText xml:space="preserve"> PAGEREF _Toc132120861 \h </w:instrText>
        </w:r>
      </w:ins>
      <w:r>
        <w:rPr>
          <w:webHidden/>
        </w:rPr>
      </w:r>
      <w:r>
        <w:rPr>
          <w:webHidden/>
        </w:rPr>
        <w:fldChar w:fldCharType="separate"/>
      </w:r>
      <w:ins w:id="93" w:author="John Buck" w:date="2023-04-21T13:55:00Z">
        <w:r w:rsidR="00E35EEA">
          <w:rPr>
            <w:webHidden/>
          </w:rPr>
          <w:t>30</w:t>
        </w:r>
      </w:ins>
      <w:ins w:id="94" w:author="John Buck" w:date="2023-04-11T15:53:00Z">
        <w:r>
          <w:rPr>
            <w:webHidden/>
          </w:rPr>
          <w:fldChar w:fldCharType="end"/>
        </w:r>
        <w:r w:rsidRPr="00392F46">
          <w:rPr>
            <w:rStyle w:val="Hyperlink"/>
          </w:rPr>
          <w:fldChar w:fldCharType="end"/>
        </w:r>
      </w:ins>
    </w:p>
    <w:p w14:paraId="646F44D5" w14:textId="21F2E903" w:rsidR="00917410" w:rsidRDefault="00917410">
      <w:pPr>
        <w:pStyle w:val="TOC2"/>
        <w:rPr>
          <w:ins w:id="95" w:author="John Buck" w:date="2023-04-11T15:53:00Z"/>
          <w:rFonts w:asciiTheme="minorHAnsi" w:eastAsiaTheme="minorEastAsia" w:hAnsiTheme="minorHAnsi" w:cstheme="minorBidi"/>
          <w:b w:val="0"/>
          <w:bCs w:val="0"/>
          <w:sz w:val="22"/>
          <w:szCs w:val="22"/>
        </w:rPr>
      </w:pPr>
      <w:ins w:id="96" w:author="John Buck" w:date="2023-04-11T15:53:00Z">
        <w:r w:rsidRPr="00392F46">
          <w:rPr>
            <w:rStyle w:val="Hyperlink"/>
          </w:rPr>
          <w:fldChar w:fldCharType="begin"/>
        </w:r>
        <w:r w:rsidRPr="00392F46">
          <w:rPr>
            <w:rStyle w:val="Hyperlink"/>
          </w:rPr>
          <w:instrText xml:space="preserve"> </w:instrText>
        </w:r>
        <w:r>
          <w:instrText>HYPERLINK \l "_Toc132120862"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3.2</w:t>
        </w:r>
        <w:r>
          <w:rPr>
            <w:rFonts w:asciiTheme="minorHAnsi" w:eastAsiaTheme="minorEastAsia" w:hAnsiTheme="minorHAnsi" w:cstheme="minorBidi"/>
            <w:b w:val="0"/>
            <w:bCs w:val="0"/>
            <w:sz w:val="22"/>
            <w:szCs w:val="22"/>
          </w:rPr>
          <w:tab/>
        </w:r>
        <w:r w:rsidRPr="00392F46">
          <w:rPr>
            <w:rStyle w:val="Hyperlink"/>
          </w:rPr>
          <w:t>Network / Firewall Requirements</w:t>
        </w:r>
        <w:r>
          <w:rPr>
            <w:webHidden/>
          </w:rPr>
          <w:tab/>
        </w:r>
        <w:r>
          <w:rPr>
            <w:webHidden/>
          </w:rPr>
          <w:fldChar w:fldCharType="begin"/>
        </w:r>
        <w:r>
          <w:rPr>
            <w:webHidden/>
          </w:rPr>
          <w:instrText xml:space="preserve"> PAGEREF _Toc132120862 \h </w:instrText>
        </w:r>
      </w:ins>
      <w:r>
        <w:rPr>
          <w:webHidden/>
        </w:rPr>
      </w:r>
      <w:r>
        <w:rPr>
          <w:webHidden/>
        </w:rPr>
        <w:fldChar w:fldCharType="separate"/>
      </w:r>
      <w:ins w:id="97" w:author="John Buck" w:date="2023-04-21T13:55:00Z">
        <w:r w:rsidR="00E35EEA">
          <w:rPr>
            <w:webHidden/>
          </w:rPr>
          <w:t>30</w:t>
        </w:r>
      </w:ins>
      <w:ins w:id="98" w:author="John Buck" w:date="2023-04-11T15:53:00Z">
        <w:r>
          <w:rPr>
            <w:webHidden/>
          </w:rPr>
          <w:fldChar w:fldCharType="end"/>
        </w:r>
        <w:r w:rsidRPr="00392F46">
          <w:rPr>
            <w:rStyle w:val="Hyperlink"/>
          </w:rPr>
          <w:fldChar w:fldCharType="end"/>
        </w:r>
      </w:ins>
    </w:p>
    <w:p w14:paraId="1BB07D1E" w14:textId="3BE18685" w:rsidR="00917410" w:rsidRDefault="00917410">
      <w:pPr>
        <w:pStyle w:val="TOC2"/>
        <w:rPr>
          <w:ins w:id="99" w:author="John Buck" w:date="2023-04-11T15:53:00Z"/>
          <w:rFonts w:asciiTheme="minorHAnsi" w:eastAsiaTheme="minorEastAsia" w:hAnsiTheme="minorHAnsi" w:cstheme="minorBidi"/>
          <w:b w:val="0"/>
          <w:bCs w:val="0"/>
          <w:sz w:val="22"/>
          <w:szCs w:val="22"/>
        </w:rPr>
      </w:pPr>
      <w:ins w:id="100" w:author="John Buck" w:date="2023-04-11T15:53:00Z">
        <w:r w:rsidRPr="00392F46">
          <w:rPr>
            <w:rStyle w:val="Hyperlink"/>
          </w:rPr>
          <w:fldChar w:fldCharType="begin"/>
        </w:r>
        <w:r w:rsidRPr="00392F46">
          <w:rPr>
            <w:rStyle w:val="Hyperlink"/>
          </w:rPr>
          <w:instrText xml:space="preserve"> </w:instrText>
        </w:r>
        <w:r>
          <w:instrText>HYPERLINK \l "_Toc132120863"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3.3</w:t>
        </w:r>
        <w:r>
          <w:rPr>
            <w:rFonts w:asciiTheme="minorHAnsi" w:eastAsiaTheme="minorEastAsia" w:hAnsiTheme="minorHAnsi" w:cstheme="minorBidi"/>
            <w:b w:val="0"/>
            <w:bCs w:val="0"/>
            <w:sz w:val="22"/>
            <w:szCs w:val="22"/>
          </w:rPr>
          <w:tab/>
        </w:r>
        <w:r w:rsidRPr="00392F46">
          <w:rPr>
            <w:rStyle w:val="Hyperlink"/>
          </w:rPr>
          <w:t>Memory Limits</w:t>
        </w:r>
        <w:r>
          <w:rPr>
            <w:webHidden/>
          </w:rPr>
          <w:tab/>
        </w:r>
        <w:r>
          <w:rPr>
            <w:webHidden/>
          </w:rPr>
          <w:fldChar w:fldCharType="begin"/>
        </w:r>
        <w:r>
          <w:rPr>
            <w:webHidden/>
          </w:rPr>
          <w:instrText xml:space="preserve"> PAGEREF _Toc132120863 \h </w:instrText>
        </w:r>
      </w:ins>
      <w:r>
        <w:rPr>
          <w:webHidden/>
        </w:rPr>
      </w:r>
      <w:r>
        <w:rPr>
          <w:webHidden/>
        </w:rPr>
        <w:fldChar w:fldCharType="separate"/>
      </w:r>
      <w:ins w:id="101" w:author="John Buck" w:date="2023-04-21T13:55:00Z">
        <w:r w:rsidR="00E35EEA">
          <w:rPr>
            <w:webHidden/>
          </w:rPr>
          <w:t>31</w:t>
        </w:r>
      </w:ins>
      <w:ins w:id="102" w:author="John Buck" w:date="2023-04-11T15:53:00Z">
        <w:r>
          <w:rPr>
            <w:webHidden/>
          </w:rPr>
          <w:fldChar w:fldCharType="end"/>
        </w:r>
        <w:r w:rsidRPr="00392F46">
          <w:rPr>
            <w:rStyle w:val="Hyperlink"/>
          </w:rPr>
          <w:fldChar w:fldCharType="end"/>
        </w:r>
      </w:ins>
    </w:p>
    <w:p w14:paraId="5CBCA44A" w14:textId="4F6CC811" w:rsidR="00917410" w:rsidRDefault="00917410">
      <w:pPr>
        <w:pStyle w:val="TOC2"/>
        <w:rPr>
          <w:ins w:id="103" w:author="John Buck" w:date="2023-04-11T15:53:00Z"/>
          <w:rFonts w:asciiTheme="minorHAnsi" w:eastAsiaTheme="minorEastAsia" w:hAnsiTheme="minorHAnsi" w:cstheme="minorBidi"/>
          <w:b w:val="0"/>
          <w:bCs w:val="0"/>
          <w:sz w:val="22"/>
          <w:szCs w:val="22"/>
        </w:rPr>
      </w:pPr>
      <w:ins w:id="104" w:author="John Buck" w:date="2023-04-11T15:53:00Z">
        <w:r w:rsidRPr="00392F46">
          <w:rPr>
            <w:rStyle w:val="Hyperlink"/>
          </w:rPr>
          <w:fldChar w:fldCharType="begin"/>
        </w:r>
        <w:r w:rsidRPr="00392F46">
          <w:rPr>
            <w:rStyle w:val="Hyperlink"/>
          </w:rPr>
          <w:instrText xml:space="preserve"> </w:instrText>
        </w:r>
        <w:r>
          <w:instrText>HYPERLINK \l "_Toc132120864"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3.4</w:t>
        </w:r>
        <w:r>
          <w:rPr>
            <w:rFonts w:asciiTheme="minorHAnsi" w:eastAsiaTheme="minorEastAsia" w:hAnsiTheme="minorHAnsi" w:cstheme="minorBidi"/>
            <w:b w:val="0"/>
            <w:bCs w:val="0"/>
            <w:sz w:val="22"/>
            <w:szCs w:val="22"/>
          </w:rPr>
          <w:tab/>
        </w:r>
        <w:r w:rsidRPr="00392F46">
          <w:rPr>
            <w:rStyle w:val="Hyperlink"/>
          </w:rPr>
          <w:t>Security Alerts</w:t>
        </w:r>
        <w:r>
          <w:rPr>
            <w:webHidden/>
          </w:rPr>
          <w:tab/>
        </w:r>
        <w:r>
          <w:rPr>
            <w:webHidden/>
          </w:rPr>
          <w:fldChar w:fldCharType="begin"/>
        </w:r>
        <w:r>
          <w:rPr>
            <w:webHidden/>
          </w:rPr>
          <w:instrText xml:space="preserve"> PAGEREF _Toc132120864 \h </w:instrText>
        </w:r>
      </w:ins>
      <w:r>
        <w:rPr>
          <w:webHidden/>
        </w:rPr>
      </w:r>
      <w:r>
        <w:rPr>
          <w:webHidden/>
        </w:rPr>
        <w:fldChar w:fldCharType="separate"/>
      </w:r>
      <w:ins w:id="105" w:author="John Buck" w:date="2023-04-21T13:55:00Z">
        <w:r w:rsidR="00E35EEA">
          <w:rPr>
            <w:webHidden/>
          </w:rPr>
          <w:t>32</w:t>
        </w:r>
      </w:ins>
      <w:ins w:id="106" w:author="John Buck" w:date="2023-04-11T15:53:00Z">
        <w:r>
          <w:rPr>
            <w:webHidden/>
          </w:rPr>
          <w:fldChar w:fldCharType="end"/>
        </w:r>
        <w:r w:rsidRPr="00392F46">
          <w:rPr>
            <w:rStyle w:val="Hyperlink"/>
          </w:rPr>
          <w:fldChar w:fldCharType="end"/>
        </w:r>
      </w:ins>
    </w:p>
    <w:p w14:paraId="4BF79428" w14:textId="1F9221D5" w:rsidR="00917410" w:rsidRDefault="00917410">
      <w:pPr>
        <w:pStyle w:val="TOC2"/>
        <w:rPr>
          <w:ins w:id="107" w:author="John Buck" w:date="2023-04-11T15:53:00Z"/>
          <w:rFonts w:asciiTheme="minorHAnsi" w:eastAsiaTheme="minorEastAsia" w:hAnsiTheme="minorHAnsi" w:cstheme="minorBidi"/>
          <w:b w:val="0"/>
          <w:bCs w:val="0"/>
          <w:sz w:val="22"/>
          <w:szCs w:val="22"/>
        </w:rPr>
      </w:pPr>
      <w:ins w:id="108" w:author="John Buck" w:date="2023-04-11T15:53:00Z">
        <w:r w:rsidRPr="00392F46">
          <w:rPr>
            <w:rStyle w:val="Hyperlink"/>
          </w:rPr>
          <w:fldChar w:fldCharType="begin"/>
        </w:r>
        <w:r w:rsidRPr="00392F46">
          <w:rPr>
            <w:rStyle w:val="Hyperlink"/>
          </w:rPr>
          <w:instrText xml:space="preserve"> </w:instrText>
        </w:r>
        <w:r>
          <w:instrText>HYPERLINK \l "_Toc132120865"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3.5</w:t>
        </w:r>
        <w:r>
          <w:rPr>
            <w:rFonts w:asciiTheme="minorHAnsi" w:eastAsiaTheme="minorEastAsia" w:hAnsiTheme="minorHAnsi" w:cstheme="minorBidi"/>
            <w:b w:val="0"/>
            <w:bCs w:val="0"/>
            <w:sz w:val="22"/>
            <w:szCs w:val="22"/>
          </w:rPr>
          <w:tab/>
        </w:r>
        <w:r w:rsidRPr="00392F46">
          <w:rPr>
            <w:rStyle w:val="Hyperlink"/>
          </w:rPr>
          <w:t>Uninstall</w:t>
        </w:r>
        <w:r>
          <w:rPr>
            <w:webHidden/>
          </w:rPr>
          <w:tab/>
        </w:r>
        <w:r>
          <w:rPr>
            <w:webHidden/>
          </w:rPr>
          <w:fldChar w:fldCharType="begin"/>
        </w:r>
        <w:r>
          <w:rPr>
            <w:webHidden/>
          </w:rPr>
          <w:instrText xml:space="preserve"> PAGEREF _Toc132120865 \h </w:instrText>
        </w:r>
      </w:ins>
      <w:r>
        <w:rPr>
          <w:webHidden/>
        </w:rPr>
      </w:r>
      <w:r>
        <w:rPr>
          <w:webHidden/>
        </w:rPr>
        <w:fldChar w:fldCharType="separate"/>
      </w:r>
      <w:ins w:id="109" w:author="John Buck" w:date="2023-04-21T13:55:00Z">
        <w:r w:rsidR="00E35EEA">
          <w:rPr>
            <w:webHidden/>
          </w:rPr>
          <w:t>32</w:t>
        </w:r>
      </w:ins>
      <w:ins w:id="110" w:author="John Buck" w:date="2023-04-11T15:53:00Z">
        <w:r>
          <w:rPr>
            <w:webHidden/>
          </w:rPr>
          <w:fldChar w:fldCharType="end"/>
        </w:r>
        <w:r w:rsidRPr="00392F46">
          <w:rPr>
            <w:rStyle w:val="Hyperlink"/>
          </w:rPr>
          <w:fldChar w:fldCharType="end"/>
        </w:r>
      </w:ins>
    </w:p>
    <w:p w14:paraId="73FBA43C" w14:textId="64E472BF" w:rsidR="00917410" w:rsidRDefault="00917410" w:rsidP="00917410">
      <w:pPr>
        <w:pStyle w:val="TOC1"/>
        <w:rPr>
          <w:ins w:id="111" w:author="John Buck" w:date="2023-04-11T15:53:00Z"/>
          <w:rFonts w:asciiTheme="minorHAnsi" w:eastAsiaTheme="minorEastAsia" w:hAnsiTheme="minorHAnsi" w:cstheme="minorBidi"/>
          <w:sz w:val="22"/>
          <w:szCs w:val="22"/>
        </w:rPr>
      </w:pPr>
      <w:ins w:id="112" w:author="John Buck" w:date="2023-04-11T15:53:00Z">
        <w:r w:rsidRPr="00392F46">
          <w:rPr>
            <w:rStyle w:val="Hyperlink"/>
          </w:rPr>
          <w:fldChar w:fldCharType="begin"/>
        </w:r>
        <w:r w:rsidRPr="00392F46">
          <w:rPr>
            <w:rStyle w:val="Hyperlink"/>
          </w:rPr>
          <w:instrText xml:space="preserve"> </w:instrText>
        </w:r>
        <w:r>
          <w:instrText>HYPERLINK \l "_Toc132120866"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4</w:t>
        </w:r>
        <w:r>
          <w:rPr>
            <w:rFonts w:asciiTheme="minorHAnsi" w:eastAsiaTheme="minorEastAsia" w:hAnsiTheme="minorHAnsi" w:cstheme="minorBidi"/>
            <w:sz w:val="22"/>
            <w:szCs w:val="22"/>
          </w:rPr>
          <w:tab/>
        </w:r>
        <w:r w:rsidRPr="00392F46">
          <w:rPr>
            <w:rStyle w:val="Hyperlink"/>
            <w:rFonts w:cs="Arial"/>
          </w:rPr>
          <w:t>PC</w:t>
        </w:r>
        <w:r w:rsidRPr="00392F46">
          <w:rPr>
            <w:rStyle w:val="Hyperlink"/>
            <w:rFonts w:cs="Arial"/>
            <w:vertAlign w:val="superscript"/>
          </w:rPr>
          <w:t>2</w:t>
        </w:r>
        <w:r w:rsidRPr="00392F46">
          <w:rPr>
            <w:rStyle w:val="Hyperlink"/>
            <w:rFonts w:cs="Arial"/>
          </w:rPr>
          <w:t xml:space="preserve">  </w:t>
        </w:r>
        <w:r w:rsidRPr="00392F46">
          <w:rPr>
            <w:rStyle w:val="Hyperlink"/>
          </w:rPr>
          <w:t>Initialization  Files</w:t>
        </w:r>
        <w:r>
          <w:rPr>
            <w:webHidden/>
          </w:rPr>
          <w:tab/>
        </w:r>
        <w:r>
          <w:rPr>
            <w:webHidden/>
          </w:rPr>
          <w:fldChar w:fldCharType="begin"/>
        </w:r>
        <w:r>
          <w:rPr>
            <w:webHidden/>
          </w:rPr>
          <w:instrText xml:space="preserve"> PAGEREF _Toc132120866 \h </w:instrText>
        </w:r>
      </w:ins>
      <w:r>
        <w:rPr>
          <w:webHidden/>
        </w:rPr>
      </w:r>
      <w:r>
        <w:rPr>
          <w:webHidden/>
        </w:rPr>
        <w:fldChar w:fldCharType="separate"/>
      </w:r>
      <w:ins w:id="113" w:author="John Buck" w:date="2023-04-21T13:55:00Z">
        <w:r w:rsidR="00E35EEA">
          <w:rPr>
            <w:webHidden/>
          </w:rPr>
          <w:t>34</w:t>
        </w:r>
      </w:ins>
      <w:ins w:id="114" w:author="John Buck" w:date="2023-04-11T15:53:00Z">
        <w:r>
          <w:rPr>
            <w:webHidden/>
          </w:rPr>
          <w:fldChar w:fldCharType="end"/>
        </w:r>
        <w:r w:rsidRPr="00392F46">
          <w:rPr>
            <w:rStyle w:val="Hyperlink"/>
          </w:rPr>
          <w:fldChar w:fldCharType="end"/>
        </w:r>
      </w:ins>
    </w:p>
    <w:p w14:paraId="17D88C9B" w14:textId="110B1E12" w:rsidR="00917410" w:rsidRDefault="00917410">
      <w:pPr>
        <w:pStyle w:val="TOC2"/>
        <w:rPr>
          <w:ins w:id="115" w:author="John Buck" w:date="2023-04-11T15:53:00Z"/>
          <w:rFonts w:asciiTheme="minorHAnsi" w:eastAsiaTheme="minorEastAsia" w:hAnsiTheme="minorHAnsi" w:cstheme="minorBidi"/>
          <w:b w:val="0"/>
          <w:bCs w:val="0"/>
          <w:sz w:val="22"/>
          <w:szCs w:val="22"/>
        </w:rPr>
      </w:pPr>
      <w:ins w:id="116" w:author="John Buck" w:date="2023-04-11T15:53:00Z">
        <w:r w:rsidRPr="00392F46">
          <w:rPr>
            <w:rStyle w:val="Hyperlink"/>
          </w:rPr>
          <w:fldChar w:fldCharType="begin"/>
        </w:r>
        <w:r w:rsidRPr="00392F46">
          <w:rPr>
            <w:rStyle w:val="Hyperlink"/>
          </w:rPr>
          <w:instrText xml:space="preserve"> </w:instrText>
        </w:r>
        <w:r>
          <w:instrText>HYPERLINK \l "_Toc132120867"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4.1</w:t>
        </w:r>
        <w:r>
          <w:rPr>
            <w:rFonts w:asciiTheme="minorHAnsi" w:eastAsiaTheme="minorEastAsia" w:hAnsiTheme="minorHAnsi" w:cstheme="minorBidi"/>
            <w:b w:val="0"/>
            <w:bCs w:val="0"/>
            <w:sz w:val="22"/>
            <w:szCs w:val="22"/>
          </w:rPr>
          <w:tab/>
        </w:r>
        <w:r w:rsidRPr="00392F46">
          <w:rPr>
            <w:rStyle w:val="Hyperlink"/>
          </w:rPr>
          <w:t xml:space="preserve">The </w:t>
        </w:r>
        <w:r w:rsidRPr="00392F46">
          <w:rPr>
            <w:rStyle w:val="Hyperlink"/>
            <w:i/>
          </w:rPr>
          <w:t>pc2v9.ini</w:t>
        </w:r>
        <w:r w:rsidRPr="00392F46">
          <w:rPr>
            <w:rStyle w:val="Hyperlink"/>
          </w:rPr>
          <w:t xml:space="preserve">  file</w:t>
        </w:r>
        <w:r>
          <w:rPr>
            <w:webHidden/>
          </w:rPr>
          <w:tab/>
        </w:r>
        <w:r>
          <w:rPr>
            <w:webHidden/>
          </w:rPr>
          <w:fldChar w:fldCharType="begin"/>
        </w:r>
        <w:r>
          <w:rPr>
            <w:webHidden/>
          </w:rPr>
          <w:instrText xml:space="preserve"> PAGEREF _Toc132120867 \h </w:instrText>
        </w:r>
      </w:ins>
      <w:r>
        <w:rPr>
          <w:webHidden/>
        </w:rPr>
      </w:r>
      <w:r>
        <w:rPr>
          <w:webHidden/>
        </w:rPr>
        <w:fldChar w:fldCharType="separate"/>
      </w:r>
      <w:ins w:id="117" w:author="John Buck" w:date="2023-04-21T13:55:00Z">
        <w:r w:rsidR="00E35EEA">
          <w:rPr>
            <w:webHidden/>
          </w:rPr>
          <w:t>34</w:t>
        </w:r>
      </w:ins>
      <w:ins w:id="118" w:author="John Buck" w:date="2023-04-11T15:53:00Z">
        <w:r>
          <w:rPr>
            <w:webHidden/>
          </w:rPr>
          <w:fldChar w:fldCharType="end"/>
        </w:r>
        <w:r w:rsidRPr="00392F46">
          <w:rPr>
            <w:rStyle w:val="Hyperlink"/>
          </w:rPr>
          <w:fldChar w:fldCharType="end"/>
        </w:r>
      </w:ins>
    </w:p>
    <w:p w14:paraId="6996E50E" w14:textId="31AA0720" w:rsidR="00917410" w:rsidRDefault="00917410">
      <w:pPr>
        <w:pStyle w:val="TOC2"/>
        <w:rPr>
          <w:ins w:id="119" w:author="John Buck" w:date="2023-04-11T15:53:00Z"/>
          <w:rFonts w:asciiTheme="minorHAnsi" w:eastAsiaTheme="minorEastAsia" w:hAnsiTheme="minorHAnsi" w:cstheme="minorBidi"/>
          <w:b w:val="0"/>
          <w:bCs w:val="0"/>
          <w:sz w:val="22"/>
          <w:szCs w:val="22"/>
        </w:rPr>
      </w:pPr>
      <w:ins w:id="120" w:author="John Buck" w:date="2023-04-11T15:53:00Z">
        <w:r w:rsidRPr="00392F46">
          <w:rPr>
            <w:rStyle w:val="Hyperlink"/>
          </w:rPr>
          <w:fldChar w:fldCharType="begin"/>
        </w:r>
        <w:r w:rsidRPr="00392F46">
          <w:rPr>
            <w:rStyle w:val="Hyperlink"/>
          </w:rPr>
          <w:instrText xml:space="preserve"> </w:instrText>
        </w:r>
        <w:r>
          <w:instrText>HYPERLINK \l "_Toc132120868"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4.2</w:t>
        </w:r>
        <w:r>
          <w:rPr>
            <w:rFonts w:asciiTheme="minorHAnsi" w:eastAsiaTheme="minorEastAsia" w:hAnsiTheme="minorHAnsi" w:cstheme="minorBidi"/>
            <w:b w:val="0"/>
            <w:bCs w:val="0"/>
            <w:sz w:val="22"/>
            <w:szCs w:val="22"/>
          </w:rPr>
          <w:tab/>
        </w:r>
        <w:r w:rsidRPr="00392F46">
          <w:rPr>
            <w:rStyle w:val="Hyperlink"/>
          </w:rPr>
          <w:t>Other Initialization Files</w:t>
        </w:r>
        <w:r>
          <w:rPr>
            <w:webHidden/>
          </w:rPr>
          <w:tab/>
        </w:r>
        <w:r>
          <w:rPr>
            <w:webHidden/>
          </w:rPr>
          <w:fldChar w:fldCharType="begin"/>
        </w:r>
        <w:r>
          <w:rPr>
            <w:webHidden/>
          </w:rPr>
          <w:instrText xml:space="preserve"> PAGEREF _Toc132120868 \h </w:instrText>
        </w:r>
      </w:ins>
      <w:r>
        <w:rPr>
          <w:webHidden/>
        </w:rPr>
      </w:r>
      <w:r>
        <w:rPr>
          <w:webHidden/>
        </w:rPr>
        <w:fldChar w:fldCharType="separate"/>
      </w:r>
      <w:ins w:id="121" w:author="John Buck" w:date="2023-04-21T13:55:00Z">
        <w:r w:rsidR="00E35EEA">
          <w:rPr>
            <w:webHidden/>
          </w:rPr>
          <w:t>36</w:t>
        </w:r>
      </w:ins>
      <w:ins w:id="122" w:author="John Buck" w:date="2023-04-11T15:53:00Z">
        <w:r>
          <w:rPr>
            <w:webHidden/>
          </w:rPr>
          <w:fldChar w:fldCharType="end"/>
        </w:r>
        <w:r w:rsidRPr="00392F46">
          <w:rPr>
            <w:rStyle w:val="Hyperlink"/>
          </w:rPr>
          <w:fldChar w:fldCharType="end"/>
        </w:r>
      </w:ins>
    </w:p>
    <w:p w14:paraId="5CDE469E" w14:textId="4DA4976B" w:rsidR="00917410" w:rsidRDefault="00917410" w:rsidP="00917410">
      <w:pPr>
        <w:pStyle w:val="TOC1"/>
        <w:rPr>
          <w:ins w:id="123" w:author="John Buck" w:date="2023-04-11T15:53:00Z"/>
          <w:rFonts w:asciiTheme="minorHAnsi" w:eastAsiaTheme="minorEastAsia" w:hAnsiTheme="minorHAnsi" w:cstheme="minorBidi"/>
          <w:sz w:val="22"/>
          <w:szCs w:val="22"/>
        </w:rPr>
      </w:pPr>
      <w:ins w:id="124" w:author="John Buck" w:date="2023-04-11T15:53:00Z">
        <w:r w:rsidRPr="00392F46">
          <w:rPr>
            <w:rStyle w:val="Hyperlink"/>
          </w:rPr>
          <w:fldChar w:fldCharType="begin"/>
        </w:r>
        <w:r w:rsidRPr="00392F46">
          <w:rPr>
            <w:rStyle w:val="Hyperlink"/>
          </w:rPr>
          <w:instrText xml:space="preserve"> </w:instrText>
        </w:r>
        <w:r>
          <w:instrText>HYPERLINK \l "_Toc132120869"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w:t>
        </w:r>
        <w:r>
          <w:rPr>
            <w:rFonts w:asciiTheme="minorHAnsi" w:eastAsiaTheme="minorEastAsia" w:hAnsiTheme="minorHAnsi" w:cstheme="minorBidi"/>
            <w:sz w:val="22"/>
            <w:szCs w:val="22"/>
          </w:rPr>
          <w:tab/>
        </w:r>
        <w:r w:rsidRPr="00392F46">
          <w:rPr>
            <w:rStyle w:val="Hyperlink"/>
          </w:rPr>
          <w:t>PC</w:t>
        </w:r>
        <w:r w:rsidRPr="00392F46">
          <w:rPr>
            <w:rStyle w:val="Hyperlink"/>
            <w:vertAlign w:val="superscript"/>
          </w:rPr>
          <w:t>2</w:t>
        </w:r>
        <w:r w:rsidRPr="00392F46">
          <w:rPr>
            <w:rStyle w:val="Hyperlink"/>
          </w:rPr>
          <w:t xml:space="preserve">  Startup Procedures</w:t>
        </w:r>
        <w:r>
          <w:rPr>
            <w:webHidden/>
          </w:rPr>
          <w:tab/>
        </w:r>
        <w:r>
          <w:rPr>
            <w:webHidden/>
          </w:rPr>
          <w:fldChar w:fldCharType="begin"/>
        </w:r>
        <w:r>
          <w:rPr>
            <w:webHidden/>
          </w:rPr>
          <w:instrText xml:space="preserve"> PAGEREF _Toc132120869 \h </w:instrText>
        </w:r>
      </w:ins>
      <w:r>
        <w:rPr>
          <w:webHidden/>
        </w:rPr>
      </w:r>
      <w:r>
        <w:rPr>
          <w:webHidden/>
        </w:rPr>
        <w:fldChar w:fldCharType="separate"/>
      </w:r>
      <w:ins w:id="125" w:author="John Buck" w:date="2023-04-21T13:55:00Z">
        <w:r w:rsidR="00E35EEA">
          <w:rPr>
            <w:webHidden/>
          </w:rPr>
          <w:t>37</w:t>
        </w:r>
      </w:ins>
      <w:ins w:id="126" w:author="John Buck" w:date="2023-04-11T15:53:00Z">
        <w:r>
          <w:rPr>
            <w:webHidden/>
          </w:rPr>
          <w:fldChar w:fldCharType="end"/>
        </w:r>
        <w:r w:rsidRPr="00392F46">
          <w:rPr>
            <w:rStyle w:val="Hyperlink"/>
          </w:rPr>
          <w:fldChar w:fldCharType="end"/>
        </w:r>
      </w:ins>
    </w:p>
    <w:p w14:paraId="5647F0E4" w14:textId="634EE51D" w:rsidR="00917410" w:rsidRDefault="00917410">
      <w:pPr>
        <w:pStyle w:val="TOC2"/>
        <w:rPr>
          <w:ins w:id="127" w:author="John Buck" w:date="2023-04-11T15:53:00Z"/>
          <w:rFonts w:asciiTheme="minorHAnsi" w:eastAsiaTheme="minorEastAsia" w:hAnsiTheme="minorHAnsi" w:cstheme="minorBidi"/>
          <w:b w:val="0"/>
          <w:bCs w:val="0"/>
          <w:sz w:val="22"/>
          <w:szCs w:val="22"/>
        </w:rPr>
      </w:pPr>
      <w:ins w:id="128" w:author="John Buck" w:date="2023-04-11T15:53:00Z">
        <w:r w:rsidRPr="00392F46">
          <w:rPr>
            <w:rStyle w:val="Hyperlink"/>
          </w:rPr>
          <w:fldChar w:fldCharType="begin"/>
        </w:r>
        <w:r w:rsidRPr="00392F46">
          <w:rPr>
            <w:rStyle w:val="Hyperlink"/>
          </w:rPr>
          <w:instrText xml:space="preserve"> </w:instrText>
        </w:r>
        <w:r>
          <w:instrText>HYPERLINK \l "_Toc132120870"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5.1</w:t>
        </w:r>
        <w:r>
          <w:rPr>
            <w:rFonts w:asciiTheme="minorHAnsi" w:eastAsiaTheme="minorEastAsia" w:hAnsiTheme="minorHAnsi" w:cstheme="minorBidi"/>
            <w:b w:val="0"/>
            <w:bCs w:val="0"/>
            <w:sz w:val="22"/>
            <w:szCs w:val="22"/>
          </w:rPr>
          <w:tab/>
        </w:r>
        <w:r w:rsidRPr="00392F46">
          <w:rPr>
            <w:rStyle w:val="Hyperlink"/>
          </w:rPr>
          <w:t>Built-in Commands</w:t>
        </w:r>
        <w:r>
          <w:rPr>
            <w:webHidden/>
          </w:rPr>
          <w:tab/>
        </w:r>
        <w:r>
          <w:rPr>
            <w:webHidden/>
          </w:rPr>
          <w:fldChar w:fldCharType="begin"/>
        </w:r>
        <w:r>
          <w:rPr>
            <w:webHidden/>
          </w:rPr>
          <w:instrText xml:space="preserve"> PAGEREF _Toc132120870 \h </w:instrText>
        </w:r>
      </w:ins>
      <w:r>
        <w:rPr>
          <w:webHidden/>
        </w:rPr>
      </w:r>
      <w:r>
        <w:rPr>
          <w:webHidden/>
        </w:rPr>
        <w:fldChar w:fldCharType="separate"/>
      </w:r>
      <w:ins w:id="129" w:author="John Buck" w:date="2023-04-21T13:55:00Z">
        <w:r w:rsidR="00E35EEA">
          <w:rPr>
            <w:webHidden/>
          </w:rPr>
          <w:t>37</w:t>
        </w:r>
      </w:ins>
      <w:ins w:id="130" w:author="John Buck" w:date="2023-04-11T15:53:00Z">
        <w:r>
          <w:rPr>
            <w:webHidden/>
          </w:rPr>
          <w:fldChar w:fldCharType="end"/>
        </w:r>
        <w:r w:rsidRPr="00392F46">
          <w:rPr>
            <w:rStyle w:val="Hyperlink"/>
          </w:rPr>
          <w:fldChar w:fldCharType="end"/>
        </w:r>
      </w:ins>
    </w:p>
    <w:p w14:paraId="20F13E56" w14:textId="10C92B8D" w:rsidR="00917410" w:rsidRDefault="00917410">
      <w:pPr>
        <w:pStyle w:val="TOC2"/>
        <w:rPr>
          <w:ins w:id="131" w:author="John Buck" w:date="2023-04-11T15:53:00Z"/>
          <w:rFonts w:asciiTheme="minorHAnsi" w:eastAsiaTheme="minorEastAsia" w:hAnsiTheme="minorHAnsi" w:cstheme="minorBidi"/>
          <w:b w:val="0"/>
          <w:bCs w:val="0"/>
          <w:sz w:val="22"/>
          <w:szCs w:val="22"/>
        </w:rPr>
      </w:pPr>
      <w:ins w:id="132" w:author="John Buck" w:date="2023-04-11T15:53:00Z">
        <w:r w:rsidRPr="00392F46">
          <w:rPr>
            <w:rStyle w:val="Hyperlink"/>
          </w:rPr>
          <w:fldChar w:fldCharType="begin"/>
        </w:r>
        <w:r w:rsidRPr="00392F46">
          <w:rPr>
            <w:rStyle w:val="Hyperlink"/>
          </w:rPr>
          <w:instrText xml:space="preserve"> </w:instrText>
        </w:r>
        <w:r>
          <w:instrText>HYPERLINK \l "_Toc132120872"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5.2</w:t>
        </w:r>
        <w:r>
          <w:rPr>
            <w:rFonts w:asciiTheme="minorHAnsi" w:eastAsiaTheme="minorEastAsia" w:hAnsiTheme="minorHAnsi" w:cstheme="minorBidi"/>
            <w:b w:val="0"/>
            <w:bCs w:val="0"/>
            <w:sz w:val="22"/>
            <w:szCs w:val="22"/>
          </w:rPr>
          <w:tab/>
        </w:r>
        <w:r w:rsidRPr="00392F46">
          <w:rPr>
            <w:rStyle w:val="Hyperlink"/>
          </w:rPr>
          <w:t>Server Startup</w:t>
        </w:r>
        <w:r>
          <w:rPr>
            <w:webHidden/>
          </w:rPr>
          <w:tab/>
        </w:r>
        <w:r>
          <w:rPr>
            <w:webHidden/>
          </w:rPr>
          <w:fldChar w:fldCharType="begin"/>
        </w:r>
        <w:r>
          <w:rPr>
            <w:webHidden/>
          </w:rPr>
          <w:instrText xml:space="preserve"> PAGEREF _Toc132120872 \h </w:instrText>
        </w:r>
      </w:ins>
      <w:r>
        <w:rPr>
          <w:webHidden/>
        </w:rPr>
      </w:r>
      <w:r>
        <w:rPr>
          <w:webHidden/>
        </w:rPr>
        <w:fldChar w:fldCharType="separate"/>
      </w:r>
      <w:ins w:id="133" w:author="John Buck" w:date="2023-04-21T13:55:00Z">
        <w:r w:rsidR="00E35EEA">
          <w:rPr>
            <w:webHidden/>
          </w:rPr>
          <w:t>38</w:t>
        </w:r>
      </w:ins>
      <w:ins w:id="134" w:author="John Buck" w:date="2023-04-11T15:53:00Z">
        <w:r>
          <w:rPr>
            <w:webHidden/>
          </w:rPr>
          <w:fldChar w:fldCharType="end"/>
        </w:r>
        <w:r w:rsidRPr="00392F46">
          <w:rPr>
            <w:rStyle w:val="Hyperlink"/>
          </w:rPr>
          <w:fldChar w:fldCharType="end"/>
        </w:r>
      </w:ins>
    </w:p>
    <w:p w14:paraId="61F1251C" w14:textId="438A2C7A" w:rsidR="00917410" w:rsidRDefault="00917410">
      <w:pPr>
        <w:pStyle w:val="TOC3"/>
        <w:rPr>
          <w:ins w:id="135" w:author="John Buck" w:date="2023-04-11T15:53:00Z"/>
          <w:rFonts w:asciiTheme="minorHAnsi" w:eastAsiaTheme="minorEastAsia" w:hAnsiTheme="minorHAnsi" w:cstheme="minorBidi"/>
          <w:sz w:val="22"/>
          <w:szCs w:val="22"/>
        </w:rPr>
      </w:pPr>
      <w:ins w:id="136" w:author="John Buck" w:date="2023-04-11T15:53:00Z">
        <w:r w:rsidRPr="00392F46">
          <w:rPr>
            <w:rStyle w:val="Hyperlink"/>
          </w:rPr>
          <w:fldChar w:fldCharType="begin"/>
        </w:r>
        <w:r w:rsidRPr="00392F46">
          <w:rPr>
            <w:rStyle w:val="Hyperlink"/>
          </w:rPr>
          <w:instrText xml:space="preserve"> </w:instrText>
        </w:r>
        <w:r>
          <w:instrText>HYPERLINK \l "_Toc132120873"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5.2.1</w:t>
        </w:r>
        <w:r>
          <w:rPr>
            <w:rFonts w:asciiTheme="minorHAnsi" w:eastAsiaTheme="minorEastAsia" w:hAnsiTheme="minorHAnsi" w:cstheme="minorBidi"/>
            <w:sz w:val="22"/>
            <w:szCs w:val="22"/>
          </w:rPr>
          <w:tab/>
        </w:r>
        <w:r w:rsidRPr="00392F46">
          <w:rPr>
            <w:rStyle w:val="Hyperlink"/>
          </w:rPr>
          <w:t>Non-GUI Server Startup</w:t>
        </w:r>
        <w:r>
          <w:rPr>
            <w:webHidden/>
          </w:rPr>
          <w:tab/>
        </w:r>
        <w:r>
          <w:rPr>
            <w:webHidden/>
          </w:rPr>
          <w:fldChar w:fldCharType="begin"/>
        </w:r>
        <w:r>
          <w:rPr>
            <w:webHidden/>
          </w:rPr>
          <w:instrText xml:space="preserve"> PAGEREF _Toc132120873 \h </w:instrText>
        </w:r>
      </w:ins>
      <w:r>
        <w:rPr>
          <w:webHidden/>
        </w:rPr>
      </w:r>
      <w:r>
        <w:rPr>
          <w:webHidden/>
        </w:rPr>
        <w:fldChar w:fldCharType="separate"/>
      </w:r>
      <w:ins w:id="137" w:author="John Buck" w:date="2023-04-21T13:55:00Z">
        <w:r w:rsidR="00E35EEA">
          <w:rPr>
            <w:webHidden/>
          </w:rPr>
          <w:t>40</w:t>
        </w:r>
      </w:ins>
      <w:ins w:id="138" w:author="John Buck" w:date="2023-04-11T15:53:00Z">
        <w:r>
          <w:rPr>
            <w:webHidden/>
          </w:rPr>
          <w:fldChar w:fldCharType="end"/>
        </w:r>
        <w:r w:rsidRPr="00392F46">
          <w:rPr>
            <w:rStyle w:val="Hyperlink"/>
          </w:rPr>
          <w:fldChar w:fldCharType="end"/>
        </w:r>
      </w:ins>
    </w:p>
    <w:p w14:paraId="7B298207" w14:textId="704A74E1" w:rsidR="00917410" w:rsidRDefault="00917410">
      <w:pPr>
        <w:pStyle w:val="TOC2"/>
        <w:rPr>
          <w:ins w:id="139" w:author="John Buck" w:date="2023-04-11T15:53:00Z"/>
          <w:rFonts w:asciiTheme="minorHAnsi" w:eastAsiaTheme="minorEastAsia" w:hAnsiTheme="minorHAnsi" w:cstheme="minorBidi"/>
          <w:b w:val="0"/>
          <w:bCs w:val="0"/>
          <w:sz w:val="22"/>
          <w:szCs w:val="22"/>
        </w:rPr>
      </w:pPr>
      <w:ins w:id="140" w:author="John Buck" w:date="2023-04-11T15:53:00Z">
        <w:r w:rsidRPr="00392F46">
          <w:rPr>
            <w:rStyle w:val="Hyperlink"/>
          </w:rPr>
          <w:fldChar w:fldCharType="begin"/>
        </w:r>
        <w:r w:rsidRPr="00392F46">
          <w:rPr>
            <w:rStyle w:val="Hyperlink"/>
          </w:rPr>
          <w:instrText xml:space="preserve"> </w:instrText>
        </w:r>
        <w:r>
          <w:instrText>HYPERLINK \l "_Toc132120874"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w:t>
        </w:r>
        <w:r>
          <w:rPr>
            <w:rFonts w:asciiTheme="minorHAnsi" w:eastAsiaTheme="minorEastAsia" w:hAnsiTheme="minorHAnsi" w:cstheme="minorBidi"/>
            <w:b w:val="0"/>
            <w:bCs w:val="0"/>
            <w:sz w:val="22"/>
            <w:szCs w:val="22"/>
          </w:rPr>
          <w:tab/>
        </w:r>
        <w:r w:rsidRPr="00392F46">
          <w:rPr>
            <w:rStyle w:val="Hyperlink"/>
          </w:rPr>
          <w:t>Server GUI Controls</w:t>
        </w:r>
        <w:r>
          <w:rPr>
            <w:webHidden/>
          </w:rPr>
          <w:tab/>
        </w:r>
        <w:r>
          <w:rPr>
            <w:webHidden/>
          </w:rPr>
          <w:fldChar w:fldCharType="begin"/>
        </w:r>
        <w:r>
          <w:rPr>
            <w:webHidden/>
          </w:rPr>
          <w:instrText xml:space="preserve"> PAGEREF _Toc132120874 \h </w:instrText>
        </w:r>
      </w:ins>
      <w:r>
        <w:rPr>
          <w:webHidden/>
        </w:rPr>
      </w:r>
      <w:r>
        <w:rPr>
          <w:webHidden/>
        </w:rPr>
        <w:fldChar w:fldCharType="separate"/>
      </w:r>
      <w:ins w:id="141" w:author="John Buck" w:date="2023-04-21T13:55:00Z">
        <w:r w:rsidR="00E35EEA">
          <w:rPr>
            <w:webHidden/>
          </w:rPr>
          <w:t>40</w:t>
        </w:r>
      </w:ins>
      <w:ins w:id="142" w:author="John Buck" w:date="2023-04-11T15:53:00Z">
        <w:r>
          <w:rPr>
            <w:webHidden/>
          </w:rPr>
          <w:fldChar w:fldCharType="end"/>
        </w:r>
        <w:r w:rsidRPr="00392F46">
          <w:rPr>
            <w:rStyle w:val="Hyperlink"/>
          </w:rPr>
          <w:fldChar w:fldCharType="end"/>
        </w:r>
      </w:ins>
    </w:p>
    <w:p w14:paraId="026E451A" w14:textId="13BAF45C" w:rsidR="00917410" w:rsidRDefault="00917410">
      <w:pPr>
        <w:pStyle w:val="TOC3"/>
        <w:rPr>
          <w:ins w:id="143" w:author="John Buck" w:date="2023-04-11T15:53:00Z"/>
          <w:rFonts w:asciiTheme="minorHAnsi" w:eastAsiaTheme="minorEastAsia" w:hAnsiTheme="minorHAnsi" w:cstheme="minorBidi"/>
          <w:sz w:val="22"/>
          <w:szCs w:val="22"/>
        </w:rPr>
      </w:pPr>
      <w:ins w:id="144" w:author="John Buck" w:date="2023-04-11T15:53:00Z">
        <w:r w:rsidRPr="00392F46">
          <w:rPr>
            <w:rStyle w:val="Hyperlink"/>
          </w:rPr>
          <w:fldChar w:fldCharType="begin"/>
        </w:r>
        <w:r w:rsidRPr="00392F46">
          <w:rPr>
            <w:rStyle w:val="Hyperlink"/>
          </w:rPr>
          <w:instrText xml:space="preserve"> </w:instrText>
        </w:r>
        <w:r>
          <w:instrText>HYPERLINK \l "_Toc132120875"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5.3.1</w:t>
        </w:r>
        <w:r>
          <w:rPr>
            <w:rFonts w:asciiTheme="minorHAnsi" w:eastAsiaTheme="minorEastAsia" w:hAnsiTheme="minorHAnsi" w:cstheme="minorBidi"/>
            <w:sz w:val="22"/>
            <w:szCs w:val="22"/>
          </w:rPr>
          <w:tab/>
        </w:r>
        <w:r w:rsidRPr="00392F46">
          <w:rPr>
            <w:rStyle w:val="Hyperlink"/>
          </w:rPr>
          <w:t>Adding Sites</w:t>
        </w:r>
        <w:r>
          <w:rPr>
            <w:webHidden/>
          </w:rPr>
          <w:tab/>
        </w:r>
        <w:r>
          <w:rPr>
            <w:webHidden/>
          </w:rPr>
          <w:fldChar w:fldCharType="begin"/>
        </w:r>
        <w:r>
          <w:rPr>
            <w:webHidden/>
          </w:rPr>
          <w:instrText xml:space="preserve"> PAGEREF _Toc132120875 \h </w:instrText>
        </w:r>
      </w:ins>
      <w:r>
        <w:rPr>
          <w:webHidden/>
        </w:rPr>
      </w:r>
      <w:r>
        <w:rPr>
          <w:webHidden/>
        </w:rPr>
        <w:fldChar w:fldCharType="separate"/>
      </w:r>
      <w:ins w:id="145" w:author="John Buck" w:date="2023-04-21T13:55:00Z">
        <w:r w:rsidR="00E35EEA">
          <w:rPr>
            <w:webHidden/>
          </w:rPr>
          <w:t>41</w:t>
        </w:r>
      </w:ins>
      <w:ins w:id="146" w:author="John Buck" w:date="2023-04-11T15:53:00Z">
        <w:r>
          <w:rPr>
            <w:webHidden/>
          </w:rPr>
          <w:fldChar w:fldCharType="end"/>
        </w:r>
        <w:r w:rsidRPr="00392F46">
          <w:rPr>
            <w:rStyle w:val="Hyperlink"/>
          </w:rPr>
          <w:fldChar w:fldCharType="end"/>
        </w:r>
      </w:ins>
    </w:p>
    <w:p w14:paraId="5B5DA1FA" w14:textId="7291244F" w:rsidR="00917410" w:rsidRDefault="00917410">
      <w:pPr>
        <w:pStyle w:val="TOC3"/>
        <w:rPr>
          <w:ins w:id="147" w:author="John Buck" w:date="2023-04-11T15:53:00Z"/>
          <w:rFonts w:asciiTheme="minorHAnsi" w:eastAsiaTheme="minorEastAsia" w:hAnsiTheme="minorHAnsi" w:cstheme="minorBidi"/>
          <w:sz w:val="22"/>
          <w:szCs w:val="22"/>
        </w:rPr>
      </w:pPr>
      <w:ins w:id="148" w:author="John Buck" w:date="2023-04-11T15:53:00Z">
        <w:r w:rsidRPr="00392F46">
          <w:rPr>
            <w:rStyle w:val="Hyperlink"/>
          </w:rPr>
          <w:fldChar w:fldCharType="begin"/>
        </w:r>
        <w:r w:rsidRPr="00392F46">
          <w:rPr>
            <w:rStyle w:val="Hyperlink"/>
          </w:rPr>
          <w:instrText xml:space="preserve"> </w:instrText>
        </w:r>
        <w:r>
          <w:instrText>HYPERLINK \l "_Toc132120876"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5.3.2</w:t>
        </w:r>
        <w:r>
          <w:rPr>
            <w:rFonts w:asciiTheme="minorHAnsi" w:eastAsiaTheme="minorEastAsia" w:hAnsiTheme="minorHAnsi" w:cstheme="minorBidi"/>
            <w:sz w:val="22"/>
            <w:szCs w:val="22"/>
          </w:rPr>
          <w:tab/>
        </w:r>
        <w:r w:rsidRPr="00392F46">
          <w:rPr>
            <w:rStyle w:val="Hyperlink"/>
          </w:rPr>
          <w:t>Restarting / Reconnecting Servers</w:t>
        </w:r>
        <w:r>
          <w:rPr>
            <w:webHidden/>
          </w:rPr>
          <w:tab/>
        </w:r>
        <w:r>
          <w:rPr>
            <w:webHidden/>
          </w:rPr>
          <w:fldChar w:fldCharType="begin"/>
        </w:r>
        <w:r>
          <w:rPr>
            <w:webHidden/>
          </w:rPr>
          <w:instrText xml:space="preserve"> PAGEREF _Toc132120876 \h </w:instrText>
        </w:r>
      </w:ins>
      <w:r>
        <w:rPr>
          <w:webHidden/>
        </w:rPr>
      </w:r>
      <w:r>
        <w:rPr>
          <w:webHidden/>
        </w:rPr>
        <w:fldChar w:fldCharType="separate"/>
      </w:r>
      <w:ins w:id="149" w:author="John Buck" w:date="2023-04-21T13:55:00Z">
        <w:r w:rsidR="00E35EEA">
          <w:rPr>
            <w:webHidden/>
          </w:rPr>
          <w:t>42</w:t>
        </w:r>
      </w:ins>
      <w:ins w:id="150" w:author="John Buck" w:date="2023-04-11T15:53:00Z">
        <w:r>
          <w:rPr>
            <w:webHidden/>
          </w:rPr>
          <w:fldChar w:fldCharType="end"/>
        </w:r>
        <w:r w:rsidRPr="00392F46">
          <w:rPr>
            <w:rStyle w:val="Hyperlink"/>
          </w:rPr>
          <w:fldChar w:fldCharType="end"/>
        </w:r>
      </w:ins>
    </w:p>
    <w:p w14:paraId="321BE21E" w14:textId="19F877E0" w:rsidR="00917410" w:rsidRDefault="00917410">
      <w:pPr>
        <w:pStyle w:val="TOC3"/>
        <w:rPr>
          <w:ins w:id="151" w:author="John Buck" w:date="2023-04-11T15:53:00Z"/>
          <w:rFonts w:asciiTheme="minorHAnsi" w:eastAsiaTheme="minorEastAsia" w:hAnsiTheme="minorHAnsi" w:cstheme="minorBidi"/>
          <w:sz w:val="22"/>
          <w:szCs w:val="22"/>
        </w:rPr>
      </w:pPr>
      <w:ins w:id="152" w:author="John Buck" w:date="2023-04-11T15:53:00Z">
        <w:r w:rsidRPr="00392F46">
          <w:rPr>
            <w:rStyle w:val="Hyperlink"/>
          </w:rPr>
          <w:fldChar w:fldCharType="begin"/>
        </w:r>
        <w:r w:rsidRPr="00392F46">
          <w:rPr>
            <w:rStyle w:val="Hyperlink"/>
          </w:rPr>
          <w:instrText xml:space="preserve"> </w:instrText>
        </w:r>
        <w:r>
          <w:instrText>HYPERLINK \l "_Toc132120877"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5.3.3</w:t>
        </w:r>
        <w:r>
          <w:rPr>
            <w:rFonts w:asciiTheme="minorHAnsi" w:eastAsiaTheme="minorEastAsia" w:hAnsiTheme="minorHAnsi" w:cstheme="minorBidi"/>
            <w:sz w:val="22"/>
            <w:szCs w:val="22"/>
          </w:rPr>
          <w:tab/>
        </w:r>
        <w:r w:rsidRPr="00392F46">
          <w:rPr>
            <w:rStyle w:val="Hyperlink"/>
          </w:rPr>
          <w:t>Connections and Logins</w:t>
        </w:r>
        <w:r>
          <w:rPr>
            <w:webHidden/>
          </w:rPr>
          <w:tab/>
        </w:r>
        <w:r>
          <w:rPr>
            <w:webHidden/>
          </w:rPr>
          <w:fldChar w:fldCharType="begin"/>
        </w:r>
        <w:r>
          <w:rPr>
            <w:webHidden/>
          </w:rPr>
          <w:instrText xml:space="preserve"> PAGEREF _Toc132120877 \h </w:instrText>
        </w:r>
      </w:ins>
      <w:r>
        <w:rPr>
          <w:webHidden/>
        </w:rPr>
      </w:r>
      <w:r>
        <w:rPr>
          <w:webHidden/>
        </w:rPr>
        <w:fldChar w:fldCharType="separate"/>
      </w:r>
      <w:ins w:id="153" w:author="John Buck" w:date="2023-04-21T13:55:00Z">
        <w:r w:rsidR="00E35EEA">
          <w:rPr>
            <w:webHidden/>
          </w:rPr>
          <w:t>44</w:t>
        </w:r>
      </w:ins>
      <w:ins w:id="154" w:author="John Buck" w:date="2023-04-11T15:53:00Z">
        <w:r>
          <w:rPr>
            <w:webHidden/>
          </w:rPr>
          <w:fldChar w:fldCharType="end"/>
        </w:r>
        <w:r w:rsidRPr="00392F46">
          <w:rPr>
            <w:rStyle w:val="Hyperlink"/>
          </w:rPr>
          <w:fldChar w:fldCharType="end"/>
        </w:r>
      </w:ins>
    </w:p>
    <w:p w14:paraId="72BE71C3" w14:textId="77E4AA44" w:rsidR="00917410" w:rsidRDefault="00917410">
      <w:pPr>
        <w:pStyle w:val="TOC3"/>
        <w:rPr>
          <w:ins w:id="155" w:author="John Buck" w:date="2023-04-11T15:53:00Z"/>
          <w:rFonts w:asciiTheme="minorHAnsi" w:eastAsiaTheme="minorEastAsia" w:hAnsiTheme="minorHAnsi" w:cstheme="minorBidi"/>
          <w:sz w:val="22"/>
          <w:szCs w:val="22"/>
        </w:rPr>
      </w:pPr>
      <w:ins w:id="156" w:author="John Buck" w:date="2023-04-11T15:53:00Z">
        <w:r w:rsidRPr="00392F46">
          <w:rPr>
            <w:rStyle w:val="Hyperlink"/>
          </w:rPr>
          <w:lastRenderedPageBreak/>
          <w:fldChar w:fldCharType="begin"/>
        </w:r>
        <w:r w:rsidRPr="00392F46">
          <w:rPr>
            <w:rStyle w:val="Hyperlink"/>
          </w:rPr>
          <w:instrText xml:space="preserve"> </w:instrText>
        </w:r>
        <w:r>
          <w:instrText>HYPERLINK \l "_Toc132120878"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5.3.4</w:t>
        </w:r>
        <w:r>
          <w:rPr>
            <w:rFonts w:asciiTheme="minorHAnsi" w:eastAsiaTheme="minorEastAsia" w:hAnsiTheme="minorHAnsi" w:cstheme="minorBidi"/>
            <w:sz w:val="22"/>
            <w:szCs w:val="22"/>
          </w:rPr>
          <w:tab/>
        </w:r>
        <w:r w:rsidRPr="00392F46">
          <w:rPr>
            <w:rStyle w:val="Hyperlink"/>
          </w:rPr>
          <w:t>Additional Server GUI Controls</w:t>
        </w:r>
        <w:r>
          <w:rPr>
            <w:webHidden/>
          </w:rPr>
          <w:tab/>
        </w:r>
        <w:r>
          <w:rPr>
            <w:webHidden/>
          </w:rPr>
          <w:fldChar w:fldCharType="begin"/>
        </w:r>
        <w:r>
          <w:rPr>
            <w:webHidden/>
          </w:rPr>
          <w:instrText xml:space="preserve"> PAGEREF _Toc132120878 \h </w:instrText>
        </w:r>
      </w:ins>
      <w:r>
        <w:rPr>
          <w:webHidden/>
        </w:rPr>
      </w:r>
      <w:r>
        <w:rPr>
          <w:webHidden/>
        </w:rPr>
        <w:fldChar w:fldCharType="separate"/>
      </w:r>
      <w:ins w:id="157" w:author="John Buck" w:date="2023-04-21T13:55:00Z">
        <w:r w:rsidR="00E35EEA">
          <w:rPr>
            <w:webHidden/>
          </w:rPr>
          <w:t>44</w:t>
        </w:r>
      </w:ins>
      <w:ins w:id="158" w:author="John Buck" w:date="2023-04-11T15:53:00Z">
        <w:r>
          <w:rPr>
            <w:webHidden/>
          </w:rPr>
          <w:fldChar w:fldCharType="end"/>
        </w:r>
        <w:r w:rsidRPr="00392F46">
          <w:rPr>
            <w:rStyle w:val="Hyperlink"/>
          </w:rPr>
          <w:fldChar w:fldCharType="end"/>
        </w:r>
      </w:ins>
    </w:p>
    <w:p w14:paraId="0F1F3004" w14:textId="2E123CAB" w:rsidR="00917410" w:rsidRDefault="00917410">
      <w:pPr>
        <w:pStyle w:val="TOC2"/>
        <w:rPr>
          <w:ins w:id="159" w:author="John Buck" w:date="2023-04-11T15:53:00Z"/>
          <w:rFonts w:asciiTheme="minorHAnsi" w:eastAsiaTheme="minorEastAsia" w:hAnsiTheme="minorHAnsi" w:cstheme="minorBidi"/>
          <w:b w:val="0"/>
          <w:bCs w:val="0"/>
          <w:sz w:val="22"/>
          <w:szCs w:val="22"/>
        </w:rPr>
      </w:pPr>
      <w:ins w:id="160" w:author="John Buck" w:date="2023-04-11T15:53:00Z">
        <w:r w:rsidRPr="00392F46">
          <w:rPr>
            <w:rStyle w:val="Hyperlink"/>
          </w:rPr>
          <w:fldChar w:fldCharType="begin"/>
        </w:r>
        <w:r w:rsidRPr="00392F46">
          <w:rPr>
            <w:rStyle w:val="Hyperlink"/>
          </w:rPr>
          <w:instrText xml:space="preserve"> </w:instrText>
        </w:r>
        <w:r>
          <w:instrText>HYPERLINK \l "_Toc132120879"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5.4</w:t>
        </w:r>
        <w:r>
          <w:rPr>
            <w:rFonts w:asciiTheme="minorHAnsi" w:eastAsiaTheme="minorEastAsia" w:hAnsiTheme="minorHAnsi" w:cstheme="minorBidi"/>
            <w:b w:val="0"/>
            <w:bCs w:val="0"/>
            <w:sz w:val="22"/>
            <w:szCs w:val="22"/>
          </w:rPr>
          <w:tab/>
        </w:r>
        <w:r w:rsidRPr="00392F46">
          <w:rPr>
            <w:rStyle w:val="Hyperlink"/>
          </w:rPr>
          <w:t>Starting Clients</w:t>
        </w:r>
        <w:r>
          <w:rPr>
            <w:webHidden/>
          </w:rPr>
          <w:tab/>
        </w:r>
        <w:r>
          <w:rPr>
            <w:webHidden/>
          </w:rPr>
          <w:fldChar w:fldCharType="begin"/>
        </w:r>
        <w:r>
          <w:rPr>
            <w:webHidden/>
          </w:rPr>
          <w:instrText xml:space="preserve"> PAGEREF _Toc132120879 \h </w:instrText>
        </w:r>
      </w:ins>
      <w:r>
        <w:rPr>
          <w:webHidden/>
        </w:rPr>
      </w:r>
      <w:r>
        <w:rPr>
          <w:webHidden/>
        </w:rPr>
        <w:fldChar w:fldCharType="separate"/>
      </w:r>
      <w:ins w:id="161" w:author="John Buck" w:date="2023-04-21T13:55:00Z">
        <w:r w:rsidR="00E35EEA">
          <w:rPr>
            <w:webHidden/>
          </w:rPr>
          <w:t>44</w:t>
        </w:r>
      </w:ins>
      <w:ins w:id="162" w:author="John Buck" w:date="2023-04-11T15:53:00Z">
        <w:r>
          <w:rPr>
            <w:webHidden/>
          </w:rPr>
          <w:fldChar w:fldCharType="end"/>
        </w:r>
        <w:r w:rsidRPr="00392F46">
          <w:rPr>
            <w:rStyle w:val="Hyperlink"/>
          </w:rPr>
          <w:fldChar w:fldCharType="end"/>
        </w:r>
      </w:ins>
    </w:p>
    <w:p w14:paraId="3A81CBC4" w14:textId="1129C94C" w:rsidR="00917410" w:rsidRDefault="00917410">
      <w:pPr>
        <w:pStyle w:val="TOC2"/>
        <w:rPr>
          <w:ins w:id="163" w:author="John Buck" w:date="2023-04-11T15:53:00Z"/>
          <w:rFonts w:asciiTheme="minorHAnsi" w:eastAsiaTheme="minorEastAsia" w:hAnsiTheme="minorHAnsi" w:cstheme="minorBidi"/>
          <w:b w:val="0"/>
          <w:bCs w:val="0"/>
          <w:sz w:val="22"/>
          <w:szCs w:val="22"/>
        </w:rPr>
      </w:pPr>
      <w:ins w:id="164" w:author="John Buck" w:date="2023-04-11T15:53:00Z">
        <w:r w:rsidRPr="00392F46">
          <w:rPr>
            <w:rStyle w:val="Hyperlink"/>
          </w:rPr>
          <w:fldChar w:fldCharType="begin"/>
        </w:r>
        <w:r w:rsidRPr="00392F46">
          <w:rPr>
            <w:rStyle w:val="Hyperlink"/>
          </w:rPr>
          <w:instrText xml:space="preserve"> </w:instrText>
        </w:r>
        <w:r>
          <w:instrText>HYPERLINK \l "_Toc132120880"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5.5</w:t>
        </w:r>
        <w:r>
          <w:rPr>
            <w:rFonts w:asciiTheme="minorHAnsi" w:eastAsiaTheme="minorEastAsia" w:hAnsiTheme="minorHAnsi" w:cstheme="minorBidi"/>
            <w:b w:val="0"/>
            <w:bCs w:val="0"/>
            <w:sz w:val="22"/>
            <w:szCs w:val="22"/>
          </w:rPr>
          <w:tab/>
        </w:r>
        <w:r w:rsidRPr="00392F46">
          <w:rPr>
            <w:rStyle w:val="Hyperlink"/>
          </w:rPr>
          <w:t>Contest Profiles</w:t>
        </w:r>
        <w:r>
          <w:rPr>
            <w:webHidden/>
          </w:rPr>
          <w:tab/>
        </w:r>
        <w:r>
          <w:rPr>
            <w:webHidden/>
          </w:rPr>
          <w:fldChar w:fldCharType="begin"/>
        </w:r>
        <w:r>
          <w:rPr>
            <w:webHidden/>
          </w:rPr>
          <w:instrText xml:space="preserve"> PAGEREF _Toc132120880 \h </w:instrText>
        </w:r>
      </w:ins>
      <w:r>
        <w:rPr>
          <w:webHidden/>
        </w:rPr>
      </w:r>
      <w:r>
        <w:rPr>
          <w:webHidden/>
        </w:rPr>
        <w:fldChar w:fldCharType="separate"/>
      </w:r>
      <w:ins w:id="165" w:author="John Buck" w:date="2023-04-21T13:55:00Z">
        <w:r w:rsidR="00E35EEA">
          <w:rPr>
            <w:webHidden/>
          </w:rPr>
          <w:t>45</w:t>
        </w:r>
      </w:ins>
      <w:ins w:id="166" w:author="John Buck" w:date="2023-04-11T15:53:00Z">
        <w:r>
          <w:rPr>
            <w:webHidden/>
          </w:rPr>
          <w:fldChar w:fldCharType="end"/>
        </w:r>
        <w:r w:rsidRPr="00392F46">
          <w:rPr>
            <w:rStyle w:val="Hyperlink"/>
          </w:rPr>
          <w:fldChar w:fldCharType="end"/>
        </w:r>
      </w:ins>
    </w:p>
    <w:p w14:paraId="2072EE87" w14:textId="51E6D8B9" w:rsidR="00917410" w:rsidRDefault="00917410" w:rsidP="00917410">
      <w:pPr>
        <w:pStyle w:val="TOC1"/>
        <w:rPr>
          <w:ins w:id="167" w:author="John Buck" w:date="2023-04-11T15:53:00Z"/>
          <w:rFonts w:asciiTheme="minorHAnsi" w:eastAsiaTheme="minorEastAsia" w:hAnsiTheme="minorHAnsi" w:cstheme="minorBidi"/>
          <w:sz w:val="22"/>
          <w:szCs w:val="22"/>
        </w:rPr>
      </w:pPr>
      <w:ins w:id="168" w:author="John Buck" w:date="2023-04-11T15:53:00Z">
        <w:r w:rsidRPr="00392F46">
          <w:rPr>
            <w:rStyle w:val="Hyperlink"/>
          </w:rPr>
          <w:fldChar w:fldCharType="begin"/>
        </w:r>
        <w:r w:rsidRPr="00392F46">
          <w:rPr>
            <w:rStyle w:val="Hyperlink"/>
          </w:rPr>
          <w:instrText xml:space="preserve"> </w:instrText>
        </w:r>
        <w:r>
          <w:instrText>HYPERLINK \l "_Toc132120881"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w:t>
        </w:r>
        <w:r>
          <w:rPr>
            <w:rFonts w:asciiTheme="minorHAnsi" w:eastAsiaTheme="minorEastAsia" w:hAnsiTheme="minorHAnsi" w:cstheme="minorBidi"/>
            <w:sz w:val="22"/>
            <w:szCs w:val="22"/>
          </w:rPr>
          <w:tab/>
        </w:r>
        <w:r w:rsidRPr="00392F46">
          <w:rPr>
            <w:rStyle w:val="Hyperlink"/>
          </w:rPr>
          <w:t>Interactive Contest Configuration</w:t>
        </w:r>
        <w:r>
          <w:rPr>
            <w:webHidden/>
          </w:rPr>
          <w:tab/>
        </w:r>
        <w:r>
          <w:rPr>
            <w:webHidden/>
          </w:rPr>
          <w:fldChar w:fldCharType="begin"/>
        </w:r>
        <w:r>
          <w:rPr>
            <w:webHidden/>
          </w:rPr>
          <w:instrText xml:space="preserve"> PAGEREF _Toc132120881 \h </w:instrText>
        </w:r>
      </w:ins>
      <w:r>
        <w:rPr>
          <w:webHidden/>
        </w:rPr>
      </w:r>
      <w:r>
        <w:rPr>
          <w:webHidden/>
        </w:rPr>
        <w:fldChar w:fldCharType="separate"/>
      </w:r>
      <w:ins w:id="169" w:author="John Buck" w:date="2023-04-21T13:55:00Z">
        <w:r w:rsidR="00E35EEA">
          <w:rPr>
            <w:webHidden/>
          </w:rPr>
          <w:t>51</w:t>
        </w:r>
      </w:ins>
      <w:ins w:id="170" w:author="John Buck" w:date="2023-04-11T15:53:00Z">
        <w:r>
          <w:rPr>
            <w:webHidden/>
          </w:rPr>
          <w:fldChar w:fldCharType="end"/>
        </w:r>
        <w:r w:rsidRPr="00392F46">
          <w:rPr>
            <w:rStyle w:val="Hyperlink"/>
          </w:rPr>
          <w:fldChar w:fldCharType="end"/>
        </w:r>
      </w:ins>
    </w:p>
    <w:p w14:paraId="74358017" w14:textId="61DA0297" w:rsidR="00917410" w:rsidRDefault="00917410">
      <w:pPr>
        <w:pStyle w:val="TOC2"/>
        <w:rPr>
          <w:ins w:id="171" w:author="John Buck" w:date="2023-04-11T15:53:00Z"/>
          <w:rFonts w:asciiTheme="minorHAnsi" w:eastAsiaTheme="minorEastAsia" w:hAnsiTheme="minorHAnsi" w:cstheme="minorBidi"/>
          <w:b w:val="0"/>
          <w:bCs w:val="0"/>
          <w:sz w:val="22"/>
          <w:szCs w:val="22"/>
        </w:rPr>
      </w:pPr>
      <w:ins w:id="172" w:author="John Buck" w:date="2023-04-11T15:53:00Z">
        <w:r w:rsidRPr="00392F46">
          <w:rPr>
            <w:rStyle w:val="Hyperlink"/>
          </w:rPr>
          <w:fldChar w:fldCharType="begin"/>
        </w:r>
        <w:r w:rsidRPr="00392F46">
          <w:rPr>
            <w:rStyle w:val="Hyperlink"/>
          </w:rPr>
          <w:instrText xml:space="preserve"> </w:instrText>
        </w:r>
        <w:r>
          <w:instrText>HYPERLINK \l "_Toc132120882"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6.1</w:t>
        </w:r>
        <w:r>
          <w:rPr>
            <w:rFonts w:asciiTheme="minorHAnsi" w:eastAsiaTheme="minorEastAsia" w:hAnsiTheme="minorHAnsi" w:cstheme="minorBidi"/>
            <w:b w:val="0"/>
            <w:bCs w:val="0"/>
            <w:sz w:val="22"/>
            <w:szCs w:val="22"/>
          </w:rPr>
          <w:tab/>
        </w:r>
        <w:r w:rsidRPr="00392F46">
          <w:rPr>
            <w:rStyle w:val="Hyperlink"/>
          </w:rPr>
          <w:t>Administrator Login</w:t>
        </w:r>
        <w:r>
          <w:rPr>
            <w:webHidden/>
          </w:rPr>
          <w:tab/>
        </w:r>
        <w:r>
          <w:rPr>
            <w:webHidden/>
          </w:rPr>
          <w:fldChar w:fldCharType="begin"/>
        </w:r>
        <w:r>
          <w:rPr>
            <w:webHidden/>
          </w:rPr>
          <w:instrText xml:space="preserve"> PAGEREF _Toc132120882 \h </w:instrText>
        </w:r>
      </w:ins>
      <w:r>
        <w:rPr>
          <w:webHidden/>
        </w:rPr>
      </w:r>
      <w:r>
        <w:rPr>
          <w:webHidden/>
        </w:rPr>
        <w:fldChar w:fldCharType="separate"/>
      </w:r>
      <w:ins w:id="173" w:author="John Buck" w:date="2023-04-21T13:55:00Z">
        <w:r w:rsidR="00E35EEA">
          <w:rPr>
            <w:webHidden/>
          </w:rPr>
          <w:t>51</w:t>
        </w:r>
      </w:ins>
      <w:ins w:id="174" w:author="John Buck" w:date="2023-04-11T15:53:00Z">
        <w:r>
          <w:rPr>
            <w:webHidden/>
          </w:rPr>
          <w:fldChar w:fldCharType="end"/>
        </w:r>
        <w:r w:rsidRPr="00392F46">
          <w:rPr>
            <w:rStyle w:val="Hyperlink"/>
          </w:rPr>
          <w:fldChar w:fldCharType="end"/>
        </w:r>
      </w:ins>
    </w:p>
    <w:p w14:paraId="437FE465" w14:textId="044A5A1F" w:rsidR="00917410" w:rsidRDefault="00917410">
      <w:pPr>
        <w:pStyle w:val="TOC2"/>
        <w:rPr>
          <w:ins w:id="175" w:author="John Buck" w:date="2023-04-11T15:53:00Z"/>
          <w:rFonts w:asciiTheme="minorHAnsi" w:eastAsiaTheme="minorEastAsia" w:hAnsiTheme="minorHAnsi" w:cstheme="minorBidi"/>
          <w:b w:val="0"/>
          <w:bCs w:val="0"/>
          <w:sz w:val="22"/>
          <w:szCs w:val="22"/>
        </w:rPr>
      </w:pPr>
      <w:ins w:id="176" w:author="John Buck" w:date="2023-04-11T15:53:00Z">
        <w:r w:rsidRPr="00392F46">
          <w:rPr>
            <w:rStyle w:val="Hyperlink"/>
          </w:rPr>
          <w:fldChar w:fldCharType="begin"/>
        </w:r>
        <w:r w:rsidRPr="00392F46">
          <w:rPr>
            <w:rStyle w:val="Hyperlink"/>
          </w:rPr>
          <w:instrText xml:space="preserve"> </w:instrText>
        </w:r>
        <w:r>
          <w:instrText>HYPERLINK \l "_Toc132120883"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w:t>
        </w:r>
        <w:r>
          <w:rPr>
            <w:rFonts w:asciiTheme="minorHAnsi" w:eastAsiaTheme="minorEastAsia" w:hAnsiTheme="minorHAnsi" w:cstheme="minorBidi"/>
            <w:b w:val="0"/>
            <w:bCs w:val="0"/>
            <w:sz w:val="22"/>
            <w:szCs w:val="22"/>
          </w:rPr>
          <w:tab/>
        </w:r>
        <w:r w:rsidRPr="00392F46">
          <w:rPr>
            <w:rStyle w:val="Hyperlink"/>
          </w:rPr>
          <w:t>User Accounts</w:t>
        </w:r>
        <w:r>
          <w:rPr>
            <w:webHidden/>
          </w:rPr>
          <w:tab/>
        </w:r>
        <w:r>
          <w:rPr>
            <w:webHidden/>
          </w:rPr>
          <w:fldChar w:fldCharType="begin"/>
        </w:r>
        <w:r>
          <w:rPr>
            <w:webHidden/>
          </w:rPr>
          <w:instrText xml:space="preserve"> PAGEREF _Toc132120883 \h </w:instrText>
        </w:r>
      </w:ins>
      <w:r>
        <w:rPr>
          <w:webHidden/>
        </w:rPr>
      </w:r>
      <w:r>
        <w:rPr>
          <w:webHidden/>
        </w:rPr>
        <w:fldChar w:fldCharType="separate"/>
      </w:r>
      <w:ins w:id="177" w:author="John Buck" w:date="2023-04-21T13:55:00Z">
        <w:r w:rsidR="00E35EEA">
          <w:rPr>
            <w:webHidden/>
          </w:rPr>
          <w:t>52</w:t>
        </w:r>
      </w:ins>
      <w:ins w:id="178" w:author="John Buck" w:date="2023-04-11T15:53:00Z">
        <w:r>
          <w:rPr>
            <w:webHidden/>
          </w:rPr>
          <w:fldChar w:fldCharType="end"/>
        </w:r>
        <w:r w:rsidRPr="00392F46">
          <w:rPr>
            <w:rStyle w:val="Hyperlink"/>
          </w:rPr>
          <w:fldChar w:fldCharType="end"/>
        </w:r>
      </w:ins>
    </w:p>
    <w:p w14:paraId="1C69E237" w14:textId="69EEC223" w:rsidR="00917410" w:rsidRDefault="00917410">
      <w:pPr>
        <w:pStyle w:val="TOC3"/>
        <w:rPr>
          <w:ins w:id="179" w:author="John Buck" w:date="2023-04-11T15:53:00Z"/>
          <w:rFonts w:asciiTheme="minorHAnsi" w:eastAsiaTheme="minorEastAsia" w:hAnsiTheme="minorHAnsi" w:cstheme="minorBidi"/>
          <w:sz w:val="22"/>
          <w:szCs w:val="22"/>
        </w:rPr>
      </w:pPr>
      <w:ins w:id="180" w:author="John Buck" w:date="2023-04-11T15:53:00Z">
        <w:r w:rsidRPr="00392F46">
          <w:rPr>
            <w:rStyle w:val="Hyperlink"/>
          </w:rPr>
          <w:fldChar w:fldCharType="begin"/>
        </w:r>
        <w:r w:rsidRPr="00392F46">
          <w:rPr>
            <w:rStyle w:val="Hyperlink"/>
          </w:rPr>
          <w:instrText xml:space="preserve"> </w:instrText>
        </w:r>
        <w:r>
          <w:instrText>HYPERLINK \l "_Toc132120884"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6.2.1</w:t>
        </w:r>
        <w:r>
          <w:rPr>
            <w:rFonts w:asciiTheme="minorHAnsi" w:eastAsiaTheme="minorEastAsia" w:hAnsiTheme="minorHAnsi" w:cstheme="minorBidi"/>
            <w:sz w:val="22"/>
            <w:szCs w:val="22"/>
          </w:rPr>
          <w:tab/>
        </w:r>
        <w:r w:rsidRPr="00392F46">
          <w:rPr>
            <w:rStyle w:val="Hyperlink"/>
          </w:rPr>
          <w:t>Account Creation</w:t>
        </w:r>
        <w:r>
          <w:rPr>
            <w:webHidden/>
          </w:rPr>
          <w:tab/>
        </w:r>
        <w:r>
          <w:rPr>
            <w:webHidden/>
          </w:rPr>
          <w:fldChar w:fldCharType="begin"/>
        </w:r>
        <w:r>
          <w:rPr>
            <w:webHidden/>
          </w:rPr>
          <w:instrText xml:space="preserve"> PAGEREF _Toc132120884 \h </w:instrText>
        </w:r>
      </w:ins>
      <w:r>
        <w:rPr>
          <w:webHidden/>
        </w:rPr>
      </w:r>
      <w:r>
        <w:rPr>
          <w:webHidden/>
        </w:rPr>
        <w:fldChar w:fldCharType="separate"/>
      </w:r>
      <w:ins w:id="181" w:author="John Buck" w:date="2023-04-21T13:55:00Z">
        <w:r w:rsidR="00E35EEA">
          <w:rPr>
            <w:webHidden/>
          </w:rPr>
          <w:t>52</w:t>
        </w:r>
      </w:ins>
      <w:ins w:id="182" w:author="John Buck" w:date="2023-04-11T15:53:00Z">
        <w:r>
          <w:rPr>
            <w:webHidden/>
          </w:rPr>
          <w:fldChar w:fldCharType="end"/>
        </w:r>
        <w:r w:rsidRPr="00392F46">
          <w:rPr>
            <w:rStyle w:val="Hyperlink"/>
          </w:rPr>
          <w:fldChar w:fldCharType="end"/>
        </w:r>
      </w:ins>
    </w:p>
    <w:p w14:paraId="2518248F" w14:textId="5070BDB2" w:rsidR="00917410" w:rsidRDefault="00917410">
      <w:pPr>
        <w:pStyle w:val="TOC3"/>
        <w:rPr>
          <w:ins w:id="183" w:author="John Buck" w:date="2023-04-11T15:53:00Z"/>
          <w:rFonts w:asciiTheme="minorHAnsi" w:eastAsiaTheme="minorEastAsia" w:hAnsiTheme="minorHAnsi" w:cstheme="minorBidi"/>
          <w:sz w:val="22"/>
          <w:szCs w:val="22"/>
        </w:rPr>
      </w:pPr>
      <w:ins w:id="184" w:author="John Buck" w:date="2023-04-11T15:53:00Z">
        <w:r w:rsidRPr="00392F46">
          <w:rPr>
            <w:rStyle w:val="Hyperlink"/>
          </w:rPr>
          <w:fldChar w:fldCharType="begin"/>
        </w:r>
        <w:r w:rsidRPr="00392F46">
          <w:rPr>
            <w:rStyle w:val="Hyperlink"/>
          </w:rPr>
          <w:instrText xml:space="preserve"> </w:instrText>
        </w:r>
        <w:r>
          <w:instrText>HYPERLINK \l "_Toc132120885"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6.2.2</w:t>
        </w:r>
        <w:r>
          <w:rPr>
            <w:rFonts w:asciiTheme="minorHAnsi" w:eastAsiaTheme="minorEastAsia" w:hAnsiTheme="minorHAnsi" w:cstheme="minorBidi"/>
            <w:sz w:val="22"/>
            <w:szCs w:val="22"/>
          </w:rPr>
          <w:tab/>
        </w:r>
        <w:r w:rsidRPr="00392F46">
          <w:rPr>
            <w:rStyle w:val="Hyperlink"/>
          </w:rPr>
          <w:t>Account Names and Passwords</w:t>
        </w:r>
        <w:r>
          <w:rPr>
            <w:webHidden/>
          </w:rPr>
          <w:tab/>
        </w:r>
        <w:r>
          <w:rPr>
            <w:webHidden/>
          </w:rPr>
          <w:fldChar w:fldCharType="begin"/>
        </w:r>
        <w:r>
          <w:rPr>
            <w:webHidden/>
          </w:rPr>
          <w:instrText xml:space="preserve"> PAGEREF _Toc132120885 \h </w:instrText>
        </w:r>
      </w:ins>
      <w:r>
        <w:rPr>
          <w:webHidden/>
        </w:rPr>
      </w:r>
      <w:r>
        <w:rPr>
          <w:webHidden/>
        </w:rPr>
        <w:fldChar w:fldCharType="separate"/>
      </w:r>
      <w:ins w:id="185" w:author="John Buck" w:date="2023-04-21T13:55:00Z">
        <w:r w:rsidR="00E35EEA">
          <w:rPr>
            <w:webHidden/>
          </w:rPr>
          <w:t>53</w:t>
        </w:r>
      </w:ins>
      <w:ins w:id="186" w:author="John Buck" w:date="2023-04-11T15:53:00Z">
        <w:r>
          <w:rPr>
            <w:webHidden/>
          </w:rPr>
          <w:fldChar w:fldCharType="end"/>
        </w:r>
        <w:r w:rsidRPr="00392F46">
          <w:rPr>
            <w:rStyle w:val="Hyperlink"/>
          </w:rPr>
          <w:fldChar w:fldCharType="end"/>
        </w:r>
      </w:ins>
    </w:p>
    <w:p w14:paraId="2A3F4DDA" w14:textId="3F8C8118" w:rsidR="00917410" w:rsidRDefault="00917410">
      <w:pPr>
        <w:pStyle w:val="TOC3"/>
        <w:rPr>
          <w:ins w:id="187" w:author="John Buck" w:date="2023-04-11T15:53:00Z"/>
          <w:rFonts w:asciiTheme="minorHAnsi" w:eastAsiaTheme="minorEastAsia" w:hAnsiTheme="minorHAnsi" w:cstheme="minorBidi"/>
          <w:sz w:val="22"/>
          <w:szCs w:val="22"/>
        </w:rPr>
      </w:pPr>
      <w:ins w:id="188" w:author="John Buck" w:date="2023-04-11T15:53:00Z">
        <w:r w:rsidRPr="00392F46">
          <w:rPr>
            <w:rStyle w:val="Hyperlink"/>
          </w:rPr>
          <w:fldChar w:fldCharType="begin"/>
        </w:r>
        <w:r w:rsidRPr="00392F46">
          <w:rPr>
            <w:rStyle w:val="Hyperlink"/>
          </w:rPr>
          <w:instrText xml:space="preserve"> </w:instrText>
        </w:r>
        <w:r>
          <w:instrText>HYPERLINK \l "_Toc132120886"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6.2.3</w:t>
        </w:r>
        <w:r>
          <w:rPr>
            <w:rFonts w:asciiTheme="minorHAnsi" w:eastAsiaTheme="minorEastAsia" w:hAnsiTheme="minorHAnsi" w:cstheme="minorBidi"/>
            <w:sz w:val="22"/>
            <w:szCs w:val="22"/>
          </w:rPr>
          <w:tab/>
        </w:r>
        <w:r w:rsidRPr="00392F46">
          <w:rPr>
            <w:rStyle w:val="Hyperlink"/>
          </w:rPr>
          <w:t>Loading Account Data</w:t>
        </w:r>
        <w:r>
          <w:rPr>
            <w:webHidden/>
          </w:rPr>
          <w:tab/>
        </w:r>
        <w:r>
          <w:rPr>
            <w:webHidden/>
          </w:rPr>
          <w:fldChar w:fldCharType="begin"/>
        </w:r>
        <w:r>
          <w:rPr>
            <w:webHidden/>
          </w:rPr>
          <w:instrText xml:space="preserve"> PAGEREF _Toc132120886 \h </w:instrText>
        </w:r>
      </w:ins>
      <w:r>
        <w:rPr>
          <w:webHidden/>
        </w:rPr>
      </w:r>
      <w:r>
        <w:rPr>
          <w:webHidden/>
        </w:rPr>
        <w:fldChar w:fldCharType="separate"/>
      </w:r>
      <w:ins w:id="189" w:author="John Buck" w:date="2023-04-21T13:55:00Z">
        <w:r w:rsidR="00E35EEA">
          <w:rPr>
            <w:webHidden/>
          </w:rPr>
          <w:t>56</w:t>
        </w:r>
      </w:ins>
      <w:ins w:id="190" w:author="John Buck" w:date="2023-04-11T15:53:00Z">
        <w:r>
          <w:rPr>
            <w:webHidden/>
          </w:rPr>
          <w:fldChar w:fldCharType="end"/>
        </w:r>
        <w:r w:rsidRPr="00392F46">
          <w:rPr>
            <w:rStyle w:val="Hyperlink"/>
          </w:rPr>
          <w:fldChar w:fldCharType="end"/>
        </w:r>
      </w:ins>
    </w:p>
    <w:p w14:paraId="599A7E1C" w14:textId="3EC72771" w:rsidR="00917410" w:rsidRDefault="00917410">
      <w:pPr>
        <w:pStyle w:val="TOC3"/>
        <w:rPr>
          <w:ins w:id="191" w:author="John Buck" w:date="2023-04-11T15:53:00Z"/>
          <w:rFonts w:asciiTheme="minorHAnsi" w:eastAsiaTheme="minorEastAsia" w:hAnsiTheme="minorHAnsi" w:cstheme="minorBidi"/>
          <w:sz w:val="22"/>
          <w:szCs w:val="22"/>
        </w:rPr>
      </w:pPr>
      <w:ins w:id="192" w:author="John Buck" w:date="2023-04-11T15:53:00Z">
        <w:r w:rsidRPr="00392F46">
          <w:rPr>
            <w:rStyle w:val="Hyperlink"/>
          </w:rPr>
          <w:fldChar w:fldCharType="begin"/>
        </w:r>
        <w:r w:rsidRPr="00392F46">
          <w:rPr>
            <w:rStyle w:val="Hyperlink"/>
          </w:rPr>
          <w:instrText xml:space="preserve"> </w:instrText>
        </w:r>
        <w:r>
          <w:instrText>HYPERLINK \l "_Toc132120887"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6.2.4</w:t>
        </w:r>
        <w:r>
          <w:rPr>
            <w:rFonts w:asciiTheme="minorHAnsi" w:eastAsiaTheme="minorEastAsia" w:hAnsiTheme="minorHAnsi" w:cstheme="minorBidi"/>
            <w:sz w:val="22"/>
            <w:szCs w:val="22"/>
          </w:rPr>
          <w:tab/>
        </w:r>
        <w:r w:rsidRPr="00392F46">
          <w:rPr>
            <w:rStyle w:val="Hyperlink"/>
          </w:rPr>
          <w:t>Importing ICPC Data</w:t>
        </w:r>
        <w:r>
          <w:rPr>
            <w:webHidden/>
          </w:rPr>
          <w:tab/>
        </w:r>
        <w:r>
          <w:rPr>
            <w:webHidden/>
          </w:rPr>
          <w:fldChar w:fldCharType="begin"/>
        </w:r>
        <w:r>
          <w:rPr>
            <w:webHidden/>
          </w:rPr>
          <w:instrText xml:space="preserve"> PAGEREF _Toc132120887 \h </w:instrText>
        </w:r>
      </w:ins>
      <w:r>
        <w:rPr>
          <w:webHidden/>
        </w:rPr>
      </w:r>
      <w:r>
        <w:rPr>
          <w:webHidden/>
        </w:rPr>
        <w:fldChar w:fldCharType="separate"/>
      </w:r>
      <w:ins w:id="193" w:author="John Buck" w:date="2023-04-21T13:55:00Z">
        <w:r w:rsidR="00E35EEA">
          <w:rPr>
            <w:webHidden/>
          </w:rPr>
          <w:t>57</w:t>
        </w:r>
      </w:ins>
      <w:ins w:id="194" w:author="John Buck" w:date="2023-04-11T15:53:00Z">
        <w:r>
          <w:rPr>
            <w:webHidden/>
          </w:rPr>
          <w:fldChar w:fldCharType="end"/>
        </w:r>
        <w:r w:rsidRPr="00392F46">
          <w:rPr>
            <w:rStyle w:val="Hyperlink"/>
          </w:rPr>
          <w:fldChar w:fldCharType="end"/>
        </w:r>
      </w:ins>
    </w:p>
    <w:p w14:paraId="16E4D0D1" w14:textId="4D7A10BF" w:rsidR="00917410" w:rsidRDefault="00917410">
      <w:pPr>
        <w:pStyle w:val="TOC2"/>
        <w:rPr>
          <w:ins w:id="195" w:author="John Buck" w:date="2023-04-11T15:53:00Z"/>
          <w:rFonts w:asciiTheme="minorHAnsi" w:eastAsiaTheme="minorEastAsia" w:hAnsiTheme="minorHAnsi" w:cstheme="minorBidi"/>
          <w:b w:val="0"/>
          <w:bCs w:val="0"/>
          <w:sz w:val="22"/>
          <w:szCs w:val="22"/>
        </w:rPr>
      </w:pPr>
      <w:ins w:id="196" w:author="John Buck" w:date="2023-04-11T15:53:00Z">
        <w:r w:rsidRPr="00392F46">
          <w:rPr>
            <w:rStyle w:val="Hyperlink"/>
          </w:rPr>
          <w:fldChar w:fldCharType="begin"/>
        </w:r>
        <w:r w:rsidRPr="00392F46">
          <w:rPr>
            <w:rStyle w:val="Hyperlink"/>
          </w:rPr>
          <w:instrText xml:space="preserve"> </w:instrText>
        </w:r>
        <w:r>
          <w:instrText>HYPERLINK \l "_Toc132120888"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w:t>
        </w:r>
        <w:r>
          <w:rPr>
            <w:rFonts w:asciiTheme="minorHAnsi" w:eastAsiaTheme="minorEastAsia" w:hAnsiTheme="minorHAnsi" w:cstheme="minorBidi"/>
            <w:b w:val="0"/>
            <w:bCs w:val="0"/>
            <w:sz w:val="22"/>
            <w:szCs w:val="22"/>
          </w:rPr>
          <w:tab/>
        </w:r>
        <w:r w:rsidRPr="00392F46">
          <w:rPr>
            <w:rStyle w:val="Hyperlink"/>
          </w:rPr>
          <w:t>Contest Problems</w:t>
        </w:r>
        <w:r>
          <w:rPr>
            <w:webHidden/>
          </w:rPr>
          <w:tab/>
        </w:r>
        <w:r>
          <w:rPr>
            <w:webHidden/>
          </w:rPr>
          <w:fldChar w:fldCharType="begin"/>
        </w:r>
        <w:r>
          <w:rPr>
            <w:webHidden/>
          </w:rPr>
          <w:instrText xml:space="preserve"> PAGEREF _Toc132120888 \h </w:instrText>
        </w:r>
      </w:ins>
      <w:r>
        <w:rPr>
          <w:webHidden/>
        </w:rPr>
      </w:r>
      <w:r>
        <w:rPr>
          <w:webHidden/>
        </w:rPr>
        <w:fldChar w:fldCharType="separate"/>
      </w:r>
      <w:ins w:id="197" w:author="John Buck" w:date="2023-04-21T13:55:00Z">
        <w:r w:rsidR="00E35EEA">
          <w:rPr>
            <w:webHidden/>
          </w:rPr>
          <w:t>58</w:t>
        </w:r>
      </w:ins>
      <w:ins w:id="198" w:author="John Buck" w:date="2023-04-11T15:53:00Z">
        <w:r>
          <w:rPr>
            <w:webHidden/>
          </w:rPr>
          <w:fldChar w:fldCharType="end"/>
        </w:r>
        <w:r w:rsidRPr="00392F46">
          <w:rPr>
            <w:rStyle w:val="Hyperlink"/>
          </w:rPr>
          <w:fldChar w:fldCharType="end"/>
        </w:r>
      </w:ins>
    </w:p>
    <w:p w14:paraId="632B90D4" w14:textId="06246C54" w:rsidR="00917410" w:rsidRDefault="00917410">
      <w:pPr>
        <w:pStyle w:val="TOC3"/>
        <w:rPr>
          <w:ins w:id="199" w:author="John Buck" w:date="2023-04-11T15:53:00Z"/>
          <w:rFonts w:asciiTheme="minorHAnsi" w:eastAsiaTheme="minorEastAsia" w:hAnsiTheme="minorHAnsi" w:cstheme="minorBidi"/>
          <w:sz w:val="22"/>
          <w:szCs w:val="22"/>
        </w:rPr>
      </w:pPr>
      <w:ins w:id="200" w:author="John Buck" w:date="2023-04-11T15:53:00Z">
        <w:r w:rsidRPr="00392F46">
          <w:rPr>
            <w:rStyle w:val="Hyperlink"/>
          </w:rPr>
          <w:fldChar w:fldCharType="begin"/>
        </w:r>
        <w:r w:rsidRPr="00392F46">
          <w:rPr>
            <w:rStyle w:val="Hyperlink"/>
          </w:rPr>
          <w:instrText xml:space="preserve"> </w:instrText>
        </w:r>
        <w:r>
          <w:instrText>HYPERLINK \l "_Toc132120889"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6.3.1</w:t>
        </w:r>
        <w:r>
          <w:rPr>
            <w:rFonts w:asciiTheme="minorHAnsi" w:eastAsiaTheme="minorEastAsia" w:hAnsiTheme="minorHAnsi" w:cstheme="minorBidi"/>
            <w:sz w:val="22"/>
            <w:szCs w:val="22"/>
          </w:rPr>
          <w:tab/>
        </w:r>
        <w:r w:rsidRPr="00392F46">
          <w:rPr>
            <w:rStyle w:val="Hyperlink"/>
          </w:rPr>
          <w:t>Defining a Problem</w:t>
        </w:r>
        <w:r>
          <w:rPr>
            <w:webHidden/>
          </w:rPr>
          <w:tab/>
        </w:r>
        <w:r>
          <w:rPr>
            <w:webHidden/>
          </w:rPr>
          <w:fldChar w:fldCharType="begin"/>
        </w:r>
        <w:r>
          <w:rPr>
            <w:webHidden/>
          </w:rPr>
          <w:instrText xml:space="preserve"> PAGEREF _Toc132120889 \h </w:instrText>
        </w:r>
      </w:ins>
      <w:r>
        <w:rPr>
          <w:webHidden/>
        </w:rPr>
      </w:r>
      <w:r>
        <w:rPr>
          <w:webHidden/>
        </w:rPr>
        <w:fldChar w:fldCharType="separate"/>
      </w:r>
      <w:ins w:id="201" w:author="John Buck" w:date="2023-04-21T13:55:00Z">
        <w:r w:rsidR="00E35EEA">
          <w:rPr>
            <w:webHidden/>
          </w:rPr>
          <w:t>58</w:t>
        </w:r>
      </w:ins>
      <w:ins w:id="202" w:author="John Buck" w:date="2023-04-11T15:53:00Z">
        <w:r>
          <w:rPr>
            <w:webHidden/>
          </w:rPr>
          <w:fldChar w:fldCharType="end"/>
        </w:r>
        <w:r w:rsidRPr="00392F46">
          <w:rPr>
            <w:rStyle w:val="Hyperlink"/>
          </w:rPr>
          <w:fldChar w:fldCharType="end"/>
        </w:r>
      </w:ins>
    </w:p>
    <w:p w14:paraId="196009FB" w14:textId="7FC964B7" w:rsidR="00917410" w:rsidRDefault="00917410">
      <w:pPr>
        <w:pStyle w:val="TOC3"/>
        <w:rPr>
          <w:ins w:id="203" w:author="John Buck" w:date="2023-04-11T15:53:00Z"/>
          <w:rFonts w:asciiTheme="minorHAnsi" w:eastAsiaTheme="minorEastAsia" w:hAnsiTheme="minorHAnsi" w:cstheme="minorBidi"/>
          <w:sz w:val="22"/>
          <w:szCs w:val="22"/>
        </w:rPr>
      </w:pPr>
      <w:ins w:id="204" w:author="John Buck" w:date="2023-04-11T15:53:00Z">
        <w:r w:rsidRPr="00392F46">
          <w:rPr>
            <w:rStyle w:val="Hyperlink"/>
          </w:rPr>
          <w:fldChar w:fldCharType="begin"/>
        </w:r>
        <w:r w:rsidRPr="00392F46">
          <w:rPr>
            <w:rStyle w:val="Hyperlink"/>
          </w:rPr>
          <w:instrText xml:space="preserve"> </w:instrText>
        </w:r>
        <w:r>
          <w:instrText>HYPERLINK \l "_Toc132120899"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6.3.2</w:t>
        </w:r>
        <w:r>
          <w:rPr>
            <w:rFonts w:asciiTheme="minorHAnsi" w:eastAsiaTheme="minorEastAsia" w:hAnsiTheme="minorHAnsi" w:cstheme="minorBidi"/>
            <w:sz w:val="22"/>
            <w:szCs w:val="22"/>
          </w:rPr>
          <w:tab/>
        </w:r>
        <w:r w:rsidRPr="00392F46">
          <w:rPr>
            <w:rStyle w:val="Hyperlink"/>
          </w:rPr>
          <w:t>Multiple Test Data Files</w:t>
        </w:r>
        <w:r>
          <w:rPr>
            <w:webHidden/>
          </w:rPr>
          <w:tab/>
        </w:r>
        <w:r>
          <w:rPr>
            <w:webHidden/>
          </w:rPr>
          <w:fldChar w:fldCharType="begin"/>
        </w:r>
        <w:r>
          <w:rPr>
            <w:webHidden/>
          </w:rPr>
          <w:instrText xml:space="preserve"> PAGEREF _Toc132120899 \h </w:instrText>
        </w:r>
      </w:ins>
      <w:r>
        <w:rPr>
          <w:webHidden/>
        </w:rPr>
      </w:r>
      <w:r>
        <w:rPr>
          <w:webHidden/>
        </w:rPr>
        <w:fldChar w:fldCharType="separate"/>
      </w:r>
      <w:ins w:id="205" w:author="John Buck" w:date="2023-04-21T13:55:00Z">
        <w:r w:rsidR="00E35EEA">
          <w:rPr>
            <w:webHidden/>
          </w:rPr>
          <w:t>63</w:t>
        </w:r>
      </w:ins>
      <w:ins w:id="206" w:author="John Buck" w:date="2023-04-11T15:53:00Z">
        <w:r>
          <w:rPr>
            <w:webHidden/>
          </w:rPr>
          <w:fldChar w:fldCharType="end"/>
        </w:r>
        <w:r w:rsidRPr="00392F46">
          <w:rPr>
            <w:rStyle w:val="Hyperlink"/>
          </w:rPr>
          <w:fldChar w:fldCharType="end"/>
        </w:r>
      </w:ins>
    </w:p>
    <w:p w14:paraId="146BAA6B" w14:textId="19CEBFF1" w:rsidR="00917410" w:rsidRDefault="00917410">
      <w:pPr>
        <w:pStyle w:val="TOC3"/>
        <w:rPr>
          <w:ins w:id="207" w:author="John Buck" w:date="2023-04-11T15:53:00Z"/>
          <w:rFonts w:asciiTheme="minorHAnsi" w:eastAsiaTheme="minorEastAsia" w:hAnsiTheme="minorHAnsi" w:cstheme="minorBidi"/>
          <w:sz w:val="22"/>
          <w:szCs w:val="22"/>
        </w:rPr>
      </w:pPr>
      <w:ins w:id="208" w:author="John Buck" w:date="2023-04-11T15:53:00Z">
        <w:r w:rsidRPr="00392F46">
          <w:rPr>
            <w:rStyle w:val="Hyperlink"/>
          </w:rPr>
          <w:fldChar w:fldCharType="begin"/>
        </w:r>
        <w:r w:rsidRPr="00392F46">
          <w:rPr>
            <w:rStyle w:val="Hyperlink"/>
          </w:rPr>
          <w:instrText xml:space="preserve"> </w:instrText>
        </w:r>
        <w:r>
          <w:instrText>HYPERLINK \l "_Toc132120900"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6.3.3</w:t>
        </w:r>
        <w:r>
          <w:rPr>
            <w:rFonts w:asciiTheme="minorHAnsi" w:eastAsiaTheme="minorEastAsia" w:hAnsiTheme="minorHAnsi" w:cstheme="minorBidi"/>
            <w:sz w:val="22"/>
            <w:szCs w:val="22"/>
          </w:rPr>
          <w:tab/>
        </w:r>
        <w:r w:rsidRPr="00392F46">
          <w:rPr>
            <w:rStyle w:val="Hyperlink"/>
          </w:rPr>
          <w:t>Defining Judging Type</w:t>
        </w:r>
        <w:r>
          <w:rPr>
            <w:webHidden/>
          </w:rPr>
          <w:tab/>
        </w:r>
        <w:r>
          <w:rPr>
            <w:webHidden/>
          </w:rPr>
          <w:fldChar w:fldCharType="begin"/>
        </w:r>
        <w:r>
          <w:rPr>
            <w:webHidden/>
          </w:rPr>
          <w:instrText xml:space="preserve"> PAGEREF _Toc132120900 \h </w:instrText>
        </w:r>
      </w:ins>
      <w:r>
        <w:rPr>
          <w:webHidden/>
        </w:rPr>
      </w:r>
      <w:r>
        <w:rPr>
          <w:webHidden/>
        </w:rPr>
        <w:fldChar w:fldCharType="separate"/>
      </w:r>
      <w:ins w:id="209" w:author="John Buck" w:date="2023-04-21T13:55:00Z">
        <w:r w:rsidR="00E35EEA">
          <w:rPr>
            <w:webHidden/>
          </w:rPr>
          <w:t>65</w:t>
        </w:r>
      </w:ins>
      <w:ins w:id="210" w:author="John Buck" w:date="2023-04-11T15:53:00Z">
        <w:r>
          <w:rPr>
            <w:webHidden/>
          </w:rPr>
          <w:fldChar w:fldCharType="end"/>
        </w:r>
        <w:r w:rsidRPr="00392F46">
          <w:rPr>
            <w:rStyle w:val="Hyperlink"/>
          </w:rPr>
          <w:fldChar w:fldCharType="end"/>
        </w:r>
      </w:ins>
    </w:p>
    <w:p w14:paraId="0175823F" w14:textId="264892A0" w:rsidR="00917410" w:rsidRDefault="00917410">
      <w:pPr>
        <w:pStyle w:val="TOC3"/>
        <w:rPr>
          <w:ins w:id="211" w:author="John Buck" w:date="2023-04-11T15:53:00Z"/>
          <w:rFonts w:asciiTheme="minorHAnsi" w:eastAsiaTheme="minorEastAsia" w:hAnsiTheme="minorHAnsi" w:cstheme="minorBidi"/>
          <w:sz w:val="22"/>
          <w:szCs w:val="22"/>
        </w:rPr>
      </w:pPr>
      <w:ins w:id="212" w:author="John Buck" w:date="2023-04-11T15:53:00Z">
        <w:r w:rsidRPr="00392F46">
          <w:rPr>
            <w:rStyle w:val="Hyperlink"/>
          </w:rPr>
          <w:fldChar w:fldCharType="begin"/>
        </w:r>
        <w:r w:rsidRPr="00392F46">
          <w:rPr>
            <w:rStyle w:val="Hyperlink"/>
          </w:rPr>
          <w:instrText xml:space="preserve"> </w:instrText>
        </w:r>
        <w:r>
          <w:instrText>HYPERLINK \l "_Toc132120901"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6.3.4</w:t>
        </w:r>
        <w:r>
          <w:rPr>
            <w:rFonts w:asciiTheme="minorHAnsi" w:eastAsiaTheme="minorEastAsia" w:hAnsiTheme="minorHAnsi" w:cstheme="minorBidi"/>
            <w:sz w:val="22"/>
            <w:szCs w:val="22"/>
          </w:rPr>
          <w:tab/>
        </w:r>
        <w:r w:rsidRPr="00392F46">
          <w:rPr>
            <w:rStyle w:val="Hyperlink"/>
          </w:rPr>
          <w:t>Assigning  Auto Judging to Judge modules</w:t>
        </w:r>
        <w:r>
          <w:rPr>
            <w:webHidden/>
          </w:rPr>
          <w:tab/>
        </w:r>
        <w:r>
          <w:rPr>
            <w:webHidden/>
          </w:rPr>
          <w:fldChar w:fldCharType="begin"/>
        </w:r>
        <w:r>
          <w:rPr>
            <w:webHidden/>
          </w:rPr>
          <w:instrText xml:space="preserve"> PAGEREF _Toc132120901 \h </w:instrText>
        </w:r>
      </w:ins>
      <w:r>
        <w:rPr>
          <w:webHidden/>
        </w:rPr>
      </w:r>
      <w:r>
        <w:rPr>
          <w:webHidden/>
        </w:rPr>
        <w:fldChar w:fldCharType="separate"/>
      </w:r>
      <w:ins w:id="213" w:author="John Buck" w:date="2023-04-21T13:55:00Z">
        <w:r w:rsidR="00E35EEA">
          <w:rPr>
            <w:webHidden/>
          </w:rPr>
          <w:t>67</w:t>
        </w:r>
      </w:ins>
      <w:ins w:id="214" w:author="John Buck" w:date="2023-04-11T15:53:00Z">
        <w:r>
          <w:rPr>
            <w:webHidden/>
          </w:rPr>
          <w:fldChar w:fldCharType="end"/>
        </w:r>
        <w:r w:rsidRPr="00392F46">
          <w:rPr>
            <w:rStyle w:val="Hyperlink"/>
          </w:rPr>
          <w:fldChar w:fldCharType="end"/>
        </w:r>
      </w:ins>
    </w:p>
    <w:p w14:paraId="14126748" w14:textId="7C8A025A" w:rsidR="00917410" w:rsidRDefault="00917410">
      <w:pPr>
        <w:pStyle w:val="TOC2"/>
        <w:rPr>
          <w:ins w:id="215" w:author="John Buck" w:date="2023-04-11T15:53:00Z"/>
          <w:rFonts w:asciiTheme="minorHAnsi" w:eastAsiaTheme="minorEastAsia" w:hAnsiTheme="minorHAnsi" w:cstheme="minorBidi"/>
          <w:b w:val="0"/>
          <w:bCs w:val="0"/>
          <w:sz w:val="22"/>
          <w:szCs w:val="22"/>
        </w:rPr>
      </w:pPr>
      <w:ins w:id="216" w:author="John Buck" w:date="2023-04-11T15:53:00Z">
        <w:r w:rsidRPr="00392F46">
          <w:rPr>
            <w:rStyle w:val="Hyperlink"/>
          </w:rPr>
          <w:fldChar w:fldCharType="begin"/>
        </w:r>
        <w:r w:rsidRPr="00392F46">
          <w:rPr>
            <w:rStyle w:val="Hyperlink"/>
          </w:rPr>
          <w:instrText xml:space="preserve"> </w:instrText>
        </w:r>
        <w:r>
          <w:instrText>HYPERLINK \l "_Toc132120902"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w:t>
        </w:r>
        <w:r>
          <w:rPr>
            <w:rFonts w:asciiTheme="minorHAnsi" w:eastAsiaTheme="minorEastAsia" w:hAnsiTheme="minorHAnsi" w:cstheme="minorBidi"/>
            <w:b w:val="0"/>
            <w:bCs w:val="0"/>
            <w:sz w:val="22"/>
            <w:szCs w:val="22"/>
          </w:rPr>
          <w:tab/>
        </w:r>
        <w:r w:rsidRPr="00392F46">
          <w:rPr>
            <w:rStyle w:val="Hyperlink"/>
          </w:rPr>
          <w:t>Contest  Languages</w:t>
        </w:r>
        <w:r>
          <w:rPr>
            <w:webHidden/>
          </w:rPr>
          <w:tab/>
        </w:r>
        <w:r>
          <w:rPr>
            <w:webHidden/>
          </w:rPr>
          <w:fldChar w:fldCharType="begin"/>
        </w:r>
        <w:r>
          <w:rPr>
            <w:webHidden/>
          </w:rPr>
          <w:instrText xml:space="preserve"> PAGEREF _Toc132120902 \h </w:instrText>
        </w:r>
      </w:ins>
      <w:r>
        <w:rPr>
          <w:webHidden/>
        </w:rPr>
      </w:r>
      <w:r>
        <w:rPr>
          <w:webHidden/>
        </w:rPr>
        <w:fldChar w:fldCharType="separate"/>
      </w:r>
      <w:ins w:id="217" w:author="John Buck" w:date="2023-04-21T13:55:00Z">
        <w:r w:rsidR="00E35EEA">
          <w:rPr>
            <w:webHidden/>
          </w:rPr>
          <w:t>71</w:t>
        </w:r>
      </w:ins>
      <w:ins w:id="218" w:author="John Buck" w:date="2023-04-11T15:53:00Z">
        <w:r>
          <w:rPr>
            <w:webHidden/>
          </w:rPr>
          <w:fldChar w:fldCharType="end"/>
        </w:r>
        <w:r w:rsidRPr="00392F46">
          <w:rPr>
            <w:rStyle w:val="Hyperlink"/>
          </w:rPr>
          <w:fldChar w:fldCharType="end"/>
        </w:r>
      </w:ins>
    </w:p>
    <w:p w14:paraId="2110F812" w14:textId="0B317122" w:rsidR="00917410" w:rsidRDefault="00917410">
      <w:pPr>
        <w:pStyle w:val="TOC3"/>
        <w:rPr>
          <w:ins w:id="219" w:author="John Buck" w:date="2023-04-11T15:53:00Z"/>
          <w:rFonts w:asciiTheme="minorHAnsi" w:eastAsiaTheme="minorEastAsia" w:hAnsiTheme="minorHAnsi" w:cstheme="minorBidi"/>
          <w:sz w:val="22"/>
          <w:szCs w:val="22"/>
        </w:rPr>
      </w:pPr>
      <w:ins w:id="220" w:author="John Buck" w:date="2023-04-11T15:53:00Z">
        <w:r w:rsidRPr="00392F46">
          <w:rPr>
            <w:rStyle w:val="Hyperlink"/>
          </w:rPr>
          <w:fldChar w:fldCharType="begin"/>
        </w:r>
        <w:r w:rsidRPr="00392F46">
          <w:rPr>
            <w:rStyle w:val="Hyperlink"/>
          </w:rPr>
          <w:instrText xml:space="preserve"> </w:instrText>
        </w:r>
        <w:r>
          <w:instrText>HYPERLINK \l "_Toc132120903"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6.4.1</w:t>
        </w:r>
        <w:r>
          <w:rPr>
            <w:rFonts w:asciiTheme="minorHAnsi" w:eastAsiaTheme="minorEastAsia" w:hAnsiTheme="minorHAnsi" w:cstheme="minorBidi"/>
            <w:sz w:val="22"/>
            <w:szCs w:val="22"/>
          </w:rPr>
          <w:tab/>
        </w:r>
        <w:r w:rsidRPr="00392F46">
          <w:rPr>
            <w:rStyle w:val="Hyperlink"/>
          </w:rPr>
          <w:t>Defining a Language</w:t>
        </w:r>
        <w:r>
          <w:rPr>
            <w:webHidden/>
          </w:rPr>
          <w:tab/>
        </w:r>
        <w:r>
          <w:rPr>
            <w:webHidden/>
          </w:rPr>
          <w:fldChar w:fldCharType="begin"/>
        </w:r>
        <w:r>
          <w:rPr>
            <w:webHidden/>
          </w:rPr>
          <w:instrText xml:space="preserve"> PAGEREF _Toc132120903 \h </w:instrText>
        </w:r>
      </w:ins>
      <w:r>
        <w:rPr>
          <w:webHidden/>
        </w:rPr>
      </w:r>
      <w:r>
        <w:rPr>
          <w:webHidden/>
        </w:rPr>
        <w:fldChar w:fldCharType="separate"/>
      </w:r>
      <w:ins w:id="221" w:author="John Buck" w:date="2023-04-21T13:55:00Z">
        <w:r w:rsidR="00E35EEA">
          <w:rPr>
            <w:webHidden/>
          </w:rPr>
          <w:t>71</w:t>
        </w:r>
      </w:ins>
      <w:ins w:id="222" w:author="John Buck" w:date="2023-04-11T15:53:00Z">
        <w:r>
          <w:rPr>
            <w:webHidden/>
          </w:rPr>
          <w:fldChar w:fldCharType="end"/>
        </w:r>
        <w:r w:rsidRPr="00392F46">
          <w:rPr>
            <w:rStyle w:val="Hyperlink"/>
          </w:rPr>
          <w:fldChar w:fldCharType="end"/>
        </w:r>
      </w:ins>
    </w:p>
    <w:p w14:paraId="23099163" w14:textId="2FEF9893" w:rsidR="00917410" w:rsidRDefault="00917410">
      <w:pPr>
        <w:pStyle w:val="TOC3"/>
        <w:rPr>
          <w:ins w:id="223" w:author="John Buck" w:date="2023-04-11T15:53:00Z"/>
          <w:rFonts w:asciiTheme="minorHAnsi" w:eastAsiaTheme="minorEastAsia" w:hAnsiTheme="minorHAnsi" w:cstheme="minorBidi"/>
          <w:sz w:val="22"/>
          <w:szCs w:val="22"/>
        </w:rPr>
      </w:pPr>
      <w:ins w:id="224" w:author="John Buck" w:date="2023-04-11T15:53:00Z">
        <w:r w:rsidRPr="00392F46">
          <w:rPr>
            <w:rStyle w:val="Hyperlink"/>
          </w:rPr>
          <w:fldChar w:fldCharType="begin"/>
        </w:r>
        <w:r w:rsidRPr="00392F46">
          <w:rPr>
            <w:rStyle w:val="Hyperlink"/>
          </w:rPr>
          <w:instrText xml:space="preserve"> </w:instrText>
        </w:r>
        <w:r>
          <w:instrText>HYPERLINK \l "_Toc132120904"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6.4.2</w:t>
        </w:r>
        <w:r>
          <w:rPr>
            <w:rFonts w:asciiTheme="minorHAnsi" w:eastAsiaTheme="minorEastAsia" w:hAnsiTheme="minorHAnsi" w:cstheme="minorBidi"/>
            <w:sz w:val="22"/>
            <w:szCs w:val="22"/>
          </w:rPr>
          <w:tab/>
        </w:r>
        <w:r w:rsidRPr="00392F46">
          <w:rPr>
            <w:rStyle w:val="Hyperlink"/>
          </w:rPr>
          <w:t>Command Parameter Substitutions</w:t>
        </w:r>
        <w:r>
          <w:rPr>
            <w:webHidden/>
          </w:rPr>
          <w:tab/>
        </w:r>
        <w:r>
          <w:rPr>
            <w:webHidden/>
          </w:rPr>
          <w:fldChar w:fldCharType="begin"/>
        </w:r>
        <w:r>
          <w:rPr>
            <w:webHidden/>
          </w:rPr>
          <w:instrText xml:space="preserve"> PAGEREF _Toc132120904 \h </w:instrText>
        </w:r>
      </w:ins>
      <w:r>
        <w:rPr>
          <w:webHidden/>
        </w:rPr>
      </w:r>
      <w:r>
        <w:rPr>
          <w:webHidden/>
        </w:rPr>
        <w:fldChar w:fldCharType="separate"/>
      </w:r>
      <w:ins w:id="225" w:author="John Buck" w:date="2023-04-21T13:55:00Z">
        <w:r w:rsidR="00E35EEA">
          <w:rPr>
            <w:webHidden/>
          </w:rPr>
          <w:t>74</w:t>
        </w:r>
      </w:ins>
      <w:ins w:id="226" w:author="John Buck" w:date="2023-04-11T15:53:00Z">
        <w:r>
          <w:rPr>
            <w:webHidden/>
          </w:rPr>
          <w:fldChar w:fldCharType="end"/>
        </w:r>
        <w:r w:rsidRPr="00392F46">
          <w:rPr>
            <w:rStyle w:val="Hyperlink"/>
          </w:rPr>
          <w:fldChar w:fldCharType="end"/>
        </w:r>
      </w:ins>
    </w:p>
    <w:p w14:paraId="411B3FB2" w14:textId="104DC16C" w:rsidR="00917410" w:rsidRDefault="00917410">
      <w:pPr>
        <w:pStyle w:val="TOC3"/>
        <w:rPr>
          <w:ins w:id="227" w:author="John Buck" w:date="2023-04-11T15:53:00Z"/>
          <w:rFonts w:asciiTheme="minorHAnsi" w:eastAsiaTheme="minorEastAsia" w:hAnsiTheme="minorHAnsi" w:cstheme="minorBidi"/>
          <w:sz w:val="22"/>
          <w:szCs w:val="22"/>
        </w:rPr>
      </w:pPr>
      <w:ins w:id="228" w:author="John Buck" w:date="2023-04-11T15:53:00Z">
        <w:r w:rsidRPr="00392F46">
          <w:rPr>
            <w:rStyle w:val="Hyperlink"/>
          </w:rPr>
          <w:fldChar w:fldCharType="begin"/>
        </w:r>
        <w:r w:rsidRPr="00392F46">
          <w:rPr>
            <w:rStyle w:val="Hyperlink"/>
          </w:rPr>
          <w:instrText xml:space="preserve"> </w:instrText>
        </w:r>
        <w:r>
          <w:instrText>HYPERLINK \l "_Toc132120905"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6.4.3</w:t>
        </w:r>
        <w:r>
          <w:rPr>
            <w:rFonts w:asciiTheme="minorHAnsi" w:eastAsiaTheme="minorEastAsia" w:hAnsiTheme="minorHAnsi" w:cstheme="minorBidi"/>
            <w:sz w:val="22"/>
            <w:szCs w:val="22"/>
          </w:rPr>
          <w:tab/>
        </w:r>
        <w:r w:rsidRPr="00392F46">
          <w:rPr>
            <w:rStyle w:val="Hyperlink"/>
          </w:rPr>
          <w:t>Language  Definition  Examples</w:t>
        </w:r>
        <w:r>
          <w:rPr>
            <w:webHidden/>
          </w:rPr>
          <w:tab/>
        </w:r>
        <w:r>
          <w:rPr>
            <w:webHidden/>
          </w:rPr>
          <w:fldChar w:fldCharType="begin"/>
        </w:r>
        <w:r>
          <w:rPr>
            <w:webHidden/>
          </w:rPr>
          <w:instrText xml:space="preserve"> PAGEREF _Toc132120905 \h </w:instrText>
        </w:r>
      </w:ins>
      <w:r>
        <w:rPr>
          <w:webHidden/>
        </w:rPr>
      </w:r>
      <w:r>
        <w:rPr>
          <w:webHidden/>
        </w:rPr>
        <w:fldChar w:fldCharType="separate"/>
      </w:r>
      <w:ins w:id="229" w:author="John Buck" w:date="2023-04-21T13:55:00Z">
        <w:r w:rsidR="00E35EEA">
          <w:rPr>
            <w:webHidden/>
          </w:rPr>
          <w:t>74</w:t>
        </w:r>
      </w:ins>
      <w:ins w:id="230" w:author="John Buck" w:date="2023-04-11T15:53:00Z">
        <w:r>
          <w:rPr>
            <w:webHidden/>
          </w:rPr>
          <w:fldChar w:fldCharType="end"/>
        </w:r>
        <w:r w:rsidRPr="00392F46">
          <w:rPr>
            <w:rStyle w:val="Hyperlink"/>
          </w:rPr>
          <w:fldChar w:fldCharType="end"/>
        </w:r>
      </w:ins>
    </w:p>
    <w:p w14:paraId="4D675EC0" w14:textId="70010EB4" w:rsidR="00917410" w:rsidRDefault="00917410">
      <w:pPr>
        <w:pStyle w:val="TOC3"/>
        <w:rPr>
          <w:ins w:id="231" w:author="John Buck" w:date="2023-04-11T15:53:00Z"/>
          <w:rFonts w:asciiTheme="minorHAnsi" w:eastAsiaTheme="minorEastAsia" w:hAnsiTheme="minorHAnsi" w:cstheme="minorBidi"/>
          <w:sz w:val="22"/>
          <w:szCs w:val="22"/>
        </w:rPr>
      </w:pPr>
      <w:ins w:id="232" w:author="John Buck" w:date="2023-04-11T15:53:00Z">
        <w:r w:rsidRPr="00392F46">
          <w:rPr>
            <w:rStyle w:val="Hyperlink"/>
          </w:rPr>
          <w:fldChar w:fldCharType="begin"/>
        </w:r>
        <w:r w:rsidRPr="00392F46">
          <w:rPr>
            <w:rStyle w:val="Hyperlink"/>
          </w:rPr>
          <w:instrText xml:space="preserve"> </w:instrText>
        </w:r>
        <w:r>
          <w:instrText>HYPERLINK \l "_Toc132120906"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6.4.4</w:t>
        </w:r>
        <w:r>
          <w:rPr>
            <w:rFonts w:asciiTheme="minorHAnsi" w:eastAsiaTheme="minorEastAsia" w:hAnsiTheme="minorHAnsi" w:cstheme="minorBidi"/>
            <w:sz w:val="22"/>
            <w:szCs w:val="22"/>
          </w:rPr>
          <w:tab/>
        </w:r>
        <w:r w:rsidRPr="00392F46">
          <w:rPr>
            <w:rStyle w:val="Hyperlink"/>
          </w:rPr>
          <w:t>Language  Definitions In Multi-Site Contests</w:t>
        </w:r>
        <w:r>
          <w:rPr>
            <w:webHidden/>
          </w:rPr>
          <w:tab/>
        </w:r>
        <w:r>
          <w:rPr>
            <w:webHidden/>
          </w:rPr>
          <w:fldChar w:fldCharType="begin"/>
        </w:r>
        <w:r>
          <w:rPr>
            <w:webHidden/>
          </w:rPr>
          <w:instrText xml:space="preserve"> PAGEREF _Toc132120906 \h </w:instrText>
        </w:r>
      </w:ins>
      <w:r>
        <w:rPr>
          <w:webHidden/>
        </w:rPr>
      </w:r>
      <w:r>
        <w:rPr>
          <w:webHidden/>
        </w:rPr>
        <w:fldChar w:fldCharType="separate"/>
      </w:r>
      <w:ins w:id="233" w:author="John Buck" w:date="2023-04-21T13:55:00Z">
        <w:r w:rsidR="00E35EEA">
          <w:rPr>
            <w:webHidden/>
          </w:rPr>
          <w:t>76</w:t>
        </w:r>
      </w:ins>
      <w:ins w:id="234" w:author="John Buck" w:date="2023-04-11T15:53:00Z">
        <w:r>
          <w:rPr>
            <w:webHidden/>
          </w:rPr>
          <w:fldChar w:fldCharType="end"/>
        </w:r>
        <w:r w:rsidRPr="00392F46">
          <w:rPr>
            <w:rStyle w:val="Hyperlink"/>
          </w:rPr>
          <w:fldChar w:fldCharType="end"/>
        </w:r>
      </w:ins>
    </w:p>
    <w:p w14:paraId="11AACE0F" w14:textId="0F172B02" w:rsidR="00917410" w:rsidRDefault="00917410">
      <w:pPr>
        <w:pStyle w:val="TOC2"/>
        <w:rPr>
          <w:ins w:id="235" w:author="John Buck" w:date="2023-04-11T15:53:00Z"/>
          <w:rFonts w:asciiTheme="minorHAnsi" w:eastAsiaTheme="minorEastAsia" w:hAnsiTheme="minorHAnsi" w:cstheme="minorBidi"/>
          <w:b w:val="0"/>
          <w:bCs w:val="0"/>
          <w:sz w:val="22"/>
          <w:szCs w:val="22"/>
        </w:rPr>
      </w:pPr>
      <w:ins w:id="236" w:author="John Buck" w:date="2023-04-11T15:53:00Z">
        <w:r w:rsidRPr="00392F46">
          <w:rPr>
            <w:rStyle w:val="Hyperlink"/>
          </w:rPr>
          <w:fldChar w:fldCharType="begin"/>
        </w:r>
        <w:r w:rsidRPr="00392F46">
          <w:rPr>
            <w:rStyle w:val="Hyperlink"/>
          </w:rPr>
          <w:instrText xml:space="preserve"> </w:instrText>
        </w:r>
        <w:r>
          <w:instrText>HYPERLINK \l "_Toc132120907"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6.5</w:t>
        </w:r>
        <w:r>
          <w:rPr>
            <w:rFonts w:asciiTheme="minorHAnsi" w:eastAsiaTheme="minorEastAsia" w:hAnsiTheme="minorHAnsi" w:cstheme="minorBidi"/>
            <w:b w:val="0"/>
            <w:bCs w:val="0"/>
            <w:sz w:val="22"/>
            <w:szCs w:val="22"/>
          </w:rPr>
          <w:tab/>
        </w:r>
        <w:r w:rsidRPr="00392F46">
          <w:rPr>
            <w:rStyle w:val="Hyperlink"/>
          </w:rPr>
          <w:t>Contest  Judgments</w:t>
        </w:r>
        <w:r>
          <w:rPr>
            <w:webHidden/>
          </w:rPr>
          <w:tab/>
        </w:r>
        <w:r>
          <w:rPr>
            <w:webHidden/>
          </w:rPr>
          <w:fldChar w:fldCharType="begin"/>
        </w:r>
        <w:r>
          <w:rPr>
            <w:webHidden/>
          </w:rPr>
          <w:instrText xml:space="preserve"> PAGEREF _Toc132120907 \h </w:instrText>
        </w:r>
      </w:ins>
      <w:r>
        <w:rPr>
          <w:webHidden/>
        </w:rPr>
      </w:r>
      <w:r>
        <w:rPr>
          <w:webHidden/>
        </w:rPr>
        <w:fldChar w:fldCharType="separate"/>
      </w:r>
      <w:ins w:id="237" w:author="John Buck" w:date="2023-04-21T13:55:00Z">
        <w:r w:rsidR="00E35EEA">
          <w:rPr>
            <w:webHidden/>
          </w:rPr>
          <w:t>78</w:t>
        </w:r>
      </w:ins>
      <w:ins w:id="238" w:author="John Buck" w:date="2023-04-11T15:53:00Z">
        <w:r>
          <w:rPr>
            <w:webHidden/>
          </w:rPr>
          <w:fldChar w:fldCharType="end"/>
        </w:r>
        <w:r w:rsidRPr="00392F46">
          <w:rPr>
            <w:rStyle w:val="Hyperlink"/>
          </w:rPr>
          <w:fldChar w:fldCharType="end"/>
        </w:r>
      </w:ins>
    </w:p>
    <w:p w14:paraId="60AFD4E9" w14:textId="657862AA" w:rsidR="00917410" w:rsidRDefault="00917410">
      <w:pPr>
        <w:pStyle w:val="TOC3"/>
        <w:rPr>
          <w:ins w:id="239" w:author="John Buck" w:date="2023-04-11T15:53:00Z"/>
          <w:rFonts w:asciiTheme="minorHAnsi" w:eastAsiaTheme="minorEastAsia" w:hAnsiTheme="minorHAnsi" w:cstheme="minorBidi"/>
          <w:sz w:val="22"/>
          <w:szCs w:val="22"/>
        </w:rPr>
      </w:pPr>
      <w:ins w:id="240" w:author="John Buck" w:date="2023-04-11T15:53:00Z">
        <w:r w:rsidRPr="00392F46">
          <w:rPr>
            <w:rStyle w:val="Hyperlink"/>
          </w:rPr>
          <w:fldChar w:fldCharType="begin"/>
        </w:r>
        <w:r w:rsidRPr="00392F46">
          <w:rPr>
            <w:rStyle w:val="Hyperlink"/>
          </w:rPr>
          <w:instrText xml:space="preserve"> </w:instrText>
        </w:r>
        <w:r>
          <w:instrText>HYPERLINK \l "_Toc132120908"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6.5.1</w:t>
        </w:r>
        <w:r>
          <w:rPr>
            <w:rFonts w:asciiTheme="minorHAnsi" w:eastAsiaTheme="minorEastAsia" w:hAnsiTheme="minorHAnsi" w:cstheme="minorBidi"/>
            <w:sz w:val="22"/>
            <w:szCs w:val="22"/>
          </w:rPr>
          <w:tab/>
        </w:r>
        <w:r w:rsidRPr="00392F46">
          <w:rPr>
            <w:rStyle w:val="Hyperlink"/>
          </w:rPr>
          <w:t>Defining a New Judgment</w:t>
        </w:r>
        <w:r>
          <w:rPr>
            <w:webHidden/>
          </w:rPr>
          <w:tab/>
        </w:r>
        <w:r>
          <w:rPr>
            <w:webHidden/>
          </w:rPr>
          <w:fldChar w:fldCharType="begin"/>
        </w:r>
        <w:r>
          <w:rPr>
            <w:webHidden/>
          </w:rPr>
          <w:instrText xml:space="preserve"> PAGEREF _Toc132120908 \h </w:instrText>
        </w:r>
      </w:ins>
      <w:r>
        <w:rPr>
          <w:webHidden/>
        </w:rPr>
      </w:r>
      <w:r>
        <w:rPr>
          <w:webHidden/>
        </w:rPr>
        <w:fldChar w:fldCharType="separate"/>
      </w:r>
      <w:ins w:id="241" w:author="John Buck" w:date="2023-04-21T13:55:00Z">
        <w:r w:rsidR="00E35EEA">
          <w:rPr>
            <w:webHidden/>
          </w:rPr>
          <w:t>78</w:t>
        </w:r>
      </w:ins>
      <w:ins w:id="242" w:author="John Buck" w:date="2023-04-11T15:53:00Z">
        <w:r>
          <w:rPr>
            <w:webHidden/>
          </w:rPr>
          <w:fldChar w:fldCharType="end"/>
        </w:r>
        <w:r w:rsidRPr="00392F46">
          <w:rPr>
            <w:rStyle w:val="Hyperlink"/>
          </w:rPr>
          <w:fldChar w:fldCharType="end"/>
        </w:r>
      </w:ins>
    </w:p>
    <w:p w14:paraId="5487E914" w14:textId="558272C0" w:rsidR="00917410" w:rsidRDefault="00917410">
      <w:pPr>
        <w:pStyle w:val="TOC3"/>
        <w:rPr>
          <w:ins w:id="243" w:author="John Buck" w:date="2023-04-11T15:53:00Z"/>
          <w:rFonts w:asciiTheme="minorHAnsi" w:eastAsiaTheme="minorEastAsia" w:hAnsiTheme="minorHAnsi" w:cstheme="minorBidi"/>
          <w:sz w:val="22"/>
          <w:szCs w:val="22"/>
        </w:rPr>
      </w:pPr>
      <w:ins w:id="244" w:author="John Buck" w:date="2023-04-11T15:53:00Z">
        <w:r w:rsidRPr="00392F46">
          <w:rPr>
            <w:rStyle w:val="Hyperlink"/>
          </w:rPr>
          <w:fldChar w:fldCharType="begin"/>
        </w:r>
        <w:r w:rsidRPr="00392F46">
          <w:rPr>
            <w:rStyle w:val="Hyperlink"/>
          </w:rPr>
          <w:instrText xml:space="preserve"> </w:instrText>
        </w:r>
        <w:r>
          <w:instrText>HYPERLINK \l "_Toc132120909"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6.5.2</w:t>
        </w:r>
        <w:r>
          <w:rPr>
            <w:rFonts w:asciiTheme="minorHAnsi" w:eastAsiaTheme="minorEastAsia" w:hAnsiTheme="minorHAnsi" w:cstheme="minorBidi"/>
            <w:sz w:val="22"/>
            <w:szCs w:val="22"/>
          </w:rPr>
          <w:tab/>
        </w:r>
        <w:r w:rsidRPr="00392F46">
          <w:rPr>
            <w:rStyle w:val="Hyperlink"/>
          </w:rPr>
          <w:t>Changing Existing Judgments</w:t>
        </w:r>
        <w:r>
          <w:rPr>
            <w:webHidden/>
          </w:rPr>
          <w:tab/>
        </w:r>
        <w:r>
          <w:rPr>
            <w:webHidden/>
          </w:rPr>
          <w:fldChar w:fldCharType="begin"/>
        </w:r>
        <w:r>
          <w:rPr>
            <w:webHidden/>
          </w:rPr>
          <w:instrText xml:space="preserve"> PAGEREF _Toc132120909 \h </w:instrText>
        </w:r>
      </w:ins>
      <w:r>
        <w:rPr>
          <w:webHidden/>
        </w:rPr>
      </w:r>
      <w:r>
        <w:rPr>
          <w:webHidden/>
        </w:rPr>
        <w:fldChar w:fldCharType="separate"/>
      </w:r>
      <w:ins w:id="245" w:author="John Buck" w:date="2023-04-21T13:55:00Z">
        <w:r w:rsidR="00E35EEA">
          <w:rPr>
            <w:webHidden/>
          </w:rPr>
          <w:t>79</w:t>
        </w:r>
      </w:ins>
      <w:ins w:id="246" w:author="John Buck" w:date="2023-04-11T15:53:00Z">
        <w:r>
          <w:rPr>
            <w:webHidden/>
          </w:rPr>
          <w:fldChar w:fldCharType="end"/>
        </w:r>
        <w:r w:rsidRPr="00392F46">
          <w:rPr>
            <w:rStyle w:val="Hyperlink"/>
          </w:rPr>
          <w:fldChar w:fldCharType="end"/>
        </w:r>
      </w:ins>
    </w:p>
    <w:p w14:paraId="7D057675" w14:textId="25804265" w:rsidR="00917410" w:rsidRDefault="00917410">
      <w:pPr>
        <w:pStyle w:val="TOC2"/>
        <w:rPr>
          <w:ins w:id="247" w:author="John Buck" w:date="2023-04-11T15:53:00Z"/>
          <w:rFonts w:asciiTheme="minorHAnsi" w:eastAsiaTheme="minorEastAsia" w:hAnsiTheme="minorHAnsi" w:cstheme="minorBidi"/>
          <w:b w:val="0"/>
          <w:bCs w:val="0"/>
          <w:sz w:val="22"/>
          <w:szCs w:val="22"/>
        </w:rPr>
      </w:pPr>
      <w:ins w:id="248" w:author="John Buck" w:date="2023-04-11T15:53:00Z">
        <w:r w:rsidRPr="00392F46">
          <w:rPr>
            <w:rStyle w:val="Hyperlink"/>
          </w:rPr>
          <w:fldChar w:fldCharType="begin"/>
        </w:r>
        <w:r w:rsidRPr="00392F46">
          <w:rPr>
            <w:rStyle w:val="Hyperlink"/>
          </w:rPr>
          <w:instrText xml:space="preserve"> </w:instrText>
        </w:r>
        <w:r>
          <w:instrText>HYPERLINK \l "_Toc132120910"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6.6</w:t>
        </w:r>
        <w:r>
          <w:rPr>
            <w:rFonts w:asciiTheme="minorHAnsi" w:eastAsiaTheme="minorEastAsia" w:hAnsiTheme="minorHAnsi" w:cstheme="minorBidi"/>
            <w:b w:val="0"/>
            <w:bCs w:val="0"/>
            <w:sz w:val="22"/>
            <w:szCs w:val="22"/>
          </w:rPr>
          <w:tab/>
        </w:r>
        <w:r w:rsidRPr="00392F46">
          <w:rPr>
            <w:rStyle w:val="Hyperlink"/>
          </w:rPr>
          <w:t>Balloon Notifications</w:t>
        </w:r>
        <w:r>
          <w:rPr>
            <w:webHidden/>
          </w:rPr>
          <w:tab/>
        </w:r>
        <w:r>
          <w:rPr>
            <w:webHidden/>
          </w:rPr>
          <w:fldChar w:fldCharType="begin"/>
        </w:r>
        <w:r>
          <w:rPr>
            <w:webHidden/>
          </w:rPr>
          <w:instrText xml:space="preserve"> PAGEREF _Toc132120910 \h </w:instrText>
        </w:r>
      </w:ins>
      <w:r>
        <w:rPr>
          <w:webHidden/>
        </w:rPr>
      </w:r>
      <w:r>
        <w:rPr>
          <w:webHidden/>
        </w:rPr>
        <w:fldChar w:fldCharType="separate"/>
      </w:r>
      <w:ins w:id="249" w:author="John Buck" w:date="2023-04-21T13:55:00Z">
        <w:r w:rsidR="00E35EEA">
          <w:rPr>
            <w:webHidden/>
          </w:rPr>
          <w:t>80</w:t>
        </w:r>
      </w:ins>
      <w:ins w:id="250" w:author="John Buck" w:date="2023-04-11T15:53:00Z">
        <w:r>
          <w:rPr>
            <w:webHidden/>
          </w:rPr>
          <w:fldChar w:fldCharType="end"/>
        </w:r>
        <w:r w:rsidRPr="00392F46">
          <w:rPr>
            <w:rStyle w:val="Hyperlink"/>
          </w:rPr>
          <w:fldChar w:fldCharType="end"/>
        </w:r>
      </w:ins>
    </w:p>
    <w:p w14:paraId="559E70AC" w14:textId="76731284" w:rsidR="00917410" w:rsidRDefault="00917410">
      <w:pPr>
        <w:pStyle w:val="TOC3"/>
        <w:rPr>
          <w:ins w:id="251" w:author="John Buck" w:date="2023-04-11T15:53:00Z"/>
          <w:rFonts w:asciiTheme="minorHAnsi" w:eastAsiaTheme="minorEastAsia" w:hAnsiTheme="minorHAnsi" w:cstheme="minorBidi"/>
          <w:sz w:val="22"/>
          <w:szCs w:val="22"/>
        </w:rPr>
      </w:pPr>
      <w:ins w:id="252" w:author="John Buck" w:date="2023-04-11T15:53:00Z">
        <w:r w:rsidRPr="00392F46">
          <w:rPr>
            <w:rStyle w:val="Hyperlink"/>
          </w:rPr>
          <w:fldChar w:fldCharType="begin"/>
        </w:r>
        <w:r w:rsidRPr="00392F46">
          <w:rPr>
            <w:rStyle w:val="Hyperlink"/>
          </w:rPr>
          <w:instrText xml:space="preserve"> </w:instrText>
        </w:r>
        <w:r>
          <w:instrText>HYPERLINK \l "_Toc132120911"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6.6.1</w:t>
        </w:r>
        <w:r>
          <w:rPr>
            <w:rFonts w:asciiTheme="minorHAnsi" w:eastAsiaTheme="minorEastAsia" w:hAnsiTheme="minorHAnsi" w:cstheme="minorBidi"/>
            <w:sz w:val="22"/>
            <w:szCs w:val="22"/>
          </w:rPr>
          <w:tab/>
        </w:r>
        <w:r w:rsidRPr="00392F46">
          <w:rPr>
            <w:rStyle w:val="Hyperlink"/>
          </w:rPr>
          <w:t>Defining Balloon Notifications</w:t>
        </w:r>
        <w:r>
          <w:rPr>
            <w:webHidden/>
          </w:rPr>
          <w:tab/>
        </w:r>
        <w:r>
          <w:rPr>
            <w:webHidden/>
          </w:rPr>
          <w:fldChar w:fldCharType="begin"/>
        </w:r>
        <w:r>
          <w:rPr>
            <w:webHidden/>
          </w:rPr>
          <w:instrText xml:space="preserve"> PAGEREF _Toc132120911 \h </w:instrText>
        </w:r>
      </w:ins>
      <w:r>
        <w:rPr>
          <w:webHidden/>
        </w:rPr>
      </w:r>
      <w:r>
        <w:rPr>
          <w:webHidden/>
        </w:rPr>
        <w:fldChar w:fldCharType="separate"/>
      </w:r>
      <w:ins w:id="253" w:author="John Buck" w:date="2023-04-21T13:55:00Z">
        <w:r w:rsidR="00E35EEA">
          <w:rPr>
            <w:webHidden/>
          </w:rPr>
          <w:t>81</w:t>
        </w:r>
      </w:ins>
      <w:ins w:id="254" w:author="John Buck" w:date="2023-04-11T15:53:00Z">
        <w:r>
          <w:rPr>
            <w:webHidden/>
          </w:rPr>
          <w:fldChar w:fldCharType="end"/>
        </w:r>
        <w:r w:rsidRPr="00392F46">
          <w:rPr>
            <w:rStyle w:val="Hyperlink"/>
          </w:rPr>
          <w:fldChar w:fldCharType="end"/>
        </w:r>
      </w:ins>
    </w:p>
    <w:p w14:paraId="3A554E3A" w14:textId="3288C5BC" w:rsidR="00917410" w:rsidRDefault="00917410">
      <w:pPr>
        <w:pStyle w:val="TOC3"/>
        <w:rPr>
          <w:ins w:id="255" w:author="John Buck" w:date="2023-04-11T15:53:00Z"/>
          <w:rFonts w:asciiTheme="minorHAnsi" w:eastAsiaTheme="minorEastAsia" w:hAnsiTheme="minorHAnsi" w:cstheme="minorBidi"/>
          <w:sz w:val="22"/>
          <w:szCs w:val="22"/>
        </w:rPr>
      </w:pPr>
      <w:ins w:id="256" w:author="John Buck" w:date="2023-04-11T15:53:00Z">
        <w:r w:rsidRPr="00392F46">
          <w:rPr>
            <w:rStyle w:val="Hyperlink"/>
          </w:rPr>
          <w:fldChar w:fldCharType="begin"/>
        </w:r>
        <w:r w:rsidRPr="00392F46">
          <w:rPr>
            <w:rStyle w:val="Hyperlink"/>
          </w:rPr>
          <w:instrText xml:space="preserve"> </w:instrText>
        </w:r>
        <w:r>
          <w:instrText>HYPERLINK \l "_Toc132120912"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6.6.2</w:t>
        </w:r>
        <w:r>
          <w:rPr>
            <w:rFonts w:asciiTheme="minorHAnsi" w:eastAsiaTheme="minorEastAsia" w:hAnsiTheme="minorHAnsi" w:cstheme="minorBidi"/>
            <w:sz w:val="22"/>
            <w:szCs w:val="22"/>
          </w:rPr>
          <w:tab/>
        </w:r>
        <w:r w:rsidRPr="00392F46">
          <w:rPr>
            <w:rStyle w:val="Hyperlink"/>
          </w:rPr>
          <w:t>Email Server Advanced Settings</w:t>
        </w:r>
        <w:r>
          <w:rPr>
            <w:webHidden/>
          </w:rPr>
          <w:tab/>
        </w:r>
        <w:r>
          <w:rPr>
            <w:webHidden/>
          </w:rPr>
          <w:fldChar w:fldCharType="begin"/>
        </w:r>
        <w:r>
          <w:rPr>
            <w:webHidden/>
          </w:rPr>
          <w:instrText xml:space="preserve"> PAGEREF _Toc132120912 \h </w:instrText>
        </w:r>
      </w:ins>
      <w:r>
        <w:rPr>
          <w:webHidden/>
        </w:rPr>
      </w:r>
      <w:r>
        <w:rPr>
          <w:webHidden/>
        </w:rPr>
        <w:fldChar w:fldCharType="separate"/>
      </w:r>
      <w:ins w:id="257" w:author="John Buck" w:date="2023-04-21T13:55:00Z">
        <w:r w:rsidR="00E35EEA">
          <w:rPr>
            <w:webHidden/>
          </w:rPr>
          <w:t>82</w:t>
        </w:r>
      </w:ins>
      <w:ins w:id="258" w:author="John Buck" w:date="2023-04-11T15:53:00Z">
        <w:r>
          <w:rPr>
            <w:webHidden/>
          </w:rPr>
          <w:fldChar w:fldCharType="end"/>
        </w:r>
        <w:r w:rsidRPr="00392F46">
          <w:rPr>
            <w:rStyle w:val="Hyperlink"/>
          </w:rPr>
          <w:fldChar w:fldCharType="end"/>
        </w:r>
      </w:ins>
    </w:p>
    <w:p w14:paraId="75A6D571" w14:textId="2D753C25" w:rsidR="00917410" w:rsidRDefault="00917410">
      <w:pPr>
        <w:pStyle w:val="TOC2"/>
        <w:rPr>
          <w:ins w:id="259" w:author="John Buck" w:date="2023-04-11T15:53:00Z"/>
          <w:rFonts w:asciiTheme="minorHAnsi" w:eastAsiaTheme="minorEastAsia" w:hAnsiTheme="minorHAnsi" w:cstheme="minorBidi"/>
          <w:b w:val="0"/>
          <w:bCs w:val="0"/>
          <w:sz w:val="22"/>
          <w:szCs w:val="22"/>
        </w:rPr>
      </w:pPr>
      <w:ins w:id="260" w:author="John Buck" w:date="2023-04-11T15:53:00Z">
        <w:r w:rsidRPr="00392F46">
          <w:rPr>
            <w:rStyle w:val="Hyperlink"/>
          </w:rPr>
          <w:fldChar w:fldCharType="begin"/>
        </w:r>
        <w:r w:rsidRPr="00392F46">
          <w:rPr>
            <w:rStyle w:val="Hyperlink"/>
          </w:rPr>
          <w:instrText xml:space="preserve"> </w:instrText>
        </w:r>
        <w:r>
          <w:instrText>HYPERLINK \l "_Toc132120913"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6.7</w:t>
        </w:r>
        <w:r>
          <w:rPr>
            <w:rFonts w:asciiTheme="minorHAnsi" w:eastAsiaTheme="minorEastAsia" w:hAnsiTheme="minorHAnsi" w:cstheme="minorBidi"/>
            <w:b w:val="0"/>
            <w:bCs w:val="0"/>
            <w:sz w:val="22"/>
            <w:szCs w:val="22"/>
          </w:rPr>
          <w:tab/>
        </w:r>
        <w:r w:rsidRPr="00392F46">
          <w:rPr>
            <w:rStyle w:val="Hyperlink"/>
          </w:rPr>
          <w:t>Options (Settings tab)</w:t>
        </w:r>
        <w:r>
          <w:rPr>
            <w:webHidden/>
          </w:rPr>
          <w:tab/>
        </w:r>
        <w:r>
          <w:rPr>
            <w:webHidden/>
          </w:rPr>
          <w:fldChar w:fldCharType="begin"/>
        </w:r>
        <w:r>
          <w:rPr>
            <w:webHidden/>
          </w:rPr>
          <w:instrText xml:space="preserve"> PAGEREF _Toc132120913 \h </w:instrText>
        </w:r>
      </w:ins>
      <w:r>
        <w:rPr>
          <w:webHidden/>
        </w:rPr>
      </w:r>
      <w:r>
        <w:rPr>
          <w:webHidden/>
        </w:rPr>
        <w:fldChar w:fldCharType="separate"/>
      </w:r>
      <w:ins w:id="261" w:author="John Buck" w:date="2023-04-21T13:55:00Z">
        <w:r w:rsidR="00E35EEA">
          <w:rPr>
            <w:webHidden/>
          </w:rPr>
          <w:t>83</w:t>
        </w:r>
      </w:ins>
      <w:ins w:id="262" w:author="John Buck" w:date="2023-04-11T15:53:00Z">
        <w:r>
          <w:rPr>
            <w:webHidden/>
          </w:rPr>
          <w:fldChar w:fldCharType="end"/>
        </w:r>
        <w:r w:rsidRPr="00392F46">
          <w:rPr>
            <w:rStyle w:val="Hyperlink"/>
          </w:rPr>
          <w:fldChar w:fldCharType="end"/>
        </w:r>
      </w:ins>
    </w:p>
    <w:p w14:paraId="1C57501B" w14:textId="2B286AD8" w:rsidR="00917410" w:rsidRDefault="00917410">
      <w:pPr>
        <w:pStyle w:val="TOC2"/>
        <w:rPr>
          <w:ins w:id="263" w:author="John Buck" w:date="2023-04-11T15:53:00Z"/>
          <w:rFonts w:asciiTheme="minorHAnsi" w:eastAsiaTheme="minorEastAsia" w:hAnsiTheme="minorHAnsi" w:cstheme="minorBidi"/>
          <w:b w:val="0"/>
          <w:bCs w:val="0"/>
          <w:sz w:val="22"/>
          <w:szCs w:val="22"/>
        </w:rPr>
      </w:pPr>
      <w:ins w:id="264" w:author="John Buck" w:date="2023-04-11T15:53:00Z">
        <w:r w:rsidRPr="00392F46">
          <w:rPr>
            <w:rStyle w:val="Hyperlink"/>
          </w:rPr>
          <w:fldChar w:fldCharType="begin"/>
        </w:r>
        <w:r w:rsidRPr="00392F46">
          <w:rPr>
            <w:rStyle w:val="Hyperlink"/>
          </w:rPr>
          <w:instrText xml:space="preserve"> </w:instrText>
        </w:r>
        <w:r>
          <w:instrText>HYPERLINK \l "_Toc132120914"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6.8</w:t>
        </w:r>
        <w:r>
          <w:rPr>
            <w:rFonts w:asciiTheme="minorHAnsi" w:eastAsiaTheme="minorEastAsia" w:hAnsiTheme="minorHAnsi" w:cstheme="minorBidi"/>
            <w:b w:val="0"/>
            <w:bCs w:val="0"/>
            <w:sz w:val="22"/>
            <w:szCs w:val="22"/>
          </w:rPr>
          <w:tab/>
        </w:r>
        <w:r w:rsidRPr="00392F46">
          <w:rPr>
            <w:rStyle w:val="Hyperlink"/>
          </w:rPr>
          <w:t>Sites</w:t>
        </w:r>
        <w:r>
          <w:rPr>
            <w:webHidden/>
          </w:rPr>
          <w:tab/>
        </w:r>
        <w:r>
          <w:rPr>
            <w:webHidden/>
          </w:rPr>
          <w:fldChar w:fldCharType="begin"/>
        </w:r>
        <w:r>
          <w:rPr>
            <w:webHidden/>
          </w:rPr>
          <w:instrText xml:space="preserve"> PAGEREF _Toc132120914 \h </w:instrText>
        </w:r>
      </w:ins>
      <w:r>
        <w:rPr>
          <w:webHidden/>
        </w:rPr>
      </w:r>
      <w:r>
        <w:rPr>
          <w:webHidden/>
        </w:rPr>
        <w:fldChar w:fldCharType="separate"/>
      </w:r>
      <w:ins w:id="265" w:author="John Buck" w:date="2023-04-21T13:55:00Z">
        <w:r w:rsidR="00E35EEA">
          <w:rPr>
            <w:webHidden/>
          </w:rPr>
          <w:t>89</w:t>
        </w:r>
      </w:ins>
      <w:ins w:id="266" w:author="John Buck" w:date="2023-04-11T15:53:00Z">
        <w:r>
          <w:rPr>
            <w:webHidden/>
          </w:rPr>
          <w:fldChar w:fldCharType="end"/>
        </w:r>
        <w:r w:rsidRPr="00392F46">
          <w:rPr>
            <w:rStyle w:val="Hyperlink"/>
          </w:rPr>
          <w:fldChar w:fldCharType="end"/>
        </w:r>
      </w:ins>
    </w:p>
    <w:p w14:paraId="5CA8DF9E" w14:textId="7B750CAD" w:rsidR="00917410" w:rsidRDefault="00917410" w:rsidP="00917410">
      <w:pPr>
        <w:pStyle w:val="TOC1"/>
        <w:rPr>
          <w:ins w:id="267" w:author="John Buck" w:date="2023-04-11T15:53:00Z"/>
          <w:rFonts w:asciiTheme="minorHAnsi" w:eastAsiaTheme="minorEastAsia" w:hAnsiTheme="minorHAnsi" w:cstheme="minorBidi"/>
          <w:sz w:val="22"/>
          <w:szCs w:val="22"/>
        </w:rPr>
      </w:pPr>
      <w:ins w:id="268" w:author="John Buck" w:date="2023-04-11T15:53:00Z">
        <w:r w:rsidRPr="00392F46">
          <w:rPr>
            <w:rStyle w:val="Hyperlink"/>
          </w:rPr>
          <w:fldChar w:fldCharType="begin"/>
        </w:r>
        <w:r w:rsidRPr="00392F46">
          <w:rPr>
            <w:rStyle w:val="Hyperlink"/>
          </w:rPr>
          <w:instrText xml:space="preserve"> </w:instrText>
        </w:r>
        <w:r>
          <w:instrText>HYPERLINK \l "_Toc132120915"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7</w:t>
        </w:r>
        <w:r>
          <w:rPr>
            <w:rFonts w:asciiTheme="minorHAnsi" w:eastAsiaTheme="minorEastAsia" w:hAnsiTheme="minorHAnsi" w:cstheme="minorBidi"/>
            <w:sz w:val="22"/>
            <w:szCs w:val="22"/>
          </w:rPr>
          <w:tab/>
        </w:r>
        <w:r w:rsidRPr="00392F46">
          <w:rPr>
            <w:rStyle w:val="Hyperlink"/>
          </w:rPr>
          <w:t>Configuring the Contest via Configuration Files</w:t>
        </w:r>
        <w:r>
          <w:rPr>
            <w:webHidden/>
          </w:rPr>
          <w:tab/>
        </w:r>
        <w:r>
          <w:rPr>
            <w:webHidden/>
          </w:rPr>
          <w:fldChar w:fldCharType="begin"/>
        </w:r>
        <w:r>
          <w:rPr>
            <w:webHidden/>
          </w:rPr>
          <w:instrText xml:space="preserve"> PAGEREF _Toc132120915 \h </w:instrText>
        </w:r>
      </w:ins>
      <w:r>
        <w:rPr>
          <w:webHidden/>
        </w:rPr>
      </w:r>
      <w:r>
        <w:rPr>
          <w:webHidden/>
        </w:rPr>
        <w:fldChar w:fldCharType="separate"/>
      </w:r>
      <w:ins w:id="269" w:author="John Buck" w:date="2023-04-21T13:55:00Z">
        <w:r w:rsidR="00E35EEA">
          <w:rPr>
            <w:webHidden/>
          </w:rPr>
          <w:t>90</w:t>
        </w:r>
      </w:ins>
      <w:ins w:id="270" w:author="John Buck" w:date="2023-04-11T15:53:00Z">
        <w:r>
          <w:rPr>
            <w:webHidden/>
          </w:rPr>
          <w:fldChar w:fldCharType="end"/>
        </w:r>
        <w:r w:rsidRPr="00392F46">
          <w:rPr>
            <w:rStyle w:val="Hyperlink"/>
          </w:rPr>
          <w:fldChar w:fldCharType="end"/>
        </w:r>
      </w:ins>
    </w:p>
    <w:p w14:paraId="559798FF" w14:textId="0AD8B845" w:rsidR="00917410" w:rsidRDefault="00917410">
      <w:pPr>
        <w:pStyle w:val="TOC2"/>
        <w:rPr>
          <w:ins w:id="271" w:author="John Buck" w:date="2023-04-11T15:53:00Z"/>
          <w:rFonts w:asciiTheme="minorHAnsi" w:eastAsiaTheme="minorEastAsia" w:hAnsiTheme="minorHAnsi" w:cstheme="minorBidi"/>
          <w:b w:val="0"/>
          <w:bCs w:val="0"/>
          <w:sz w:val="22"/>
          <w:szCs w:val="22"/>
        </w:rPr>
      </w:pPr>
      <w:ins w:id="272" w:author="John Buck" w:date="2023-04-11T15:53:00Z">
        <w:r w:rsidRPr="00392F46">
          <w:rPr>
            <w:rStyle w:val="Hyperlink"/>
          </w:rPr>
          <w:fldChar w:fldCharType="begin"/>
        </w:r>
        <w:r w:rsidRPr="00392F46">
          <w:rPr>
            <w:rStyle w:val="Hyperlink"/>
          </w:rPr>
          <w:instrText xml:space="preserve"> </w:instrText>
        </w:r>
        <w:r>
          <w:instrText>HYPERLINK \l "_Toc132120916"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7.1</w:t>
        </w:r>
        <w:r>
          <w:rPr>
            <w:rFonts w:asciiTheme="minorHAnsi" w:eastAsiaTheme="minorEastAsia" w:hAnsiTheme="minorHAnsi" w:cstheme="minorBidi"/>
            <w:b w:val="0"/>
            <w:bCs w:val="0"/>
            <w:sz w:val="22"/>
            <w:szCs w:val="22"/>
          </w:rPr>
          <w:tab/>
        </w:r>
        <w:r w:rsidRPr="00392F46">
          <w:rPr>
            <w:rStyle w:val="Hyperlink"/>
          </w:rPr>
          <w:t>Loading Configuration Files via the PC</w:t>
        </w:r>
        <w:r w:rsidRPr="00392F46">
          <w:rPr>
            <w:rStyle w:val="Hyperlink"/>
            <w:vertAlign w:val="superscript"/>
          </w:rPr>
          <w:t>2</w:t>
        </w:r>
        <w:r w:rsidRPr="00392F46">
          <w:rPr>
            <w:rStyle w:val="Hyperlink"/>
          </w:rPr>
          <w:t xml:space="preserve"> Server</w:t>
        </w:r>
        <w:r>
          <w:rPr>
            <w:webHidden/>
          </w:rPr>
          <w:tab/>
        </w:r>
        <w:r>
          <w:rPr>
            <w:webHidden/>
          </w:rPr>
          <w:fldChar w:fldCharType="begin"/>
        </w:r>
        <w:r>
          <w:rPr>
            <w:webHidden/>
          </w:rPr>
          <w:instrText xml:space="preserve"> PAGEREF _Toc132120916 \h </w:instrText>
        </w:r>
      </w:ins>
      <w:r>
        <w:rPr>
          <w:webHidden/>
        </w:rPr>
      </w:r>
      <w:r>
        <w:rPr>
          <w:webHidden/>
        </w:rPr>
        <w:fldChar w:fldCharType="separate"/>
      </w:r>
      <w:ins w:id="273" w:author="John Buck" w:date="2023-04-21T13:55:00Z">
        <w:r w:rsidR="00E35EEA">
          <w:rPr>
            <w:webHidden/>
          </w:rPr>
          <w:t>90</w:t>
        </w:r>
      </w:ins>
      <w:ins w:id="274" w:author="John Buck" w:date="2023-04-11T15:53:00Z">
        <w:r>
          <w:rPr>
            <w:webHidden/>
          </w:rPr>
          <w:fldChar w:fldCharType="end"/>
        </w:r>
        <w:r w:rsidRPr="00392F46">
          <w:rPr>
            <w:rStyle w:val="Hyperlink"/>
          </w:rPr>
          <w:fldChar w:fldCharType="end"/>
        </w:r>
      </w:ins>
    </w:p>
    <w:p w14:paraId="33D55E5B" w14:textId="2BF3C98A" w:rsidR="00917410" w:rsidRDefault="00917410">
      <w:pPr>
        <w:pStyle w:val="TOC2"/>
        <w:rPr>
          <w:ins w:id="275" w:author="John Buck" w:date="2023-04-11T15:53:00Z"/>
          <w:rFonts w:asciiTheme="minorHAnsi" w:eastAsiaTheme="minorEastAsia" w:hAnsiTheme="minorHAnsi" w:cstheme="minorBidi"/>
          <w:b w:val="0"/>
          <w:bCs w:val="0"/>
          <w:sz w:val="22"/>
          <w:szCs w:val="22"/>
        </w:rPr>
      </w:pPr>
      <w:ins w:id="276" w:author="John Buck" w:date="2023-04-11T15:53:00Z">
        <w:r w:rsidRPr="00392F46">
          <w:rPr>
            <w:rStyle w:val="Hyperlink"/>
          </w:rPr>
          <w:fldChar w:fldCharType="begin"/>
        </w:r>
        <w:r w:rsidRPr="00392F46">
          <w:rPr>
            <w:rStyle w:val="Hyperlink"/>
          </w:rPr>
          <w:instrText xml:space="preserve"> </w:instrText>
        </w:r>
        <w:r>
          <w:instrText>HYPERLINK \l "_Toc132120917"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7.2</w:t>
        </w:r>
        <w:r>
          <w:rPr>
            <w:rFonts w:asciiTheme="minorHAnsi" w:eastAsiaTheme="minorEastAsia" w:hAnsiTheme="minorHAnsi" w:cstheme="minorBidi"/>
            <w:b w:val="0"/>
            <w:bCs w:val="0"/>
            <w:sz w:val="22"/>
            <w:szCs w:val="22"/>
          </w:rPr>
          <w:tab/>
        </w:r>
        <w:r w:rsidRPr="00392F46">
          <w:rPr>
            <w:rStyle w:val="Hyperlink"/>
          </w:rPr>
          <w:t>Loading Configuration Files via the PC</w:t>
        </w:r>
        <w:r w:rsidRPr="00392F46">
          <w:rPr>
            <w:rStyle w:val="Hyperlink"/>
            <w:vertAlign w:val="superscript"/>
          </w:rPr>
          <w:t>2</w:t>
        </w:r>
        <w:r w:rsidRPr="00392F46">
          <w:rPr>
            <w:rStyle w:val="Hyperlink"/>
          </w:rPr>
          <w:t xml:space="preserve"> Admin</w:t>
        </w:r>
        <w:r>
          <w:rPr>
            <w:webHidden/>
          </w:rPr>
          <w:tab/>
        </w:r>
        <w:r>
          <w:rPr>
            <w:webHidden/>
          </w:rPr>
          <w:fldChar w:fldCharType="begin"/>
        </w:r>
        <w:r>
          <w:rPr>
            <w:webHidden/>
          </w:rPr>
          <w:instrText xml:space="preserve"> PAGEREF _Toc132120917 \h </w:instrText>
        </w:r>
      </w:ins>
      <w:r>
        <w:rPr>
          <w:webHidden/>
        </w:rPr>
      </w:r>
      <w:r>
        <w:rPr>
          <w:webHidden/>
        </w:rPr>
        <w:fldChar w:fldCharType="separate"/>
      </w:r>
      <w:ins w:id="277" w:author="John Buck" w:date="2023-04-21T13:55:00Z">
        <w:r w:rsidR="00E35EEA">
          <w:rPr>
            <w:webHidden/>
          </w:rPr>
          <w:t>91</w:t>
        </w:r>
      </w:ins>
      <w:ins w:id="278" w:author="John Buck" w:date="2023-04-11T15:53:00Z">
        <w:r>
          <w:rPr>
            <w:webHidden/>
          </w:rPr>
          <w:fldChar w:fldCharType="end"/>
        </w:r>
        <w:r w:rsidRPr="00392F46">
          <w:rPr>
            <w:rStyle w:val="Hyperlink"/>
          </w:rPr>
          <w:fldChar w:fldCharType="end"/>
        </w:r>
      </w:ins>
    </w:p>
    <w:p w14:paraId="1B919C3B" w14:textId="608F13CC" w:rsidR="00917410" w:rsidRDefault="00917410">
      <w:pPr>
        <w:pStyle w:val="TOC2"/>
        <w:rPr>
          <w:ins w:id="279" w:author="John Buck" w:date="2023-04-11T15:53:00Z"/>
          <w:rFonts w:asciiTheme="minorHAnsi" w:eastAsiaTheme="minorEastAsia" w:hAnsiTheme="minorHAnsi" w:cstheme="minorBidi"/>
          <w:b w:val="0"/>
          <w:bCs w:val="0"/>
          <w:sz w:val="22"/>
          <w:szCs w:val="22"/>
        </w:rPr>
      </w:pPr>
      <w:ins w:id="280" w:author="John Buck" w:date="2023-04-11T15:53:00Z">
        <w:r w:rsidRPr="00392F46">
          <w:rPr>
            <w:rStyle w:val="Hyperlink"/>
          </w:rPr>
          <w:fldChar w:fldCharType="begin"/>
        </w:r>
        <w:r w:rsidRPr="00392F46">
          <w:rPr>
            <w:rStyle w:val="Hyperlink"/>
          </w:rPr>
          <w:instrText xml:space="preserve"> </w:instrText>
        </w:r>
        <w:r>
          <w:instrText>HYPERLINK \l "_Toc132120918"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7.3</w:t>
        </w:r>
        <w:r>
          <w:rPr>
            <w:rFonts w:asciiTheme="minorHAnsi" w:eastAsiaTheme="minorEastAsia" w:hAnsiTheme="minorHAnsi" w:cstheme="minorBidi"/>
            <w:b w:val="0"/>
            <w:bCs w:val="0"/>
            <w:sz w:val="22"/>
            <w:szCs w:val="22"/>
          </w:rPr>
          <w:tab/>
        </w:r>
        <w:r w:rsidRPr="00392F46">
          <w:rPr>
            <w:rStyle w:val="Hyperlink"/>
          </w:rPr>
          <w:t>Additional Configuration File Capabilities</w:t>
        </w:r>
        <w:r>
          <w:rPr>
            <w:webHidden/>
          </w:rPr>
          <w:tab/>
        </w:r>
        <w:r>
          <w:rPr>
            <w:webHidden/>
          </w:rPr>
          <w:fldChar w:fldCharType="begin"/>
        </w:r>
        <w:r>
          <w:rPr>
            <w:webHidden/>
          </w:rPr>
          <w:instrText xml:space="preserve"> PAGEREF _Toc132120918 \h </w:instrText>
        </w:r>
      </w:ins>
      <w:r>
        <w:rPr>
          <w:webHidden/>
        </w:rPr>
      </w:r>
      <w:r>
        <w:rPr>
          <w:webHidden/>
        </w:rPr>
        <w:fldChar w:fldCharType="separate"/>
      </w:r>
      <w:ins w:id="281" w:author="John Buck" w:date="2023-04-21T13:55:00Z">
        <w:r w:rsidR="00E35EEA">
          <w:rPr>
            <w:webHidden/>
          </w:rPr>
          <w:t>91</w:t>
        </w:r>
      </w:ins>
      <w:ins w:id="282" w:author="John Buck" w:date="2023-04-11T15:53:00Z">
        <w:r>
          <w:rPr>
            <w:webHidden/>
          </w:rPr>
          <w:fldChar w:fldCharType="end"/>
        </w:r>
        <w:r w:rsidRPr="00392F46">
          <w:rPr>
            <w:rStyle w:val="Hyperlink"/>
          </w:rPr>
          <w:fldChar w:fldCharType="end"/>
        </w:r>
      </w:ins>
    </w:p>
    <w:p w14:paraId="3C234EBD" w14:textId="0D7A8052" w:rsidR="00917410" w:rsidRDefault="00917410" w:rsidP="00917410">
      <w:pPr>
        <w:pStyle w:val="TOC1"/>
        <w:rPr>
          <w:ins w:id="283" w:author="John Buck" w:date="2023-04-11T15:53:00Z"/>
          <w:rFonts w:asciiTheme="minorHAnsi" w:eastAsiaTheme="minorEastAsia" w:hAnsiTheme="minorHAnsi" w:cstheme="minorBidi"/>
          <w:sz w:val="22"/>
          <w:szCs w:val="22"/>
        </w:rPr>
      </w:pPr>
      <w:ins w:id="284" w:author="John Buck" w:date="2023-04-11T15:53:00Z">
        <w:r w:rsidRPr="00392F46">
          <w:rPr>
            <w:rStyle w:val="Hyperlink"/>
          </w:rPr>
          <w:fldChar w:fldCharType="begin"/>
        </w:r>
        <w:r w:rsidRPr="00392F46">
          <w:rPr>
            <w:rStyle w:val="Hyperlink"/>
          </w:rPr>
          <w:instrText xml:space="preserve"> </w:instrText>
        </w:r>
        <w:r>
          <w:instrText>HYPERLINK \l "_Toc132120919"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w:t>
        </w:r>
        <w:r>
          <w:rPr>
            <w:rFonts w:asciiTheme="minorHAnsi" w:eastAsiaTheme="minorEastAsia" w:hAnsiTheme="minorHAnsi" w:cstheme="minorBidi"/>
            <w:sz w:val="22"/>
            <w:szCs w:val="22"/>
          </w:rPr>
          <w:tab/>
        </w:r>
        <w:r w:rsidRPr="00392F46">
          <w:rPr>
            <w:rStyle w:val="Hyperlink"/>
          </w:rPr>
          <w:t>Starting the Contest</w:t>
        </w:r>
        <w:r>
          <w:rPr>
            <w:webHidden/>
          </w:rPr>
          <w:tab/>
        </w:r>
        <w:r>
          <w:rPr>
            <w:webHidden/>
          </w:rPr>
          <w:fldChar w:fldCharType="begin"/>
        </w:r>
        <w:r>
          <w:rPr>
            <w:webHidden/>
          </w:rPr>
          <w:instrText xml:space="preserve"> PAGEREF _Toc132120919 \h </w:instrText>
        </w:r>
      </w:ins>
      <w:r>
        <w:rPr>
          <w:webHidden/>
        </w:rPr>
      </w:r>
      <w:r>
        <w:rPr>
          <w:webHidden/>
        </w:rPr>
        <w:fldChar w:fldCharType="separate"/>
      </w:r>
      <w:ins w:id="285" w:author="John Buck" w:date="2023-04-21T13:55:00Z">
        <w:r w:rsidR="00E35EEA">
          <w:rPr>
            <w:webHidden/>
          </w:rPr>
          <w:t>94</w:t>
        </w:r>
      </w:ins>
      <w:ins w:id="286" w:author="John Buck" w:date="2023-04-11T15:53:00Z">
        <w:r>
          <w:rPr>
            <w:webHidden/>
          </w:rPr>
          <w:fldChar w:fldCharType="end"/>
        </w:r>
        <w:r w:rsidRPr="00392F46">
          <w:rPr>
            <w:rStyle w:val="Hyperlink"/>
          </w:rPr>
          <w:fldChar w:fldCharType="end"/>
        </w:r>
      </w:ins>
    </w:p>
    <w:p w14:paraId="31907131" w14:textId="2CDABD39" w:rsidR="00917410" w:rsidRDefault="00917410">
      <w:pPr>
        <w:pStyle w:val="TOC2"/>
        <w:rPr>
          <w:ins w:id="287" w:author="John Buck" w:date="2023-04-11T15:53:00Z"/>
          <w:rFonts w:asciiTheme="minorHAnsi" w:eastAsiaTheme="minorEastAsia" w:hAnsiTheme="minorHAnsi" w:cstheme="minorBidi"/>
          <w:b w:val="0"/>
          <w:bCs w:val="0"/>
          <w:sz w:val="22"/>
          <w:szCs w:val="22"/>
        </w:rPr>
      </w:pPr>
      <w:ins w:id="288" w:author="John Buck" w:date="2023-04-11T15:53:00Z">
        <w:r w:rsidRPr="00392F46">
          <w:rPr>
            <w:rStyle w:val="Hyperlink"/>
          </w:rPr>
          <w:fldChar w:fldCharType="begin"/>
        </w:r>
        <w:r w:rsidRPr="00392F46">
          <w:rPr>
            <w:rStyle w:val="Hyperlink"/>
          </w:rPr>
          <w:instrText xml:space="preserve"> </w:instrText>
        </w:r>
        <w:r>
          <w:instrText>HYPERLINK \l "_Toc132120920"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8.1</w:t>
        </w:r>
        <w:r>
          <w:rPr>
            <w:rFonts w:asciiTheme="minorHAnsi" w:eastAsiaTheme="minorEastAsia" w:hAnsiTheme="minorHAnsi" w:cstheme="minorBidi"/>
            <w:b w:val="0"/>
            <w:bCs w:val="0"/>
            <w:sz w:val="22"/>
            <w:szCs w:val="22"/>
          </w:rPr>
          <w:tab/>
        </w:r>
        <w:r w:rsidRPr="00392F46">
          <w:rPr>
            <w:rStyle w:val="Hyperlink"/>
          </w:rPr>
          <w:t>Clock Control</w:t>
        </w:r>
        <w:r>
          <w:rPr>
            <w:webHidden/>
          </w:rPr>
          <w:tab/>
        </w:r>
        <w:r>
          <w:rPr>
            <w:webHidden/>
          </w:rPr>
          <w:fldChar w:fldCharType="begin"/>
        </w:r>
        <w:r>
          <w:rPr>
            <w:webHidden/>
          </w:rPr>
          <w:instrText xml:space="preserve"> PAGEREF _Toc132120920 \h </w:instrText>
        </w:r>
      </w:ins>
      <w:r>
        <w:rPr>
          <w:webHidden/>
        </w:rPr>
      </w:r>
      <w:r>
        <w:rPr>
          <w:webHidden/>
        </w:rPr>
        <w:fldChar w:fldCharType="separate"/>
      </w:r>
      <w:ins w:id="289" w:author="John Buck" w:date="2023-04-21T13:55:00Z">
        <w:r w:rsidR="00E35EEA">
          <w:rPr>
            <w:webHidden/>
          </w:rPr>
          <w:t>94</w:t>
        </w:r>
      </w:ins>
      <w:ins w:id="290" w:author="John Buck" w:date="2023-04-11T15:53:00Z">
        <w:r>
          <w:rPr>
            <w:webHidden/>
          </w:rPr>
          <w:fldChar w:fldCharType="end"/>
        </w:r>
        <w:r w:rsidRPr="00392F46">
          <w:rPr>
            <w:rStyle w:val="Hyperlink"/>
          </w:rPr>
          <w:fldChar w:fldCharType="end"/>
        </w:r>
      </w:ins>
    </w:p>
    <w:p w14:paraId="0D53380D" w14:textId="55F291F2" w:rsidR="00917410" w:rsidRDefault="00917410">
      <w:pPr>
        <w:pStyle w:val="TOC3"/>
        <w:rPr>
          <w:ins w:id="291" w:author="John Buck" w:date="2023-04-11T15:53:00Z"/>
          <w:rFonts w:asciiTheme="minorHAnsi" w:eastAsiaTheme="minorEastAsia" w:hAnsiTheme="minorHAnsi" w:cstheme="minorBidi"/>
          <w:sz w:val="22"/>
          <w:szCs w:val="22"/>
        </w:rPr>
      </w:pPr>
      <w:ins w:id="292" w:author="John Buck" w:date="2023-04-11T15:53:00Z">
        <w:r w:rsidRPr="00392F46">
          <w:rPr>
            <w:rStyle w:val="Hyperlink"/>
          </w:rPr>
          <w:fldChar w:fldCharType="begin"/>
        </w:r>
        <w:r w:rsidRPr="00392F46">
          <w:rPr>
            <w:rStyle w:val="Hyperlink"/>
          </w:rPr>
          <w:instrText xml:space="preserve"> </w:instrText>
        </w:r>
        <w:r>
          <w:instrText>HYPERLINK \l "_Toc132120921"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8.1.1</w:t>
        </w:r>
        <w:r>
          <w:rPr>
            <w:rFonts w:asciiTheme="minorHAnsi" w:eastAsiaTheme="minorEastAsia" w:hAnsiTheme="minorHAnsi" w:cstheme="minorBidi"/>
            <w:sz w:val="22"/>
            <w:szCs w:val="22"/>
          </w:rPr>
          <w:tab/>
        </w:r>
        <w:r w:rsidRPr="00392F46">
          <w:rPr>
            <w:rStyle w:val="Hyperlink"/>
          </w:rPr>
          <w:t>Starting the Contest Manually</w:t>
        </w:r>
        <w:r>
          <w:rPr>
            <w:webHidden/>
          </w:rPr>
          <w:tab/>
        </w:r>
        <w:r>
          <w:rPr>
            <w:webHidden/>
          </w:rPr>
          <w:fldChar w:fldCharType="begin"/>
        </w:r>
        <w:r>
          <w:rPr>
            <w:webHidden/>
          </w:rPr>
          <w:instrText xml:space="preserve"> PAGEREF _Toc132120921 \h </w:instrText>
        </w:r>
      </w:ins>
      <w:r>
        <w:rPr>
          <w:webHidden/>
        </w:rPr>
      </w:r>
      <w:r>
        <w:rPr>
          <w:webHidden/>
        </w:rPr>
        <w:fldChar w:fldCharType="separate"/>
      </w:r>
      <w:ins w:id="293" w:author="John Buck" w:date="2023-04-21T13:55:00Z">
        <w:r w:rsidR="00E35EEA">
          <w:rPr>
            <w:webHidden/>
          </w:rPr>
          <w:t>94</w:t>
        </w:r>
      </w:ins>
      <w:ins w:id="294" w:author="John Buck" w:date="2023-04-11T15:53:00Z">
        <w:r>
          <w:rPr>
            <w:webHidden/>
          </w:rPr>
          <w:fldChar w:fldCharType="end"/>
        </w:r>
        <w:r w:rsidRPr="00392F46">
          <w:rPr>
            <w:rStyle w:val="Hyperlink"/>
          </w:rPr>
          <w:fldChar w:fldCharType="end"/>
        </w:r>
      </w:ins>
    </w:p>
    <w:p w14:paraId="4C99F6A1" w14:textId="078ACBDF" w:rsidR="00917410" w:rsidRDefault="00917410">
      <w:pPr>
        <w:pStyle w:val="TOC3"/>
        <w:rPr>
          <w:ins w:id="295" w:author="John Buck" w:date="2023-04-11T15:53:00Z"/>
          <w:rFonts w:asciiTheme="minorHAnsi" w:eastAsiaTheme="minorEastAsia" w:hAnsiTheme="minorHAnsi" w:cstheme="minorBidi"/>
          <w:sz w:val="22"/>
          <w:szCs w:val="22"/>
        </w:rPr>
      </w:pPr>
      <w:ins w:id="296" w:author="John Buck" w:date="2023-04-11T15:53:00Z">
        <w:r w:rsidRPr="00392F46">
          <w:rPr>
            <w:rStyle w:val="Hyperlink"/>
          </w:rPr>
          <w:fldChar w:fldCharType="begin"/>
        </w:r>
        <w:r w:rsidRPr="00392F46">
          <w:rPr>
            <w:rStyle w:val="Hyperlink"/>
          </w:rPr>
          <w:instrText xml:space="preserve"> </w:instrText>
        </w:r>
        <w:r>
          <w:instrText>HYPERLINK \l "_Toc132120922"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8.1.2</w:t>
        </w:r>
        <w:r>
          <w:rPr>
            <w:rFonts w:asciiTheme="minorHAnsi" w:eastAsiaTheme="minorEastAsia" w:hAnsiTheme="minorHAnsi" w:cstheme="minorBidi"/>
            <w:sz w:val="22"/>
            <w:szCs w:val="22"/>
          </w:rPr>
          <w:tab/>
        </w:r>
        <w:r w:rsidRPr="00392F46">
          <w:rPr>
            <w:rStyle w:val="Hyperlink"/>
          </w:rPr>
          <w:t>Starting the Contest Automatically</w:t>
        </w:r>
        <w:r>
          <w:rPr>
            <w:webHidden/>
          </w:rPr>
          <w:tab/>
        </w:r>
        <w:r>
          <w:rPr>
            <w:webHidden/>
          </w:rPr>
          <w:fldChar w:fldCharType="begin"/>
        </w:r>
        <w:r>
          <w:rPr>
            <w:webHidden/>
          </w:rPr>
          <w:instrText xml:space="preserve"> PAGEREF _Toc132120922 \h </w:instrText>
        </w:r>
      </w:ins>
      <w:r>
        <w:rPr>
          <w:webHidden/>
        </w:rPr>
      </w:r>
      <w:r>
        <w:rPr>
          <w:webHidden/>
        </w:rPr>
        <w:fldChar w:fldCharType="separate"/>
      </w:r>
      <w:ins w:id="297" w:author="John Buck" w:date="2023-04-21T13:55:00Z">
        <w:r w:rsidR="00E35EEA">
          <w:rPr>
            <w:webHidden/>
          </w:rPr>
          <w:t>95</w:t>
        </w:r>
      </w:ins>
      <w:ins w:id="298" w:author="John Buck" w:date="2023-04-11T15:53:00Z">
        <w:r>
          <w:rPr>
            <w:webHidden/>
          </w:rPr>
          <w:fldChar w:fldCharType="end"/>
        </w:r>
        <w:r w:rsidRPr="00392F46">
          <w:rPr>
            <w:rStyle w:val="Hyperlink"/>
          </w:rPr>
          <w:fldChar w:fldCharType="end"/>
        </w:r>
      </w:ins>
    </w:p>
    <w:p w14:paraId="49976943" w14:textId="2EBC3899" w:rsidR="00917410" w:rsidRDefault="00917410">
      <w:pPr>
        <w:pStyle w:val="TOC2"/>
        <w:rPr>
          <w:ins w:id="299" w:author="John Buck" w:date="2023-04-11T15:53:00Z"/>
          <w:rFonts w:asciiTheme="minorHAnsi" w:eastAsiaTheme="minorEastAsia" w:hAnsiTheme="minorHAnsi" w:cstheme="minorBidi"/>
          <w:b w:val="0"/>
          <w:bCs w:val="0"/>
          <w:sz w:val="22"/>
          <w:szCs w:val="22"/>
        </w:rPr>
      </w:pPr>
      <w:ins w:id="300" w:author="John Buck" w:date="2023-04-11T15:53:00Z">
        <w:r w:rsidRPr="00392F46">
          <w:rPr>
            <w:rStyle w:val="Hyperlink"/>
          </w:rPr>
          <w:fldChar w:fldCharType="begin"/>
        </w:r>
        <w:r w:rsidRPr="00392F46">
          <w:rPr>
            <w:rStyle w:val="Hyperlink"/>
          </w:rPr>
          <w:instrText xml:space="preserve"> </w:instrText>
        </w:r>
        <w:r>
          <w:instrText>HYPERLINK \l "_Toc132120923"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8.2</w:t>
        </w:r>
        <w:r>
          <w:rPr>
            <w:rFonts w:asciiTheme="minorHAnsi" w:eastAsiaTheme="minorEastAsia" w:hAnsiTheme="minorHAnsi" w:cstheme="minorBidi"/>
            <w:b w:val="0"/>
            <w:bCs w:val="0"/>
            <w:sz w:val="22"/>
            <w:szCs w:val="22"/>
          </w:rPr>
          <w:tab/>
        </w:r>
        <w:r w:rsidRPr="00392F46">
          <w:rPr>
            <w:rStyle w:val="Hyperlink"/>
          </w:rPr>
          <w:t>Contest Length</w:t>
        </w:r>
        <w:r>
          <w:rPr>
            <w:webHidden/>
          </w:rPr>
          <w:tab/>
        </w:r>
        <w:r>
          <w:rPr>
            <w:webHidden/>
          </w:rPr>
          <w:fldChar w:fldCharType="begin"/>
        </w:r>
        <w:r>
          <w:rPr>
            <w:webHidden/>
          </w:rPr>
          <w:instrText xml:space="preserve"> PAGEREF _Toc132120923 \h </w:instrText>
        </w:r>
      </w:ins>
      <w:r>
        <w:rPr>
          <w:webHidden/>
        </w:rPr>
      </w:r>
      <w:r>
        <w:rPr>
          <w:webHidden/>
        </w:rPr>
        <w:fldChar w:fldCharType="separate"/>
      </w:r>
      <w:ins w:id="301" w:author="John Buck" w:date="2023-04-21T13:55:00Z">
        <w:r w:rsidR="00E35EEA">
          <w:rPr>
            <w:webHidden/>
          </w:rPr>
          <w:t>96</w:t>
        </w:r>
      </w:ins>
      <w:ins w:id="302" w:author="John Buck" w:date="2023-04-11T15:53:00Z">
        <w:r>
          <w:rPr>
            <w:webHidden/>
          </w:rPr>
          <w:fldChar w:fldCharType="end"/>
        </w:r>
        <w:r w:rsidRPr="00392F46">
          <w:rPr>
            <w:rStyle w:val="Hyperlink"/>
          </w:rPr>
          <w:fldChar w:fldCharType="end"/>
        </w:r>
      </w:ins>
    </w:p>
    <w:p w14:paraId="50AE02F6" w14:textId="32E66504" w:rsidR="00917410" w:rsidRDefault="00917410">
      <w:pPr>
        <w:pStyle w:val="TOC2"/>
        <w:rPr>
          <w:ins w:id="303" w:author="John Buck" w:date="2023-04-11T15:53:00Z"/>
          <w:rFonts w:asciiTheme="minorHAnsi" w:eastAsiaTheme="minorEastAsia" w:hAnsiTheme="minorHAnsi" w:cstheme="minorBidi"/>
          <w:b w:val="0"/>
          <w:bCs w:val="0"/>
          <w:sz w:val="22"/>
          <w:szCs w:val="22"/>
        </w:rPr>
      </w:pPr>
      <w:ins w:id="304" w:author="John Buck" w:date="2023-04-11T15:53:00Z">
        <w:r w:rsidRPr="00392F46">
          <w:rPr>
            <w:rStyle w:val="Hyperlink"/>
          </w:rPr>
          <w:lastRenderedPageBreak/>
          <w:fldChar w:fldCharType="begin"/>
        </w:r>
        <w:r w:rsidRPr="00392F46">
          <w:rPr>
            <w:rStyle w:val="Hyperlink"/>
          </w:rPr>
          <w:instrText xml:space="preserve"> </w:instrText>
        </w:r>
        <w:r>
          <w:instrText>HYPERLINK \l "_Toc132120924"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8.3</w:t>
        </w:r>
        <w:r>
          <w:rPr>
            <w:rFonts w:asciiTheme="minorHAnsi" w:eastAsiaTheme="minorEastAsia" w:hAnsiTheme="minorHAnsi" w:cstheme="minorBidi"/>
            <w:b w:val="0"/>
            <w:bCs w:val="0"/>
            <w:sz w:val="22"/>
            <w:szCs w:val="22"/>
          </w:rPr>
          <w:tab/>
        </w:r>
        <w:r w:rsidRPr="00392F46">
          <w:rPr>
            <w:rStyle w:val="Hyperlink"/>
          </w:rPr>
          <w:t>Multi-Site Clock Control</w:t>
        </w:r>
        <w:r>
          <w:rPr>
            <w:webHidden/>
          </w:rPr>
          <w:tab/>
        </w:r>
        <w:r>
          <w:rPr>
            <w:webHidden/>
          </w:rPr>
          <w:fldChar w:fldCharType="begin"/>
        </w:r>
        <w:r>
          <w:rPr>
            <w:webHidden/>
          </w:rPr>
          <w:instrText xml:space="preserve"> PAGEREF _Toc132120924 \h </w:instrText>
        </w:r>
      </w:ins>
      <w:r>
        <w:rPr>
          <w:webHidden/>
        </w:rPr>
      </w:r>
      <w:r>
        <w:rPr>
          <w:webHidden/>
        </w:rPr>
        <w:fldChar w:fldCharType="separate"/>
      </w:r>
      <w:ins w:id="305" w:author="John Buck" w:date="2023-04-21T13:55:00Z">
        <w:r w:rsidR="00E35EEA">
          <w:rPr>
            <w:webHidden/>
          </w:rPr>
          <w:t>97</w:t>
        </w:r>
      </w:ins>
      <w:ins w:id="306" w:author="John Buck" w:date="2023-04-11T15:53:00Z">
        <w:r>
          <w:rPr>
            <w:webHidden/>
          </w:rPr>
          <w:fldChar w:fldCharType="end"/>
        </w:r>
        <w:r w:rsidRPr="00392F46">
          <w:rPr>
            <w:rStyle w:val="Hyperlink"/>
          </w:rPr>
          <w:fldChar w:fldCharType="end"/>
        </w:r>
      </w:ins>
    </w:p>
    <w:p w14:paraId="3EB4661E" w14:textId="559204CD" w:rsidR="00917410" w:rsidRDefault="00917410">
      <w:pPr>
        <w:pStyle w:val="TOC2"/>
        <w:rPr>
          <w:ins w:id="307" w:author="John Buck" w:date="2023-04-11T15:53:00Z"/>
          <w:rFonts w:asciiTheme="minorHAnsi" w:eastAsiaTheme="minorEastAsia" w:hAnsiTheme="minorHAnsi" w:cstheme="minorBidi"/>
          <w:b w:val="0"/>
          <w:bCs w:val="0"/>
          <w:sz w:val="22"/>
          <w:szCs w:val="22"/>
        </w:rPr>
      </w:pPr>
      <w:ins w:id="308" w:author="John Buck" w:date="2023-04-11T15:53:00Z">
        <w:r w:rsidRPr="00392F46">
          <w:rPr>
            <w:rStyle w:val="Hyperlink"/>
          </w:rPr>
          <w:fldChar w:fldCharType="begin"/>
        </w:r>
        <w:r w:rsidRPr="00392F46">
          <w:rPr>
            <w:rStyle w:val="Hyperlink"/>
          </w:rPr>
          <w:instrText xml:space="preserve"> </w:instrText>
        </w:r>
        <w:r>
          <w:instrText>HYPERLINK \l "_Toc132120925"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8.4</w:t>
        </w:r>
        <w:r>
          <w:rPr>
            <w:rFonts w:asciiTheme="minorHAnsi" w:eastAsiaTheme="minorEastAsia" w:hAnsiTheme="minorHAnsi" w:cstheme="minorBidi"/>
            <w:b w:val="0"/>
            <w:bCs w:val="0"/>
            <w:sz w:val="22"/>
            <w:szCs w:val="22"/>
          </w:rPr>
          <w:tab/>
        </w:r>
        <w:r w:rsidRPr="00392F46">
          <w:rPr>
            <w:rStyle w:val="Hyperlink"/>
          </w:rPr>
          <w:t>Practice Sessions:  Resetting A Contest</w:t>
        </w:r>
        <w:r>
          <w:rPr>
            <w:webHidden/>
          </w:rPr>
          <w:tab/>
        </w:r>
        <w:r>
          <w:rPr>
            <w:webHidden/>
          </w:rPr>
          <w:fldChar w:fldCharType="begin"/>
        </w:r>
        <w:r>
          <w:rPr>
            <w:webHidden/>
          </w:rPr>
          <w:instrText xml:space="preserve"> PAGEREF _Toc132120925 \h </w:instrText>
        </w:r>
      </w:ins>
      <w:r>
        <w:rPr>
          <w:webHidden/>
        </w:rPr>
      </w:r>
      <w:r>
        <w:rPr>
          <w:webHidden/>
        </w:rPr>
        <w:fldChar w:fldCharType="separate"/>
      </w:r>
      <w:ins w:id="309" w:author="John Buck" w:date="2023-04-21T13:55:00Z">
        <w:r w:rsidR="00E35EEA">
          <w:rPr>
            <w:webHidden/>
          </w:rPr>
          <w:t>99</w:t>
        </w:r>
      </w:ins>
      <w:ins w:id="310" w:author="John Buck" w:date="2023-04-11T15:53:00Z">
        <w:r>
          <w:rPr>
            <w:webHidden/>
          </w:rPr>
          <w:fldChar w:fldCharType="end"/>
        </w:r>
        <w:r w:rsidRPr="00392F46">
          <w:rPr>
            <w:rStyle w:val="Hyperlink"/>
          </w:rPr>
          <w:fldChar w:fldCharType="end"/>
        </w:r>
      </w:ins>
    </w:p>
    <w:p w14:paraId="29BE6311" w14:textId="6AF573F0" w:rsidR="00917410" w:rsidRDefault="00917410" w:rsidP="00917410">
      <w:pPr>
        <w:pStyle w:val="TOC1"/>
        <w:rPr>
          <w:ins w:id="311" w:author="John Buck" w:date="2023-04-11T15:53:00Z"/>
          <w:rFonts w:asciiTheme="minorHAnsi" w:eastAsiaTheme="minorEastAsia" w:hAnsiTheme="minorHAnsi" w:cstheme="minorBidi"/>
          <w:sz w:val="22"/>
          <w:szCs w:val="22"/>
        </w:rPr>
      </w:pPr>
      <w:ins w:id="312" w:author="John Buck" w:date="2023-04-11T15:53:00Z">
        <w:r w:rsidRPr="00392F46">
          <w:rPr>
            <w:rStyle w:val="Hyperlink"/>
          </w:rPr>
          <w:fldChar w:fldCharType="begin"/>
        </w:r>
        <w:r w:rsidRPr="00392F46">
          <w:rPr>
            <w:rStyle w:val="Hyperlink"/>
          </w:rPr>
          <w:instrText xml:space="preserve"> </w:instrText>
        </w:r>
        <w:r>
          <w:instrText>HYPERLINK \l "_Toc132120926"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w:t>
        </w:r>
        <w:r>
          <w:rPr>
            <w:rFonts w:asciiTheme="minorHAnsi" w:eastAsiaTheme="minorEastAsia" w:hAnsiTheme="minorHAnsi" w:cstheme="minorBidi"/>
            <w:sz w:val="22"/>
            <w:szCs w:val="22"/>
          </w:rPr>
          <w:tab/>
        </w:r>
        <w:r w:rsidRPr="00392F46">
          <w:rPr>
            <w:rStyle w:val="Hyperlink"/>
          </w:rPr>
          <w:t>Monitoring Contest Status</w:t>
        </w:r>
        <w:r>
          <w:rPr>
            <w:webHidden/>
          </w:rPr>
          <w:tab/>
        </w:r>
        <w:r>
          <w:rPr>
            <w:webHidden/>
          </w:rPr>
          <w:fldChar w:fldCharType="begin"/>
        </w:r>
        <w:r>
          <w:rPr>
            <w:webHidden/>
          </w:rPr>
          <w:instrText xml:space="preserve"> PAGEREF _Toc132120926 \h </w:instrText>
        </w:r>
      </w:ins>
      <w:r>
        <w:rPr>
          <w:webHidden/>
        </w:rPr>
      </w:r>
      <w:r>
        <w:rPr>
          <w:webHidden/>
        </w:rPr>
        <w:fldChar w:fldCharType="separate"/>
      </w:r>
      <w:ins w:id="313" w:author="John Buck" w:date="2023-04-21T13:55:00Z">
        <w:r w:rsidR="00E35EEA">
          <w:rPr>
            <w:webHidden/>
          </w:rPr>
          <w:t>101</w:t>
        </w:r>
      </w:ins>
      <w:ins w:id="314" w:author="John Buck" w:date="2023-04-11T15:53:00Z">
        <w:r>
          <w:rPr>
            <w:webHidden/>
          </w:rPr>
          <w:fldChar w:fldCharType="end"/>
        </w:r>
        <w:r w:rsidRPr="00392F46">
          <w:rPr>
            <w:rStyle w:val="Hyperlink"/>
          </w:rPr>
          <w:fldChar w:fldCharType="end"/>
        </w:r>
      </w:ins>
    </w:p>
    <w:p w14:paraId="07EB58AC" w14:textId="3C5C2907" w:rsidR="00917410" w:rsidRDefault="00917410">
      <w:pPr>
        <w:pStyle w:val="TOC2"/>
        <w:rPr>
          <w:ins w:id="315" w:author="John Buck" w:date="2023-04-11T15:53:00Z"/>
          <w:rFonts w:asciiTheme="minorHAnsi" w:eastAsiaTheme="minorEastAsia" w:hAnsiTheme="minorHAnsi" w:cstheme="minorBidi"/>
          <w:b w:val="0"/>
          <w:bCs w:val="0"/>
          <w:sz w:val="22"/>
          <w:szCs w:val="22"/>
        </w:rPr>
      </w:pPr>
      <w:ins w:id="316" w:author="John Buck" w:date="2023-04-11T15:53:00Z">
        <w:r w:rsidRPr="00392F46">
          <w:rPr>
            <w:rStyle w:val="Hyperlink"/>
          </w:rPr>
          <w:fldChar w:fldCharType="begin"/>
        </w:r>
        <w:r w:rsidRPr="00392F46">
          <w:rPr>
            <w:rStyle w:val="Hyperlink"/>
          </w:rPr>
          <w:instrText xml:space="preserve"> </w:instrText>
        </w:r>
        <w:r>
          <w:instrText>HYPERLINK \l "_Toc132120927"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9.1</w:t>
        </w:r>
        <w:r>
          <w:rPr>
            <w:rFonts w:asciiTheme="minorHAnsi" w:eastAsiaTheme="minorEastAsia" w:hAnsiTheme="minorHAnsi" w:cstheme="minorBidi"/>
            <w:b w:val="0"/>
            <w:bCs w:val="0"/>
            <w:sz w:val="22"/>
            <w:szCs w:val="22"/>
          </w:rPr>
          <w:tab/>
        </w:r>
        <w:r w:rsidRPr="00392F46">
          <w:rPr>
            <w:rStyle w:val="Hyperlink"/>
          </w:rPr>
          <w:t>Team Startup Status</w:t>
        </w:r>
        <w:r>
          <w:rPr>
            <w:webHidden/>
          </w:rPr>
          <w:tab/>
        </w:r>
        <w:r>
          <w:rPr>
            <w:webHidden/>
          </w:rPr>
          <w:fldChar w:fldCharType="begin"/>
        </w:r>
        <w:r>
          <w:rPr>
            <w:webHidden/>
          </w:rPr>
          <w:instrText xml:space="preserve"> PAGEREF _Toc132120927 \h </w:instrText>
        </w:r>
      </w:ins>
      <w:r>
        <w:rPr>
          <w:webHidden/>
        </w:rPr>
      </w:r>
      <w:r>
        <w:rPr>
          <w:webHidden/>
        </w:rPr>
        <w:fldChar w:fldCharType="separate"/>
      </w:r>
      <w:ins w:id="317" w:author="John Buck" w:date="2023-04-21T13:55:00Z">
        <w:r w:rsidR="00E35EEA">
          <w:rPr>
            <w:webHidden/>
          </w:rPr>
          <w:t>101</w:t>
        </w:r>
      </w:ins>
      <w:ins w:id="318" w:author="John Buck" w:date="2023-04-11T15:53:00Z">
        <w:r>
          <w:rPr>
            <w:webHidden/>
          </w:rPr>
          <w:fldChar w:fldCharType="end"/>
        </w:r>
        <w:r w:rsidRPr="00392F46">
          <w:rPr>
            <w:rStyle w:val="Hyperlink"/>
          </w:rPr>
          <w:fldChar w:fldCharType="end"/>
        </w:r>
      </w:ins>
    </w:p>
    <w:p w14:paraId="6AB57BA0" w14:textId="0277BC9A" w:rsidR="00917410" w:rsidRDefault="00917410">
      <w:pPr>
        <w:pStyle w:val="TOC2"/>
        <w:rPr>
          <w:ins w:id="319" w:author="John Buck" w:date="2023-04-11T15:53:00Z"/>
          <w:rFonts w:asciiTheme="minorHAnsi" w:eastAsiaTheme="minorEastAsia" w:hAnsiTheme="minorHAnsi" w:cstheme="minorBidi"/>
          <w:b w:val="0"/>
          <w:bCs w:val="0"/>
          <w:sz w:val="22"/>
          <w:szCs w:val="22"/>
        </w:rPr>
      </w:pPr>
      <w:ins w:id="320" w:author="John Buck" w:date="2023-04-11T15:53:00Z">
        <w:r w:rsidRPr="00392F46">
          <w:rPr>
            <w:rStyle w:val="Hyperlink"/>
          </w:rPr>
          <w:fldChar w:fldCharType="begin"/>
        </w:r>
        <w:r w:rsidRPr="00392F46">
          <w:rPr>
            <w:rStyle w:val="Hyperlink"/>
          </w:rPr>
          <w:instrText xml:space="preserve"> </w:instrText>
        </w:r>
        <w:r>
          <w:instrText>HYPERLINK \l "_Toc132120928"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9.2</w:t>
        </w:r>
        <w:r>
          <w:rPr>
            <w:rFonts w:asciiTheme="minorHAnsi" w:eastAsiaTheme="minorEastAsia" w:hAnsiTheme="minorHAnsi" w:cstheme="minorBidi"/>
            <w:b w:val="0"/>
            <w:bCs w:val="0"/>
            <w:sz w:val="22"/>
            <w:szCs w:val="22"/>
          </w:rPr>
          <w:tab/>
        </w:r>
        <w:r w:rsidRPr="00392F46">
          <w:rPr>
            <w:rStyle w:val="Hyperlink"/>
          </w:rPr>
          <w:t>The Runs Display</w:t>
        </w:r>
        <w:r>
          <w:rPr>
            <w:webHidden/>
          </w:rPr>
          <w:tab/>
        </w:r>
        <w:r>
          <w:rPr>
            <w:webHidden/>
          </w:rPr>
          <w:fldChar w:fldCharType="begin"/>
        </w:r>
        <w:r>
          <w:rPr>
            <w:webHidden/>
          </w:rPr>
          <w:instrText xml:space="preserve"> PAGEREF _Toc132120928 \h </w:instrText>
        </w:r>
      </w:ins>
      <w:r>
        <w:rPr>
          <w:webHidden/>
        </w:rPr>
      </w:r>
      <w:r>
        <w:rPr>
          <w:webHidden/>
        </w:rPr>
        <w:fldChar w:fldCharType="separate"/>
      </w:r>
      <w:ins w:id="321" w:author="John Buck" w:date="2023-04-21T13:55:00Z">
        <w:r w:rsidR="00E35EEA">
          <w:rPr>
            <w:webHidden/>
          </w:rPr>
          <w:t>102</w:t>
        </w:r>
      </w:ins>
      <w:ins w:id="322" w:author="John Buck" w:date="2023-04-11T15:53:00Z">
        <w:r>
          <w:rPr>
            <w:webHidden/>
          </w:rPr>
          <w:fldChar w:fldCharType="end"/>
        </w:r>
        <w:r w:rsidRPr="00392F46">
          <w:rPr>
            <w:rStyle w:val="Hyperlink"/>
          </w:rPr>
          <w:fldChar w:fldCharType="end"/>
        </w:r>
      </w:ins>
    </w:p>
    <w:p w14:paraId="4F548B5B" w14:textId="5DA9281C" w:rsidR="00917410" w:rsidRDefault="00917410">
      <w:pPr>
        <w:pStyle w:val="TOC2"/>
        <w:rPr>
          <w:ins w:id="323" w:author="John Buck" w:date="2023-04-11T15:53:00Z"/>
          <w:rFonts w:asciiTheme="minorHAnsi" w:eastAsiaTheme="minorEastAsia" w:hAnsiTheme="minorHAnsi" w:cstheme="minorBidi"/>
          <w:b w:val="0"/>
          <w:bCs w:val="0"/>
          <w:sz w:val="22"/>
          <w:szCs w:val="22"/>
        </w:rPr>
      </w:pPr>
      <w:ins w:id="324" w:author="John Buck" w:date="2023-04-11T15:53:00Z">
        <w:r w:rsidRPr="00392F46">
          <w:rPr>
            <w:rStyle w:val="Hyperlink"/>
          </w:rPr>
          <w:fldChar w:fldCharType="begin"/>
        </w:r>
        <w:r w:rsidRPr="00392F46">
          <w:rPr>
            <w:rStyle w:val="Hyperlink"/>
          </w:rPr>
          <w:instrText xml:space="preserve"> </w:instrText>
        </w:r>
        <w:r>
          <w:instrText>HYPERLINK \l "_Toc132120929"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9.3</w:t>
        </w:r>
        <w:r>
          <w:rPr>
            <w:rFonts w:asciiTheme="minorHAnsi" w:eastAsiaTheme="minorEastAsia" w:hAnsiTheme="minorHAnsi" w:cstheme="minorBidi"/>
            <w:b w:val="0"/>
            <w:bCs w:val="0"/>
            <w:sz w:val="22"/>
            <w:szCs w:val="22"/>
          </w:rPr>
          <w:tab/>
        </w:r>
        <w:r w:rsidRPr="00392F46">
          <w:rPr>
            <w:rStyle w:val="Hyperlink"/>
          </w:rPr>
          <w:t>Editing Runs</w:t>
        </w:r>
        <w:r>
          <w:rPr>
            <w:webHidden/>
          </w:rPr>
          <w:tab/>
        </w:r>
        <w:r>
          <w:rPr>
            <w:webHidden/>
          </w:rPr>
          <w:fldChar w:fldCharType="begin"/>
        </w:r>
        <w:r>
          <w:rPr>
            <w:webHidden/>
          </w:rPr>
          <w:instrText xml:space="preserve"> PAGEREF _Toc132120929 \h </w:instrText>
        </w:r>
      </w:ins>
      <w:r>
        <w:rPr>
          <w:webHidden/>
        </w:rPr>
      </w:r>
      <w:r>
        <w:rPr>
          <w:webHidden/>
        </w:rPr>
        <w:fldChar w:fldCharType="separate"/>
      </w:r>
      <w:ins w:id="325" w:author="John Buck" w:date="2023-04-21T13:55:00Z">
        <w:r w:rsidR="00E35EEA">
          <w:rPr>
            <w:webHidden/>
          </w:rPr>
          <w:t>103</w:t>
        </w:r>
      </w:ins>
      <w:ins w:id="326" w:author="John Buck" w:date="2023-04-11T15:53:00Z">
        <w:r>
          <w:rPr>
            <w:webHidden/>
          </w:rPr>
          <w:fldChar w:fldCharType="end"/>
        </w:r>
        <w:r w:rsidRPr="00392F46">
          <w:rPr>
            <w:rStyle w:val="Hyperlink"/>
          </w:rPr>
          <w:fldChar w:fldCharType="end"/>
        </w:r>
      </w:ins>
    </w:p>
    <w:p w14:paraId="797300EA" w14:textId="3E4D7285" w:rsidR="00917410" w:rsidRDefault="00917410">
      <w:pPr>
        <w:pStyle w:val="TOC3"/>
        <w:rPr>
          <w:ins w:id="327" w:author="John Buck" w:date="2023-04-11T15:53:00Z"/>
          <w:rFonts w:asciiTheme="minorHAnsi" w:eastAsiaTheme="minorEastAsia" w:hAnsiTheme="minorHAnsi" w:cstheme="minorBidi"/>
          <w:sz w:val="22"/>
          <w:szCs w:val="22"/>
        </w:rPr>
      </w:pPr>
      <w:ins w:id="328" w:author="John Buck" w:date="2023-04-11T15:53:00Z">
        <w:r w:rsidRPr="00392F46">
          <w:rPr>
            <w:rStyle w:val="Hyperlink"/>
          </w:rPr>
          <w:fldChar w:fldCharType="begin"/>
        </w:r>
        <w:r w:rsidRPr="00392F46">
          <w:rPr>
            <w:rStyle w:val="Hyperlink"/>
          </w:rPr>
          <w:instrText xml:space="preserve"> </w:instrText>
        </w:r>
        <w:r>
          <w:instrText>HYPERLINK \l "_Toc132120930"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9.3.1</w:t>
        </w:r>
        <w:r>
          <w:rPr>
            <w:rFonts w:asciiTheme="minorHAnsi" w:eastAsiaTheme="minorEastAsia" w:hAnsiTheme="minorHAnsi" w:cstheme="minorBidi"/>
            <w:sz w:val="22"/>
            <w:szCs w:val="22"/>
          </w:rPr>
          <w:tab/>
        </w:r>
        <w:r w:rsidRPr="00392F46">
          <w:rPr>
            <w:rStyle w:val="Hyperlink"/>
          </w:rPr>
          <w:t>Extracting Runs</w:t>
        </w:r>
        <w:r>
          <w:rPr>
            <w:webHidden/>
          </w:rPr>
          <w:tab/>
        </w:r>
        <w:r>
          <w:rPr>
            <w:webHidden/>
          </w:rPr>
          <w:fldChar w:fldCharType="begin"/>
        </w:r>
        <w:r>
          <w:rPr>
            <w:webHidden/>
          </w:rPr>
          <w:instrText xml:space="preserve"> PAGEREF _Toc132120930 \h </w:instrText>
        </w:r>
      </w:ins>
      <w:r>
        <w:rPr>
          <w:webHidden/>
        </w:rPr>
      </w:r>
      <w:r>
        <w:rPr>
          <w:webHidden/>
        </w:rPr>
        <w:fldChar w:fldCharType="separate"/>
      </w:r>
      <w:ins w:id="329" w:author="John Buck" w:date="2023-04-21T13:55:00Z">
        <w:r w:rsidR="00E35EEA">
          <w:rPr>
            <w:webHidden/>
          </w:rPr>
          <w:t>105</w:t>
        </w:r>
      </w:ins>
      <w:ins w:id="330" w:author="John Buck" w:date="2023-04-11T15:53:00Z">
        <w:r>
          <w:rPr>
            <w:webHidden/>
          </w:rPr>
          <w:fldChar w:fldCharType="end"/>
        </w:r>
        <w:r w:rsidRPr="00392F46">
          <w:rPr>
            <w:rStyle w:val="Hyperlink"/>
          </w:rPr>
          <w:fldChar w:fldCharType="end"/>
        </w:r>
      </w:ins>
    </w:p>
    <w:p w14:paraId="4BF70F90" w14:textId="76D55A88" w:rsidR="00917410" w:rsidRDefault="00917410">
      <w:pPr>
        <w:pStyle w:val="TOC2"/>
        <w:rPr>
          <w:ins w:id="331" w:author="John Buck" w:date="2023-04-11T15:53:00Z"/>
          <w:rFonts w:asciiTheme="minorHAnsi" w:eastAsiaTheme="minorEastAsia" w:hAnsiTheme="minorHAnsi" w:cstheme="minorBidi"/>
          <w:b w:val="0"/>
          <w:bCs w:val="0"/>
          <w:sz w:val="22"/>
          <w:szCs w:val="22"/>
        </w:rPr>
      </w:pPr>
      <w:ins w:id="332" w:author="John Buck" w:date="2023-04-11T15:53:00Z">
        <w:r w:rsidRPr="00392F46">
          <w:rPr>
            <w:rStyle w:val="Hyperlink"/>
          </w:rPr>
          <w:fldChar w:fldCharType="begin"/>
        </w:r>
        <w:r w:rsidRPr="00392F46">
          <w:rPr>
            <w:rStyle w:val="Hyperlink"/>
          </w:rPr>
          <w:instrText xml:space="preserve"> </w:instrText>
        </w:r>
        <w:r>
          <w:instrText>HYPERLINK \l "_Toc132120931"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9.4</w:t>
        </w:r>
        <w:r>
          <w:rPr>
            <w:rFonts w:asciiTheme="minorHAnsi" w:eastAsiaTheme="minorEastAsia" w:hAnsiTheme="minorHAnsi" w:cstheme="minorBidi"/>
            <w:b w:val="0"/>
            <w:bCs w:val="0"/>
            <w:sz w:val="22"/>
            <w:szCs w:val="22"/>
          </w:rPr>
          <w:tab/>
        </w:r>
        <w:r w:rsidRPr="00392F46">
          <w:rPr>
            <w:rStyle w:val="Hyperlink"/>
          </w:rPr>
          <w:t>Filtering  Runs</w:t>
        </w:r>
        <w:r>
          <w:rPr>
            <w:webHidden/>
          </w:rPr>
          <w:tab/>
        </w:r>
        <w:r>
          <w:rPr>
            <w:webHidden/>
          </w:rPr>
          <w:fldChar w:fldCharType="begin"/>
        </w:r>
        <w:r>
          <w:rPr>
            <w:webHidden/>
          </w:rPr>
          <w:instrText xml:space="preserve"> PAGEREF _Toc132120931 \h </w:instrText>
        </w:r>
      </w:ins>
      <w:r>
        <w:rPr>
          <w:webHidden/>
        </w:rPr>
      </w:r>
      <w:r>
        <w:rPr>
          <w:webHidden/>
        </w:rPr>
        <w:fldChar w:fldCharType="separate"/>
      </w:r>
      <w:ins w:id="333" w:author="John Buck" w:date="2023-04-21T13:55:00Z">
        <w:r w:rsidR="00E35EEA">
          <w:rPr>
            <w:webHidden/>
          </w:rPr>
          <w:t>106</w:t>
        </w:r>
      </w:ins>
      <w:ins w:id="334" w:author="John Buck" w:date="2023-04-11T15:53:00Z">
        <w:r>
          <w:rPr>
            <w:webHidden/>
          </w:rPr>
          <w:fldChar w:fldCharType="end"/>
        </w:r>
        <w:r w:rsidRPr="00392F46">
          <w:rPr>
            <w:rStyle w:val="Hyperlink"/>
          </w:rPr>
          <w:fldChar w:fldCharType="end"/>
        </w:r>
      </w:ins>
    </w:p>
    <w:p w14:paraId="601CD935" w14:textId="60BA23C3" w:rsidR="00917410" w:rsidRDefault="00917410">
      <w:pPr>
        <w:pStyle w:val="TOC2"/>
        <w:rPr>
          <w:ins w:id="335" w:author="John Buck" w:date="2023-04-11T15:53:00Z"/>
          <w:rFonts w:asciiTheme="minorHAnsi" w:eastAsiaTheme="minorEastAsia" w:hAnsiTheme="minorHAnsi" w:cstheme="minorBidi"/>
          <w:b w:val="0"/>
          <w:bCs w:val="0"/>
          <w:sz w:val="22"/>
          <w:szCs w:val="22"/>
        </w:rPr>
      </w:pPr>
      <w:ins w:id="336" w:author="John Buck" w:date="2023-04-11T15:53:00Z">
        <w:r w:rsidRPr="00392F46">
          <w:rPr>
            <w:rStyle w:val="Hyperlink"/>
          </w:rPr>
          <w:fldChar w:fldCharType="begin"/>
        </w:r>
        <w:r w:rsidRPr="00392F46">
          <w:rPr>
            <w:rStyle w:val="Hyperlink"/>
          </w:rPr>
          <w:instrText xml:space="preserve"> </w:instrText>
        </w:r>
        <w:r>
          <w:instrText>HYPERLINK \l "_Toc132120932"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9.5</w:t>
        </w:r>
        <w:r>
          <w:rPr>
            <w:rFonts w:asciiTheme="minorHAnsi" w:eastAsiaTheme="minorEastAsia" w:hAnsiTheme="minorHAnsi" w:cstheme="minorBidi"/>
            <w:b w:val="0"/>
            <w:bCs w:val="0"/>
            <w:sz w:val="22"/>
            <w:szCs w:val="22"/>
          </w:rPr>
          <w:tab/>
        </w:r>
        <w:r w:rsidRPr="00392F46">
          <w:rPr>
            <w:rStyle w:val="Hyperlink"/>
          </w:rPr>
          <w:t>Clarifications</w:t>
        </w:r>
        <w:r>
          <w:rPr>
            <w:webHidden/>
          </w:rPr>
          <w:tab/>
        </w:r>
        <w:r>
          <w:rPr>
            <w:webHidden/>
          </w:rPr>
          <w:fldChar w:fldCharType="begin"/>
        </w:r>
        <w:r>
          <w:rPr>
            <w:webHidden/>
          </w:rPr>
          <w:instrText xml:space="preserve"> PAGEREF _Toc132120932 \h </w:instrText>
        </w:r>
      </w:ins>
      <w:r>
        <w:rPr>
          <w:webHidden/>
        </w:rPr>
      </w:r>
      <w:r>
        <w:rPr>
          <w:webHidden/>
        </w:rPr>
        <w:fldChar w:fldCharType="separate"/>
      </w:r>
      <w:ins w:id="337" w:author="John Buck" w:date="2023-04-21T13:55:00Z">
        <w:r w:rsidR="00E35EEA">
          <w:rPr>
            <w:webHidden/>
          </w:rPr>
          <w:t>107</w:t>
        </w:r>
      </w:ins>
      <w:ins w:id="338" w:author="John Buck" w:date="2023-04-11T15:53:00Z">
        <w:r>
          <w:rPr>
            <w:webHidden/>
          </w:rPr>
          <w:fldChar w:fldCharType="end"/>
        </w:r>
        <w:r w:rsidRPr="00392F46">
          <w:rPr>
            <w:rStyle w:val="Hyperlink"/>
          </w:rPr>
          <w:fldChar w:fldCharType="end"/>
        </w:r>
      </w:ins>
    </w:p>
    <w:p w14:paraId="4DC5B48C" w14:textId="377EB730" w:rsidR="00917410" w:rsidRDefault="00917410">
      <w:pPr>
        <w:pStyle w:val="TOC2"/>
        <w:rPr>
          <w:ins w:id="339" w:author="John Buck" w:date="2023-04-11T15:53:00Z"/>
          <w:rFonts w:asciiTheme="minorHAnsi" w:eastAsiaTheme="minorEastAsia" w:hAnsiTheme="minorHAnsi" w:cstheme="minorBidi"/>
          <w:b w:val="0"/>
          <w:bCs w:val="0"/>
          <w:sz w:val="22"/>
          <w:szCs w:val="22"/>
        </w:rPr>
      </w:pPr>
      <w:ins w:id="340" w:author="John Buck" w:date="2023-04-11T15:53:00Z">
        <w:r w:rsidRPr="00392F46">
          <w:rPr>
            <w:rStyle w:val="Hyperlink"/>
          </w:rPr>
          <w:fldChar w:fldCharType="begin"/>
        </w:r>
        <w:r w:rsidRPr="00392F46">
          <w:rPr>
            <w:rStyle w:val="Hyperlink"/>
          </w:rPr>
          <w:instrText xml:space="preserve"> </w:instrText>
        </w:r>
        <w:r>
          <w:instrText>HYPERLINK \l "_Toc132120933"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9.6</w:t>
        </w:r>
        <w:r>
          <w:rPr>
            <w:rFonts w:asciiTheme="minorHAnsi" w:eastAsiaTheme="minorEastAsia" w:hAnsiTheme="minorHAnsi" w:cstheme="minorBidi"/>
            <w:b w:val="0"/>
            <w:bCs w:val="0"/>
            <w:sz w:val="22"/>
            <w:szCs w:val="22"/>
          </w:rPr>
          <w:tab/>
        </w:r>
        <w:r w:rsidRPr="00392F46">
          <w:rPr>
            <w:rStyle w:val="Hyperlink"/>
          </w:rPr>
          <w:t>Reports</w:t>
        </w:r>
        <w:r>
          <w:rPr>
            <w:webHidden/>
          </w:rPr>
          <w:tab/>
        </w:r>
        <w:r>
          <w:rPr>
            <w:webHidden/>
          </w:rPr>
          <w:fldChar w:fldCharType="begin"/>
        </w:r>
        <w:r>
          <w:rPr>
            <w:webHidden/>
          </w:rPr>
          <w:instrText xml:space="preserve"> PAGEREF _Toc132120933 \h </w:instrText>
        </w:r>
      </w:ins>
      <w:r>
        <w:rPr>
          <w:webHidden/>
        </w:rPr>
      </w:r>
      <w:r>
        <w:rPr>
          <w:webHidden/>
        </w:rPr>
        <w:fldChar w:fldCharType="separate"/>
      </w:r>
      <w:ins w:id="341" w:author="John Buck" w:date="2023-04-21T13:55:00Z">
        <w:r w:rsidR="00E35EEA">
          <w:rPr>
            <w:webHidden/>
          </w:rPr>
          <w:t>109</w:t>
        </w:r>
      </w:ins>
      <w:ins w:id="342" w:author="John Buck" w:date="2023-04-11T15:53:00Z">
        <w:r>
          <w:rPr>
            <w:webHidden/>
          </w:rPr>
          <w:fldChar w:fldCharType="end"/>
        </w:r>
        <w:r w:rsidRPr="00392F46">
          <w:rPr>
            <w:rStyle w:val="Hyperlink"/>
          </w:rPr>
          <w:fldChar w:fldCharType="end"/>
        </w:r>
      </w:ins>
    </w:p>
    <w:p w14:paraId="34AC4716" w14:textId="12E7EB7C" w:rsidR="00917410" w:rsidRDefault="00917410">
      <w:pPr>
        <w:pStyle w:val="TOC2"/>
        <w:rPr>
          <w:ins w:id="343" w:author="John Buck" w:date="2023-04-11T15:53:00Z"/>
          <w:rFonts w:asciiTheme="minorHAnsi" w:eastAsiaTheme="minorEastAsia" w:hAnsiTheme="minorHAnsi" w:cstheme="minorBidi"/>
          <w:b w:val="0"/>
          <w:bCs w:val="0"/>
          <w:sz w:val="22"/>
          <w:szCs w:val="22"/>
        </w:rPr>
      </w:pPr>
      <w:ins w:id="344" w:author="John Buck" w:date="2023-04-11T15:53:00Z">
        <w:r w:rsidRPr="00392F46">
          <w:rPr>
            <w:rStyle w:val="Hyperlink"/>
          </w:rPr>
          <w:fldChar w:fldCharType="begin"/>
        </w:r>
        <w:r w:rsidRPr="00392F46">
          <w:rPr>
            <w:rStyle w:val="Hyperlink"/>
          </w:rPr>
          <w:instrText xml:space="preserve"> </w:instrText>
        </w:r>
        <w:r>
          <w:instrText>HYPERLINK \l "_Toc132121021"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9.7</w:t>
        </w:r>
        <w:r>
          <w:rPr>
            <w:rFonts w:asciiTheme="minorHAnsi" w:eastAsiaTheme="minorEastAsia" w:hAnsiTheme="minorHAnsi" w:cstheme="minorBidi"/>
            <w:b w:val="0"/>
            <w:bCs w:val="0"/>
            <w:sz w:val="22"/>
            <w:szCs w:val="22"/>
          </w:rPr>
          <w:tab/>
        </w:r>
        <w:r w:rsidRPr="00392F46">
          <w:rPr>
            <w:rStyle w:val="Hyperlink"/>
          </w:rPr>
          <w:t>Event Feed</w:t>
        </w:r>
        <w:r>
          <w:rPr>
            <w:webHidden/>
          </w:rPr>
          <w:tab/>
        </w:r>
        <w:r>
          <w:rPr>
            <w:webHidden/>
          </w:rPr>
          <w:fldChar w:fldCharType="begin"/>
        </w:r>
        <w:r>
          <w:rPr>
            <w:webHidden/>
          </w:rPr>
          <w:instrText xml:space="preserve"> PAGEREF _Toc132121021 \h </w:instrText>
        </w:r>
      </w:ins>
      <w:r>
        <w:rPr>
          <w:webHidden/>
        </w:rPr>
      </w:r>
      <w:r>
        <w:rPr>
          <w:webHidden/>
        </w:rPr>
        <w:fldChar w:fldCharType="separate"/>
      </w:r>
      <w:ins w:id="345" w:author="John Buck" w:date="2023-04-21T13:55:00Z">
        <w:r w:rsidR="00E35EEA">
          <w:rPr>
            <w:webHidden/>
          </w:rPr>
          <w:t>116</w:t>
        </w:r>
      </w:ins>
      <w:ins w:id="346" w:author="John Buck" w:date="2023-04-11T15:53:00Z">
        <w:r>
          <w:rPr>
            <w:webHidden/>
          </w:rPr>
          <w:fldChar w:fldCharType="end"/>
        </w:r>
        <w:r w:rsidRPr="00392F46">
          <w:rPr>
            <w:rStyle w:val="Hyperlink"/>
          </w:rPr>
          <w:fldChar w:fldCharType="end"/>
        </w:r>
      </w:ins>
    </w:p>
    <w:p w14:paraId="502FE3DE" w14:textId="037EE66B" w:rsidR="00917410" w:rsidRDefault="00917410">
      <w:pPr>
        <w:pStyle w:val="TOC2"/>
        <w:rPr>
          <w:ins w:id="347" w:author="John Buck" w:date="2023-04-11T15:53:00Z"/>
          <w:rFonts w:asciiTheme="minorHAnsi" w:eastAsiaTheme="minorEastAsia" w:hAnsiTheme="minorHAnsi" w:cstheme="minorBidi"/>
          <w:b w:val="0"/>
          <w:bCs w:val="0"/>
          <w:sz w:val="22"/>
          <w:szCs w:val="22"/>
        </w:rPr>
      </w:pPr>
      <w:ins w:id="348" w:author="John Buck" w:date="2023-04-11T15:53:00Z">
        <w:r w:rsidRPr="00392F46">
          <w:rPr>
            <w:rStyle w:val="Hyperlink"/>
          </w:rPr>
          <w:fldChar w:fldCharType="begin"/>
        </w:r>
        <w:r w:rsidRPr="00392F46">
          <w:rPr>
            <w:rStyle w:val="Hyperlink"/>
          </w:rPr>
          <w:instrText xml:space="preserve"> </w:instrText>
        </w:r>
        <w:r>
          <w:instrText>HYPERLINK \l "_Toc132121022"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9.8</w:t>
        </w:r>
        <w:r>
          <w:rPr>
            <w:rFonts w:asciiTheme="minorHAnsi" w:eastAsiaTheme="minorEastAsia" w:hAnsiTheme="minorHAnsi" w:cstheme="minorBidi"/>
            <w:b w:val="0"/>
            <w:bCs w:val="0"/>
            <w:sz w:val="22"/>
            <w:szCs w:val="22"/>
          </w:rPr>
          <w:tab/>
        </w:r>
        <w:r w:rsidRPr="00392F46">
          <w:rPr>
            <w:rStyle w:val="Hyperlink"/>
          </w:rPr>
          <w:t>Web Services</w:t>
        </w:r>
        <w:r>
          <w:rPr>
            <w:webHidden/>
          </w:rPr>
          <w:tab/>
        </w:r>
        <w:r>
          <w:rPr>
            <w:webHidden/>
          </w:rPr>
          <w:fldChar w:fldCharType="begin"/>
        </w:r>
        <w:r>
          <w:rPr>
            <w:webHidden/>
          </w:rPr>
          <w:instrText xml:space="preserve"> PAGEREF _Toc132121022 \h </w:instrText>
        </w:r>
      </w:ins>
      <w:r>
        <w:rPr>
          <w:webHidden/>
        </w:rPr>
      </w:r>
      <w:r>
        <w:rPr>
          <w:webHidden/>
        </w:rPr>
        <w:fldChar w:fldCharType="separate"/>
      </w:r>
      <w:ins w:id="349" w:author="John Buck" w:date="2023-04-21T13:55:00Z">
        <w:r w:rsidR="00E35EEA">
          <w:rPr>
            <w:webHidden/>
          </w:rPr>
          <w:t>117</w:t>
        </w:r>
      </w:ins>
      <w:ins w:id="350" w:author="John Buck" w:date="2023-04-11T15:53:00Z">
        <w:r>
          <w:rPr>
            <w:webHidden/>
          </w:rPr>
          <w:fldChar w:fldCharType="end"/>
        </w:r>
        <w:r w:rsidRPr="00392F46">
          <w:rPr>
            <w:rStyle w:val="Hyperlink"/>
          </w:rPr>
          <w:fldChar w:fldCharType="end"/>
        </w:r>
      </w:ins>
    </w:p>
    <w:p w14:paraId="5845A36C" w14:textId="42C03489" w:rsidR="00917410" w:rsidRDefault="00917410" w:rsidP="00917410">
      <w:pPr>
        <w:pStyle w:val="TOC1"/>
        <w:rPr>
          <w:ins w:id="351" w:author="John Buck" w:date="2023-04-11T15:53:00Z"/>
          <w:rFonts w:asciiTheme="minorHAnsi" w:eastAsiaTheme="minorEastAsia" w:hAnsiTheme="minorHAnsi" w:cstheme="minorBidi"/>
          <w:sz w:val="22"/>
          <w:szCs w:val="22"/>
        </w:rPr>
      </w:pPr>
      <w:ins w:id="352" w:author="John Buck" w:date="2023-04-11T15:53:00Z">
        <w:r w:rsidRPr="00392F46">
          <w:rPr>
            <w:rStyle w:val="Hyperlink"/>
          </w:rPr>
          <w:fldChar w:fldCharType="begin"/>
        </w:r>
        <w:r w:rsidRPr="00392F46">
          <w:rPr>
            <w:rStyle w:val="Hyperlink"/>
          </w:rPr>
          <w:instrText xml:space="preserve"> </w:instrText>
        </w:r>
        <w:r>
          <w:instrText>HYPERLINK \l "_Toc132121023"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w:t>
        </w:r>
        <w:r>
          <w:rPr>
            <w:rFonts w:asciiTheme="minorHAnsi" w:eastAsiaTheme="minorEastAsia" w:hAnsiTheme="minorHAnsi" w:cstheme="minorBidi"/>
            <w:sz w:val="22"/>
            <w:szCs w:val="22"/>
          </w:rPr>
          <w:tab/>
        </w:r>
        <w:r w:rsidRPr="00392F46">
          <w:rPr>
            <w:rStyle w:val="Hyperlink"/>
          </w:rPr>
          <w:t>The PC</w:t>
        </w:r>
        <w:r w:rsidRPr="00392F46">
          <w:rPr>
            <w:rStyle w:val="Hyperlink"/>
            <w:vertAlign w:val="superscript"/>
          </w:rPr>
          <w:t>2</w:t>
        </w:r>
        <w:r w:rsidRPr="00392F46">
          <w:rPr>
            <w:rStyle w:val="Hyperlink"/>
          </w:rPr>
          <w:t xml:space="preserve"> Scoreboard</w:t>
        </w:r>
        <w:r>
          <w:rPr>
            <w:webHidden/>
          </w:rPr>
          <w:tab/>
        </w:r>
        <w:r>
          <w:rPr>
            <w:webHidden/>
          </w:rPr>
          <w:fldChar w:fldCharType="begin"/>
        </w:r>
        <w:r>
          <w:rPr>
            <w:webHidden/>
          </w:rPr>
          <w:instrText xml:space="preserve"> PAGEREF _Toc132121023 \h </w:instrText>
        </w:r>
      </w:ins>
      <w:r>
        <w:rPr>
          <w:webHidden/>
        </w:rPr>
      </w:r>
      <w:r>
        <w:rPr>
          <w:webHidden/>
        </w:rPr>
        <w:fldChar w:fldCharType="separate"/>
      </w:r>
      <w:ins w:id="353" w:author="John Buck" w:date="2023-04-21T13:55:00Z">
        <w:r w:rsidR="00E35EEA">
          <w:rPr>
            <w:webHidden/>
          </w:rPr>
          <w:t>118</w:t>
        </w:r>
      </w:ins>
      <w:ins w:id="354" w:author="John Buck" w:date="2023-04-11T15:53:00Z">
        <w:r>
          <w:rPr>
            <w:webHidden/>
          </w:rPr>
          <w:fldChar w:fldCharType="end"/>
        </w:r>
        <w:r w:rsidRPr="00392F46">
          <w:rPr>
            <w:rStyle w:val="Hyperlink"/>
          </w:rPr>
          <w:fldChar w:fldCharType="end"/>
        </w:r>
      </w:ins>
    </w:p>
    <w:p w14:paraId="029B5608" w14:textId="06DD3900" w:rsidR="00917410" w:rsidRDefault="00917410">
      <w:pPr>
        <w:pStyle w:val="TOC2"/>
        <w:rPr>
          <w:ins w:id="355" w:author="John Buck" w:date="2023-04-11T15:53:00Z"/>
          <w:rFonts w:asciiTheme="minorHAnsi" w:eastAsiaTheme="minorEastAsia" w:hAnsiTheme="minorHAnsi" w:cstheme="minorBidi"/>
          <w:b w:val="0"/>
          <w:bCs w:val="0"/>
          <w:sz w:val="22"/>
          <w:szCs w:val="22"/>
        </w:rPr>
      </w:pPr>
      <w:ins w:id="356" w:author="John Buck" w:date="2023-04-11T15:53:00Z">
        <w:r w:rsidRPr="00392F46">
          <w:rPr>
            <w:rStyle w:val="Hyperlink"/>
          </w:rPr>
          <w:fldChar w:fldCharType="begin"/>
        </w:r>
        <w:r w:rsidRPr="00392F46">
          <w:rPr>
            <w:rStyle w:val="Hyperlink"/>
          </w:rPr>
          <w:instrText xml:space="preserve"> </w:instrText>
        </w:r>
        <w:r>
          <w:instrText>HYPERLINK \l "_Toc132121024"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10.1</w:t>
        </w:r>
        <w:r>
          <w:rPr>
            <w:rFonts w:asciiTheme="minorHAnsi" w:eastAsiaTheme="minorEastAsia" w:hAnsiTheme="minorHAnsi" w:cstheme="minorBidi"/>
            <w:b w:val="0"/>
            <w:bCs w:val="0"/>
            <w:sz w:val="22"/>
            <w:szCs w:val="22"/>
          </w:rPr>
          <w:tab/>
        </w:r>
        <w:r w:rsidRPr="00392F46">
          <w:rPr>
            <w:rStyle w:val="Hyperlink"/>
          </w:rPr>
          <w:t>Overview</w:t>
        </w:r>
        <w:r>
          <w:rPr>
            <w:webHidden/>
          </w:rPr>
          <w:tab/>
        </w:r>
        <w:r>
          <w:rPr>
            <w:webHidden/>
          </w:rPr>
          <w:fldChar w:fldCharType="begin"/>
        </w:r>
        <w:r>
          <w:rPr>
            <w:webHidden/>
          </w:rPr>
          <w:instrText xml:space="preserve"> PAGEREF _Toc132121024 \h </w:instrText>
        </w:r>
      </w:ins>
      <w:r>
        <w:rPr>
          <w:webHidden/>
        </w:rPr>
      </w:r>
      <w:r>
        <w:rPr>
          <w:webHidden/>
        </w:rPr>
        <w:fldChar w:fldCharType="separate"/>
      </w:r>
      <w:ins w:id="357" w:author="John Buck" w:date="2023-04-21T13:55:00Z">
        <w:r w:rsidR="00E35EEA">
          <w:rPr>
            <w:webHidden/>
          </w:rPr>
          <w:t>118</w:t>
        </w:r>
      </w:ins>
      <w:ins w:id="358" w:author="John Buck" w:date="2023-04-11T15:53:00Z">
        <w:r>
          <w:rPr>
            <w:webHidden/>
          </w:rPr>
          <w:fldChar w:fldCharType="end"/>
        </w:r>
        <w:r w:rsidRPr="00392F46">
          <w:rPr>
            <w:rStyle w:val="Hyperlink"/>
          </w:rPr>
          <w:fldChar w:fldCharType="end"/>
        </w:r>
      </w:ins>
    </w:p>
    <w:p w14:paraId="1C4024AF" w14:textId="115987DF" w:rsidR="00917410" w:rsidRDefault="00917410">
      <w:pPr>
        <w:pStyle w:val="TOC2"/>
        <w:rPr>
          <w:ins w:id="359" w:author="John Buck" w:date="2023-04-11T15:53:00Z"/>
          <w:rFonts w:asciiTheme="minorHAnsi" w:eastAsiaTheme="minorEastAsia" w:hAnsiTheme="minorHAnsi" w:cstheme="minorBidi"/>
          <w:b w:val="0"/>
          <w:bCs w:val="0"/>
          <w:sz w:val="22"/>
          <w:szCs w:val="22"/>
        </w:rPr>
      </w:pPr>
      <w:ins w:id="360" w:author="John Buck" w:date="2023-04-11T15:53:00Z">
        <w:r w:rsidRPr="00392F46">
          <w:rPr>
            <w:rStyle w:val="Hyperlink"/>
          </w:rPr>
          <w:fldChar w:fldCharType="begin"/>
        </w:r>
        <w:r w:rsidRPr="00392F46">
          <w:rPr>
            <w:rStyle w:val="Hyperlink"/>
          </w:rPr>
          <w:instrText xml:space="preserve"> </w:instrText>
        </w:r>
        <w:r>
          <w:instrText>HYPERLINK \l "_Toc132121025"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10.2</w:t>
        </w:r>
        <w:r>
          <w:rPr>
            <w:rFonts w:asciiTheme="minorHAnsi" w:eastAsiaTheme="minorEastAsia" w:hAnsiTheme="minorHAnsi" w:cstheme="minorBidi"/>
            <w:b w:val="0"/>
            <w:bCs w:val="0"/>
            <w:sz w:val="22"/>
            <w:szCs w:val="22"/>
          </w:rPr>
          <w:tab/>
        </w:r>
        <w:r w:rsidRPr="00392F46">
          <w:rPr>
            <w:rStyle w:val="Hyperlink"/>
          </w:rPr>
          <w:t>Scoring Algorithm</w:t>
        </w:r>
        <w:r>
          <w:rPr>
            <w:webHidden/>
          </w:rPr>
          <w:tab/>
        </w:r>
        <w:r>
          <w:rPr>
            <w:webHidden/>
          </w:rPr>
          <w:fldChar w:fldCharType="begin"/>
        </w:r>
        <w:r>
          <w:rPr>
            <w:webHidden/>
          </w:rPr>
          <w:instrText xml:space="preserve"> PAGEREF _Toc132121025 \h </w:instrText>
        </w:r>
      </w:ins>
      <w:r>
        <w:rPr>
          <w:webHidden/>
        </w:rPr>
      </w:r>
      <w:r>
        <w:rPr>
          <w:webHidden/>
        </w:rPr>
        <w:fldChar w:fldCharType="separate"/>
      </w:r>
      <w:ins w:id="361" w:author="John Buck" w:date="2023-04-21T13:55:00Z">
        <w:r w:rsidR="00E35EEA">
          <w:rPr>
            <w:webHidden/>
          </w:rPr>
          <w:t>118</w:t>
        </w:r>
      </w:ins>
      <w:ins w:id="362" w:author="John Buck" w:date="2023-04-11T15:53:00Z">
        <w:r>
          <w:rPr>
            <w:webHidden/>
          </w:rPr>
          <w:fldChar w:fldCharType="end"/>
        </w:r>
        <w:r w:rsidRPr="00392F46">
          <w:rPr>
            <w:rStyle w:val="Hyperlink"/>
          </w:rPr>
          <w:fldChar w:fldCharType="end"/>
        </w:r>
      </w:ins>
    </w:p>
    <w:p w14:paraId="63CC14C2" w14:textId="45F3DEF1" w:rsidR="00917410" w:rsidRDefault="00917410">
      <w:pPr>
        <w:pStyle w:val="TOC2"/>
        <w:rPr>
          <w:ins w:id="363" w:author="John Buck" w:date="2023-04-11T15:53:00Z"/>
          <w:rFonts w:asciiTheme="minorHAnsi" w:eastAsiaTheme="minorEastAsia" w:hAnsiTheme="minorHAnsi" w:cstheme="minorBidi"/>
          <w:b w:val="0"/>
          <w:bCs w:val="0"/>
          <w:sz w:val="22"/>
          <w:szCs w:val="22"/>
        </w:rPr>
      </w:pPr>
      <w:ins w:id="364" w:author="John Buck" w:date="2023-04-11T15:53:00Z">
        <w:r w:rsidRPr="00392F46">
          <w:rPr>
            <w:rStyle w:val="Hyperlink"/>
          </w:rPr>
          <w:fldChar w:fldCharType="begin"/>
        </w:r>
        <w:r w:rsidRPr="00392F46">
          <w:rPr>
            <w:rStyle w:val="Hyperlink"/>
          </w:rPr>
          <w:instrText xml:space="preserve"> </w:instrText>
        </w:r>
        <w:r>
          <w:instrText>HYPERLINK \l "_Toc132121027"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10.3</w:t>
        </w:r>
        <w:r>
          <w:rPr>
            <w:rFonts w:asciiTheme="minorHAnsi" w:eastAsiaTheme="minorEastAsia" w:hAnsiTheme="minorHAnsi" w:cstheme="minorBidi"/>
            <w:b w:val="0"/>
            <w:bCs w:val="0"/>
            <w:sz w:val="22"/>
            <w:szCs w:val="22"/>
          </w:rPr>
          <w:tab/>
        </w:r>
        <w:r w:rsidRPr="00392F46">
          <w:rPr>
            <w:rStyle w:val="Hyperlink"/>
          </w:rPr>
          <w:t>Configuring Scoring Properties</w:t>
        </w:r>
        <w:r>
          <w:rPr>
            <w:webHidden/>
          </w:rPr>
          <w:tab/>
        </w:r>
        <w:r>
          <w:rPr>
            <w:webHidden/>
          </w:rPr>
          <w:fldChar w:fldCharType="begin"/>
        </w:r>
        <w:r>
          <w:rPr>
            <w:webHidden/>
          </w:rPr>
          <w:instrText xml:space="preserve"> PAGEREF _Toc132121027 \h </w:instrText>
        </w:r>
      </w:ins>
      <w:r>
        <w:rPr>
          <w:webHidden/>
        </w:rPr>
      </w:r>
      <w:r>
        <w:rPr>
          <w:webHidden/>
        </w:rPr>
        <w:fldChar w:fldCharType="separate"/>
      </w:r>
      <w:ins w:id="365" w:author="John Buck" w:date="2023-04-21T13:55:00Z">
        <w:r w:rsidR="00E35EEA">
          <w:rPr>
            <w:webHidden/>
          </w:rPr>
          <w:t>119</w:t>
        </w:r>
      </w:ins>
      <w:ins w:id="366" w:author="John Buck" w:date="2023-04-11T15:53:00Z">
        <w:r>
          <w:rPr>
            <w:webHidden/>
          </w:rPr>
          <w:fldChar w:fldCharType="end"/>
        </w:r>
        <w:r w:rsidRPr="00392F46">
          <w:rPr>
            <w:rStyle w:val="Hyperlink"/>
          </w:rPr>
          <w:fldChar w:fldCharType="end"/>
        </w:r>
      </w:ins>
    </w:p>
    <w:p w14:paraId="27453663" w14:textId="5A73110D" w:rsidR="00917410" w:rsidRDefault="00917410">
      <w:pPr>
        <w:pStyle w:val="TOC2"/>
        <w:rPr>
          <w:ins w:id="367" w:author="John Buck" w:date="2023-04-11T15:53:00Z"/>
          <w:rFonts w:asciiTheme="minorHAnsi" w:eastAsiaTheme="minorEastAsia" w:hAnsiTheme="minorHAnsi" w:cstheme="minorBidi"/>
          <w:b w:val="0"/>
          <w:bCs w:val="0"/>
          <w:sz w:val="22"/>
          <w:szCs w:val="22"/>
        </w:rPr>
      </w:pPr>
      <w:ins w:id="368" w:author="John Buck" w:date="2023-04-11T15:53:00Z">
        <w:r w:rsidRPr="00392F46">
          <w:rPr>
            <w:rStyle w:val="Hyperlink"/>
          </w:rPr>
          <w:fldChar w:fldCharType="begin"/>
        </w:r>
        <w:r w:rsidRPr="00392F46">
          <w:rPr>
            <w:rStyle w:val="Hyperlink"/>
          </w:rPr>
          <w:instrText xml:space="preserve"> </w:instrText>
        </w:r>
        <w:r>
          <w:instrText>HYPERLINK \l "_Toc132121028"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10.4</w:t>
        </w:r>
        <w:r>
          <w:rPr>
            <w:rFonts w:asciiTheme="minorHAnsi" w:eastAsiaTheme="minorEastAsia" w:hAnsiTheme="minorHAnsi" w:cstheme="minorBidi"/>
            <w:b w:val="0"/>
            <w:bCs w:val="0"/>
            <w:sz w:val="22"/>
            <w:szCs w:val="22"/>
          </w:rPr>
          <w:tab/>
        </w:r>
        <w:r w:rsidRPr="00392F46">
          <w:rPr>
            <w:rStyle w:val="Hyperlink"/>
          </w:rPr>
          <w:t>Starting the Scoreboard</w:t>
        </w:r>
        <w:r>
          <w:rPr>
            <w:webHidden/>
          </w:rPr>
          <w:tab/>
        </w:r>
        <w:r>
          <w:rPr>
            <w:webHidden/>
          </w:rPr>
          <w:fldChar w:fldCharType="begin"/>
        </w:r>
        <w:r>
          <w:rPr>
            <w:webHidden/>
          </w:rPr>
          <w:instrText xml:space="preserve"> PAGEREF _Toc132121028 \h </w:instrText>
        </w:r>
      </w:ins>
      <w:r>
        <w:rPr>
          <w:webHidden/>
        </w:rPr>
      </w:r>
      <w:r>
        <w:rPr>
          <w:webHidden/>
        </w:rPr>
        <w:fldChar w:fldCharType="separate"/>
      </w:r>
      <w:ins w:id="369" w:author="John Buck" w:date="2023-04-21T13:55:00Z">
        <w:r w:rsidR="00E35EEA">
          <w:rPr>
            <w:webHidden/>
          </w:rPr>
          <w:t>121</w:t>
        </w:r>
      </w:ins>
      <w:ins w:id="370" w:author="John Buck" w:date="2023-04-11T15:53:00Z">
        <w:r>
          <w:rPr>
            <w:webHidden/>
          </w:rPr>
          <w:fldChar w:fldCharType="end"/>
        </w:r>
        <w:r w:rsidRPr="00392F46">
          <w:rPr>
            <w:rStyle w:val="Hyperlink"/>
          </w:rPr>
          <w:fldChar w:fldCharType="end"/>
        </w:r>
      </w:ins>
    </w:p>
    <w:p w14:paraId="25443AA0" w14:textId="48F4D7E1" w:rsidR="00917410" w:rsidRDefault="00917410">
      <w:pPr>
        <w:pStyle w:val="TOC2"/>
        <w:rPr>
          <w:ins w:id="371" w:author="John Buck" w:date="2023-04-11T15:53:00Z"/>
          <w:rFonts w:asciiTheme="minorHAnsi" w:eastAsiaTheme="minorEastAsia" w:hAnsiTheme="minorHAnsi" w:cstheme="minorBidi"/>
          <w:b w:val="0"/>
          <w:bCs w:val="0"/>
          <w:sz w:val="22"/>
          <w:szCs w:val="22"/>
        </w:rPr>
      </w:pPr>
      <w:ins w:id="372" w:author="John Buck" w:date="2023-04-11T15:53:00Z">
        <w:r w:rsidRPr="00392F46">
          <w:rPr>
            <w:rStyle w:val="Hyperlink"/>
          </w:rPr>
          <w:fldChar w:fldCharType="begin"/>
        </w:r>
        <w:r w:rsidRPr="00392F46">
          <w:rPr>
            <w:rStyle w:val="Hyperlink"/>
          </w:rPr>
          <w:instrText xml:space="preserve"> </w:instrText>
        </w:r>
        <w:r>
          <w:instrText>HYPERLINK \l "_Toc132121029"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10.5</w:t>
        </w:r>
        <w:r>
          <w:rPr>
            <w:rFonts w:asciiTheme="minorHAnsi" w:eastAsiaTheme="minorEastAsia" w:hAnsiTheme="minorHAnsi" w:cstheme="minorBidi"/>
            <w:b w:val="0"/>
            <w:bCs w:val="0"/>
            <w:sz w:val="22"/>
            <w:szCs w:val="22"/>
          </w:rPr>
          <w:tab/>
        </w:r>
        <w:r w:rsidRPr="00392F46">
          <w:rPr>
            <w:rStyle w:val="Hyperlink"/>
          </w:rPr>
          <w:t>Scoreboard Updates</w:t>
        </w:r>
        <w:r>
          <w:rPr>
            <w:webHidden/>
          </w:rPr>
          <w:tab/>
        </w:r>
        <w:r>
          <w:rPr>
            <w:webHidden/>
          </w:rPr>
          <w:fldChar w:fldCharType="begin"/>
        </w:r>
        <w:r>
          <w:rPr>
            <w:webHidden/>
          </w:rPr>
          <w:instrText xml:space="preserve"> PAGEREF _Toc132121029 \h </w:instrText>
        </w:r>
      </w:ins>
      <w:r>
        <w:rPr>
          <w:webHidden/>
        </w:rPr>
      </w:r>
      <w:r>
        <w:rPr>
          <w:webHidden/>
        </w:rPr>
        <w:fldChar w:fldCharType="separate"/>
      </w:r>
      <w:ins w:id="373" w:author="John Buck" w:date="2023-04-21T13:55:00Z">
        <w:r w:rsidR="00E35EEA">
          <w:rPr>
            <w:webHidden/>
          </w:rPr>
          <w:t>122</w:t>
        </w:r>
      </w:ins>
      <w:ins w:id="374" w:author="John Buck" w:date="2023-04-11T15:53:00Z">
        <w:r>
          <w:rPr>
            <w:webHidden/>
          </w:rPr>
          <w:fldChar w:fldCharType="end"/>
        </w:r>
        <w:r w:rsidRPr="00392F46">
          <w:rPr>
            <w:rStyle w:val="Hyperlink"/>
          </w:rPr>
          <w:fldChar w:fldCharType="end"/>
        </w:r>
      </w:ins>
    </w:p>
    <w:p w14:paraId="4589CA9D" w14:textId="5AE72047" w:rsidR="00917410" w:rsidRDefault="00917410">
      <w:pPr>
        <w:pStyle w:val="TOC2"/>
        <w:rPr>
          <w:ins w:id="375" w:author="John Buck" w:date="2023-04-11T15:53:00Z"/>
          <w:rFonts w:asciiTheme="minorHAnsi" w:eastAsiaTheme="minorEastAsia" w:hAnsiTheme="minorHAnsi" w:cstheme="minorBidi"/>
          <w:b w:val="0"/>
          <w:bCs w:val="0"/>
          <w:sz w:val="22"/>
          <w:szCs w:val="22"/>
        </w:rPr>
      </w:pPr>
      <w:ins w:id="376" w:author="John Buck" w:date="2023-04-11T15:53:00Z">
        <w:r w:rsidRPr="00392F46">
          <w:rPr>
            <w:rStyle w:val="Hyperlink"/>
          </w:rPr>
          <w:fldChar w:fldCharType="begin"/>
        </w:r>
        <w:r w:rsidRPr="00392F46">
          <w:rPr>
            <w:rStyle w:val="Hyperlink"/>
          </w:rPr>
          <w:instrText xml:space="preserve"> </w:instrText>
        </w:r>
        <w:r>
          <w:instrText>HYPERLINK \l "_Toc132121030"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10.6</w:t>
        </w:r>
        <w:r>
          <w:rPr>
            <w:rFonts w:asciiTheme="minorHAnsi" w:eastAsiaTheme="minorEastAsia" w:hAnsiTheme="minorHAnsi" w:cstheme="minorBidi"/>
            <w:b w:val="0"/>
            <w:bCs w:val="0"/>
            <w:sz w:val="22"/>
            <w:szCs w:val="22"/>
          </w:rPr>
          <w:tab/>
        </w:r>
        <w:r w:rsidRPr="00392F46">
          <w:rPr>
            <w:rStyle w:val="Hyperlink"/>
          </w:rPr>
          <w:t>Scoreboard  HTML  Files</w:t>
        </w:r>
        <w:r>
          <w:rPr>
            <w:webHidden/>
          </w:rPr>
          <w:tab/>
        </w:r>
        <w:r>
          <w:rPr>
            <w:webHidden/>
          </w:rPr>
          <w:fldChar w:fldCharType="begin"/>
        </w:r>
        <w:r>
          <w:rPr>
            <w:webHidden/>
          </w:rPr>
          <w:instrText xml:space="preserve"> PAGEREF _Toc132121030 \h </w:instrText>
        </w:r>
      </w:ins>
      <w:r>
        <w:rPr>
          <w:webHidden/>
        </w:rPr>
      </w:r>
      <w:r>
        <w:rPr>
          <w:webHidden/>
        </w:rPr>
        <w:fldChar w:fldCharType="separate"/>
      </w:r>
      <w:ins w:id="377" w:author="John Buck" w:date="2023-04-21T13:55:00Z">
        <w:r w:rsidR="00E35EEA">
          <w:rPr>
            <w:webHidden/>
          </w:rPr>
          <w:t>122</w:t>
        </w:r>
      </w:ins>
      <w:ins w:id="378" w:author="John Buck" w:date="2023-04-11T15:53:00Z">
        <w:r>
          <w:rPr>
            <w:webHidden/>
          </w:rPr>
          <w:fldChar w:fldCharType="end"/>
        </w:r>
        <w:r w:rsidRPr="00392F46">
          <w:rPr>
            <w:rStyle w:val="Hyperlink"/>
          </w:rPr>
          <w:fldChar w:fldCharType="end"/>
        </w:r>
      </w:ins>
    </w:p>
    <w:p w14:paraId="522ED59B" w14:textId="53CC0512" w:rsidR="00917410" w:rsidRDefault="00917410">
      <w:pPr>
        <w:pStyle w:val="TOC2"/>
        <w:rPr>
          <w:ins w:id="379" w:author="John Buck" w:date="2023-04-11T15:53:00Z"/>
          <w:rFonts w:asciiTheme="minorHAnsi" w:eastAsiaTheme="minorEastAsia" w:hAnsiTheme="minorHAnsi" w:cstheme="minorBidi"/>
          <w:b w:val="0"/>
          <w:bCs w:val="0"/>
          <w:sz w:val="22"/>
          <w:szCs w:val="22"/>
        </w:rPr>
      </w:pPr>
      <w:ins w:id="380" w:author="John Buck" w:date="2023-04-11T15:53:00Z">
        <w:r w:rsidRPr="00392F46">
          <w:rPr>
            <w:rStyle w:val="Hyperlink"/>
          </w:rPr>
          <w:fldChar w:fldCharType="begin"/>
        </w:r>
        <w:r w:rsidRPr="00392F46">
          <w:rPr>
            <w:rStyle w:val="Hyperlink"/>
          </w:rPr>
          <w:instrText xml:space="preserve"> </w:instrText>
        </w:r>
        <w:r>
          <w:instrText>HYPERLINK \l "_Toc132121031"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10.7</w:t>
        </w:r>
        <w:r>
          <w:rPr>
            <w:rFonts w:asciiTheme="minorHAnsi" w:eastAsiaTheme="minorEastAsia" w:hAnsiTheme="minorHAnsi" w:cstheme="minorBidi"/>
            <w:b w:val="0"/>
            <w:bCs w:val="0"/>
            <w:sz w:val="22"/>
            <w:szCs w:val="22"/>
          </w:rPr>
          <w:tab/>
        </w:r>
        <w:r w:rsidRPr="00392F46">
          <w:rPr>
            <w:rStyle w:val="Hyperlink"/>
          </w:rPr>
          <w:t>Scoring Groups</w:t>
        </w:r>
        <w:r>
          <w:rPr>
            <w:webHidden/>
          </w:rPr>
          <w:tab/>
        </w:r>
        <w:r>
          <w:rPr>
            <w:webHidden/>
          </w:rPr>
          <w:fldChar w:fldCharType="begin"/>
        </w:r>
        <w:r>
          <w:rPr>
            <w:webHidden/>
          </w:rPr>
          <w:instrText xml:space="preserve"> PAGEREF _Toc132121031 \h </w:instrText>
        </w:r>
      </w:ins>
      <w:r>
        <w:rPr>
          <w:webHidden/>
        </w:rPr>
      </w:r>
      <w:r>
        <w:rPr>
          <w:webHidden/>
        </w:rPr>
        <w:fldChar w:fldCharType="separate"/>
      </w:r>
      <w:ins w:id="381" w:author="John Buck" w:date="2023-04-21T13:55:00Z">
        <w:r w:rsidR="00E35EEA">
          <w:rPr>
            <w:webHidden/>
          </w:rPr>
          <w:t>124</w:t>
        </w:r>
      </w:ins>
      <w:ins w:id="382" w:author="John Buck" w:date="2023-04-11T15:53:00Z">
        <w:r>
          <w:rPr>
            <w:webHidden/>
          </w:rPr>
          <w:fldChar w:fldCharType="end"/>
        </w:r>
        <w:r w:rsidRPr="00392F46">
          <w:rPr>
            <w:rStyle w:val="Hyperlink"/>
          </w:rPr>
          <w:fldChar w:fldCharType="end"/>
        </w:r>
      </w:ins>
    </w:p>
    <w:p w14:paraId="69C57CB7" w14:textId="667B0C1D" w:rsidR="00917410" w:rsidRDefault="00917410">
      <w:pPr>
        <w:pStyle w:val="TOC2"/>
        <w:rPr>
          <w:ins w:id="383" w:author="John Buck" w:date="2023-04-11T15:53:00Z"/>
          <w:rFonts w:asciiTheme="minorHAnsi" w:eastAsiaTheme="minorEastAsia" w:hAnsiTheme="minorHAnsi" w:cstheme="minorBidi"/>
          <w:b w:val="0"/>
          <w:bCs w:val="0"/>
          <w:sz w:val="22"/>
          <w:szCs w:val="22"/>
        </w:rPr>
      </w:pPr>
      <w:ins w:id="384" w:author="John Buck" w:date="2023-04-11T15:53:00Z">
        <w:r w:rsidRPr="00392F46">
          <w:rPr>
            <w:rStyle w:val="Hyperlink"/>
          </w:rPr>
          <w:fldChar w:fldCharType="begin"/>
        </w:r>
        <w:r w:rsidRPr="00392F46">
          <w:rPr>
            <w:rStyle w:val="Hyperlink"/>
          </w:rPr>
          <w:instrText xml:space="preserve"> </w:instrText>
        </w:r>
        <w:r>
          <w:instrText>HYPERLINK \l "_Toc132121032"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10.8</w:t>
        </w:r>
        <w:r>
          <w:rPr>
            <w:rFonts w:asciiTheme="minorHAnsi" w:eastAsiaTheme="minorEastAsia" w:hAnsiTheme="minorHAnsi" w:cstheme="minorBidi"/>
            <w:b w:val="0"/>
            <w:bCs w:val="0"/>
            <w:sz w:val="22"/>
            <w:szCs w:val="22"/>
          </w:rPr>
          <w:tab/>
        </w:r>
        <w:r w:rsidRPr="00392F46">
          <w:rPr>
            <w:rStyle w:val="Hyperlink"/>
          </w:rPr>
          <w:t>Managing HTML File Generation</w:t>
        </w:r>
        <w:r>
          <w:rPr>
            <w:webHidden/>
          </w:rPr>
          <w:tab/>
        </w:r>
        <w:r>
          <w:rPr>
            <w:webHidden/>
          </w:rPr>
          <w:fldChar w:fldCharType="begin"/>
        </w:r>
        <w:r>
          <w:rPr>
            <w:webHidden/>
          </w:rPr>
          <w:instrText xml:space="preserve"> PAGEREF _Toc132121032 \h </w:instrText>
        </w:r>
      </w:ins>
      <w:r>
        <w:rPr>
          <w:webHidden/>
        </w:rPr>
      </w:r>
      <w:r>
        <w:rPr>
          <w:webHidden/>
        </w:rPr>
        <w:fldChar w:fldCharType="separate"/>
      </w:r>
      <w:ins w:id="385" w:author="John Buck" w:date="2023-04-21T13:55:00Z">
        <w:r w:rsidR="00E35EEA">
          <w:rPr>
            <w:webHidden/>
          </w:rPr>
          <w:t>126</w:t>
        </w:r>
      </w:ins>
      <w:ins w:id="386" w:author="John Buck" w:date="2023-04-11T15:53:00Z">
        <w:r>
          <w:rPr>
            <w:webHidden/>
          </w:rPr>
          <w:fldChar w:fldCharType="end"/>
        </w:r>
        <w:r w:rsidRPr="00392F46">
          <w:rPr>
            <w:rStyle w:val="Hyperlink"/>
          </w:rPr>
          <w:fldChar w:fldCharType="end"/>
        </w:r>
      </w:ins>
    </w:p>
    <w:p w14:paraId="584E576A" w14:textId="41867BCE" w:rsidR="00917410" w:rsidRDefault="00917410">
      <w:pPr>
        <w:pStyle w:val="TOC2"/>
        <w:rPr>
          <w:ins w:id="387" w:author="John Buck" w:date="2023-04-11T15:53:00Z"/>
          <w:rFonts w:asciiTheme="minorHAnsi" w:eastAsiaTheme="minorEastAsia" w:hAnsiTheme="minorHAnsi" w:cstheme="minorBidi"/>
          <w:b w:val="0"/>
          <w:bCs w:val="0"/>
          <w:sz w:val="22"/>
          <w:szCs w:val="22"/>
        </w:rPr>
      </w:pPr>
      <w:ins w:id="388" w:author="John Buck" w:date="2023-04-11T15:53:00Z">
        <w:r w:rsidRPr="00392F46">
          <w:rPr>
            <w:rStyle w:val="Hyperlink"/>
          </w:rPr>
          <w:fldChar w:fldCharType="begin"/>
        </w:r>
        <w:r w:rsidRPr="00392F46">
          <w:rPr>
            <w:rStyle w:val="Hyperlink"/>
          </w:rPr>
          <w:instrText xml:space="preserve"> </w:instrText>
        </w:r>
        <w:r>
          <w:instrText>HYPERLINK \l "_Toc132121033"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10.9</w:t>
        </w:r>
        <w:r>
          <w:rPr>
            <w:rFonts w:asciiTheme="minorHAnsi" w:eastAsiaTheme="minorEastAsia" w:hAnsiTheme="minorHAnsi" w:cstheme="minorBidi"/>
            <w:b w:val="0"/>
            <w:bCs w:val="0"/>
            <w:sz w:val="22"/>
            <w:szCs w:val="22"/>
          </w:rPr>
          <w:tab/>
        </w:r>
        <w:r w:rsidRPr="00392F46">
          <w:rPr>
            <w:rStyle w:val="Hyperlink"/>
          </w:rPr>
          <w:t>No-GUI Mode</w:t>
        </w:r>
        <w:r>
          <w:rPr>
            <w:webHidden/>
          </w:rPr>
          <w:tab/>
        </w:r>
        <w:r>
          <w:rPr>
            <w:webHidden/>
          </w:rPr>
          <w:fldChar w:fldCharType="begin"/>
        </w:r>
        <w:r>
          <w:rPr>
            <w:webHidden/>
          </w:rPr>
          <w:instrText xml:space="preserve"> PAGEREF _Toc132121033 \h </w:instrText>
        </w:r>
      </w:ins>
      <w:r>
        <w:rPr>
          <w:webHidden/>
        </w:rPr>
      </w:r>
      <w:r>
        <w:rPr>
          <w:webHidden/>
        </w:rPr>
        <w:fldChar w:fldCharType="separate"/>
      </w:r>
      <w:ins w:id="389" w:author="John Buck" w:date="2023-04-21T13:55:00Z">
        <w:r w:rsidR="00E35EEA">
          <w:rPr>
            <w:webHidden/>
          </w:rPr>
          <w:t>127</w:t>
        </w:r>
      </w:ins>
      <w:ins w:id="390" w:author="John Buck" w:date="2023-04-11T15:53:00Z">
        <w:r>
          <w:rPr>
            <w:webHidden/>
          </w:rPr>
          <w:fldChar w:fldCharType="end"/>
        </w:r>
        <w:r w:rsidRPr="00392F46">
          <w:rPr>
            <w:rStyle w:val="Hyperlink"/>
          </w:rPr>
          <w:fldChar w:fldCharType="end"/>
        </w:r>
      </w:ins>
    </w:p>
    <w:p w14:paraId="507C5CAB" w14:textId="7642BA96" w:rsidR="00917410" w:rsidRDefault="00917410" w:rsidP="00917410">
      <w:pPr>
        <w:pStyle w:val="TOC1"/>
        <w:rPr>
          <w:ins w:id="391" w:author="John Buck" w:date="2023-04-11T15:53:00Z"/>
          <w:rFonts w:asciiTheme="minorHAnsi" w:eastAsiaTheme="minorEastAsia" w:hAnsiTheme="minorHAnsi" w:cstheme="minorBidi"/>
          <w:sz w:val="22"/>
          <w:szCs w:val="22"/>
        </w:rPr>
      </w:pPr>
      <w:ins w:id="392" w:author="John Buck" w:date="2023-04-11T15:53:00Z">
        <w:r w:rsidRPr="00392F46">
          <w:rPr>
            <w:rStyle w:val="Hyperlink"/>
          </w:rPr>
          <w:fldChar w:fldCharType="begin"/>
        </w:r>
        <w:r w:rsidRPr="00392F46">
          <w:rPr>
            <w:rStyle w:val="Hyperlink"/>
          </w:rPr>
          <w:instrText xml:space="preserve"> </w:instrText>
        </w:r>
        <w:r>
          <w:instrText>HYPERLINK \l "_Toc132121034"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w:t>
        </w:r>
        <w:r>
          <w:rPr>
            <w:rFonts w:asciiTheme="minorHAnsi" w:eastAsiaTheme="minorEastAsia" w:hAnsiTheme="minorHAnsi" w:cstheme="minorBidi"/>
            <w:sz w:val="22"/>
            <w:szCs w:val="22"/>
          </w:rPr>
          <w:tab/>
        </w:r>
        <w:r w:rsidRPr="00392F46">
          <w:rPr>
            <w:rStyle w:val="Hyperlink"/>
          </w:rPr>
          <w:t>Finishing the Contest</w:t>
        </w:r>
        <w:r>
          <w:rPr>
            <w:webHidden/>
          </w:rPr>
          <w:tab/>
        </w:r>
        <w:r>
          <w:rPr>
            <w:webHidden/>
          </w:rPr>
          <w:fldChar w:fldCharType="begin"/>
        </w:r>
        <w:r>
          <w:rPr>
            <w:webHidden/>
          </w:rPr>
          <w:instrText xml:space="preserve"> PAGEREF _Toc132121034 \h </w:instrText>
        </w:r>
      </w:ins>
      <w:r>
        <w:rPr>
          <w:webHidden/>
        </w:rPr>
      </w:r>
      <w:r>
        <w:rPr>
          <w:webHidden/>
        </w:rPr>
        <w:fldChar w:fldCharType="separate"/>
      </w:r>
      <w:ins w:id="393" w:author="John Buck" w:date="2023-04-21T13:55:00Z">
        <w:r w:rsidR="00E35EEA">
          <w:rPr>
            <w:webHidden/>
          </w:rPr>
          <w:t>128</w:t>
        </w:r>
      </w:ins>
      <w:ins w:id="394" w:author="John Buck" w:date="2023-04-11T15:53:00Z">
        <w:r>
          <w:rPr>
            <w:webHidden/>
          </w:rPr>
          <w:fldChar w:fldCharType="end"/>
        </w:r>
        <w:r w:rsidRPr="00392F46">
          <w:rPr>
            <w:rStyle w:val="Hyperlink"/>
          </w:rPr>
          <w:fldChar w:fldCharType="end"/>
        </w:r>
      </w:ins>
    </w:p>
    <w:p w14:paraId="4DFBD9D2" w14:textId="1FD40F4B" w:rsidR="00917410" w:rsidRDefault="00917410">
      <w:pPr>
        <w:pStyle w:val="TOC2"/>
        <w:rPr>
          <w:ins w:id="395" w:author="John Buck" w:date="2023-04-11T15:53:00Z"/>
          <w:rFonts w:asciiTheme="minorHAnsi" w:eastAsiaTheme="minorEastAsia" w:hAnsiTheme="minorHAnsi" w:cstheme="minorBidi"/>
          <w:b w:val="0"/>
          <w:bCs w:val="0"/>
          <w:sz w:val="22"/>
          <w:szCs w:val="22"/>
        </w:rPr>
      </w:pPr>
      <w:ins w:id="396" w:author="John Buck" w:date="2023-04-11T15:53:00Z">
        <w:r w:rsidRPr="00392F46">
          <w:rPr>
            <w:rStyle w:val="Hyperlink"/>
          </w:rPr>
          <w:fldChar w:fldCharType="begin"/>
        </w:r>
        <w:r w:rsidRPr="00392F46">
          <w:rPr>
            <w:rStyle w:val="Hyperlink"/>
          </w:rPr>
          <w:instrText xml:space="preserve"> </w:instrText>
        </w:r>
        <w:r>
          <w:instrText>HYPERLINK \l "_Toc132121035"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11.1</w:t>
        </w:r>
        <w:r>
          <w:rPr>
            <w:rFonts w:asciiTheme="minorHAnsi" w:eastAsiaTheme="minorEastAsia" w:hAnsiTheme="minorHAnsi" w:cstheme="minorBidi"/>
            <w:b w:val="0"/>
            <w:bCs w:val="0"/>
            <w:sz w:val="22"/>
            <w:szCs w:val="22"/>
          </w:rPr>
          <w:tab/>
        </w:r>
        <w:r w:rsidRPr="00392F46">
          <w:rPr>
            <w:rStyle w:val="Hyperlink"/>
          </w:rPr>
          <w:t>Finalizing</w:t>
        </w:r>
        <w:r>
          <w:rPr>
            <w:webHidden/>
          </w:rPr>
          <w:tab/>
        </w:r>
        <w:r>
          <w:rPr>
            <w:webHidden/>
          </w:rPr>
          <w:fldChar w:fldCharType="begin"/>
        </w:r>
        <w:r>
          <w:rPr>
            <w:webHidden/>
          </w:rPr>
          <w:instrText xml:space="preserve"> PAGEREF _Toc132121035 \h </w:instrText>
        </w:r>
      </w:ins>
      <w:r>
        <w:rPr>
          <w:webHidden/>
        </w:rPr>
      </w:r>
      <w:r>
        <w:rPr>
          <w:webHidden/>
        </w:rPr>
        <w:fldChar w:fldCharType="separate"/>
      </w:r>
      <w:ins w:id="397" w:author="John Buck" w:date="2023-04-21T13:55:00Z">
        <w:r w:rsidR="00E35EEA">
          <w:rPr>
            <w:webHidden/>
          </w:rPr>
          <w:t>128</w:t>
        </w:r>
      </w:ins>
      <w:ins w:id="398" w:author="John Buck" w:date="2023-04-11T15:53:00Z">
        <w:r>
          <w:rPr>
            <w:webHidden/>
          </w:rPr>
          <w:fldChar w:fldCharType="end"/>
        </w:r>
        <w:r w:rsidRPr="00392F46">
          <w:rPr>
            <w:rStyle w:val="Hyperlink"/>
          </w:rPr>
          <w:fldChar w:fldCharType="end"/>
        </w:r>
      </w:ins>
    </w:p>
    <w:p w14:paraId="51E034FD" w14:textId="3DABC647" w:rsidR="00917410" w:rsidRDefault="00917410">
      <w:pPr>
        <w:pStyle w:val="TOC2"/>
        <w:rPr>
          <w:ins w:id="399" w:author="John Buck" w:date="2023-04-11T15:53:00Z"/>
          <w:rFonts w:asciiTheme="minorHAnsi" w:eastAsiaTheme="minorEastAsia" w:hAnsiTheme="minorHAnsi" w:cstheme="minorBidi"/>
          <w:b w:val="0"/>
          <w:bCs w:val="0"/>
          <w:sz w:val="22"/>
          <w:szCs w:val="22"/>
        </w:rPr>
      </w:pPr>
      <w:ins w:id="400" w:author="John Buck" w:date="2023-04-11T15:53:00Z">
        <w:r w:rsidRPr="00392F46">
          <w:rPr>
            <w:rStyle w:val="Hyperlink"/>
          </w:rPr>
          <w:fldChar w:fldCharType="begin"/>
        </w:r>
        <w:r w:rsidRPr="00392F46">
          <w:rPr>
            <w:rStyle w:val="Hyperlink"/>
          </w:rPr>
          <w:instrText xml:space="preserve"> </w:instrText>
        </w:r>
        <w:r>
          <w:instrText>HYPERLINK \l "_Toc132121036"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11.2</w:t>
        </w:r>
        <w:r>
          <w:rPr>
            <w:rFonts w:asciiTheme="minorHAnsi" w:eastAsiaTheme="minorEastAsia" w:hAnsiTheme="minorHAnsi" w:cstheme="minorBidi"/>
            <w:b w:val="0"/>
            <w:bCs w:val="0"/>
            <w:sz w:val="22"/>
            <w:szCs w:val="22"/>
          </w:rPr>
          <w:tab/>
        </w:r>
        <w:r w:rsidRPr="00392F46">
          <w:rPr>
            <w:rStyle w:val="Hyperlink"/>
          </w:rPr>
          <w:t>Exporting Contest Results</w:t>
        </w:r>
        <w:r>
          <w:rPr>
            <w:webHidden/>
          </w:rPr>
          <w:tab/>
        </w:r>
        <w:r>
          <w:rPr>
            <w:webHidden/>
          </w:rPr>
          <w:fldChar w:fldCharType="begin"/>
        </w:r>
        <w:r>
          <w:rPr>
            <w:webHidden/>
          </w:rPr>
          <w:instrText xml:space="preserve"> PAGEREF _Toc132121036 \h </w:instrText>
        </w:r>
      </w:ins>
      <w:r>
        <w:rPr>
          <w:webHidden/>
        </w:rPr>
      </w:r>
      <w:r>
        <w:rPr>
          <w:webHidden/>
        </w:rPr>
        <w:fldChar w:fldCharType="separate"/>
      </w:r>
      <w:ins w:id="401" w:author="John Buck" w:date="2023-04-21T13:55:00Z">
        <w:r w:rsidR="00E35EEA">
          <w:rPr>
            <w:webHidden/>
          </w:rPr>
          <w:t>129</w:t>
        </w:r>
      </w:ins>
      <w:ins w:id="402" w:author="John Buck" w:date="2023-04-11T15:53:00Z">
        <w:r>
          <w:rPr>
            <w:webHidden/>
          </w:rPr>
          <w:fldChar w:fldCharType="end"/>
        </w:r>
        <w:r w:rsidRPr="00392F46">
          <w:rPr>
            <w:rStyle w:val="Hyperlink"/>
          </w:rPr>
          <w:fldChar w:fldCharType="end"/>
        </w:r>
      </w:ins>
    </w:p>
    <w:p w14:paraId="215DB6BD" w14:textId="64370F51" w:rsidR="00917410" w:rsidRDefault="00917410">
      <w:pPr>
        <w:pStyle w:val="TOC3"/>
        <w:rPr>
          <w:ins w:id="403" w:author="John Buck" w:date="2023-04-11T15:53:00Z"/>
          <w:rFonts w:asciiTheme="minorHAnsi" w:eastAsiaTheme="minorEastAsia" w:hAnsiTheme="minorHAnsi" w:cstheme="minorBidi"/>
          <w:sz w:val="22"/>
          <w:szCs w:val="22"/>
        </w:rPr>
      </w:pPr>
      <w:ins w:id="404" w:author="John Buck" w:date="2023-04-11T15:53:00Z">
        <w:r w:rsidRPr="00392F46">
          <w:rPr>
            <w:rStyle w:val="Hyperlink"/>
          </w:rPr>
          <w:fldChar w:fldCharType="begin"/>
        </w:r>
        <w:r w:rsidRPr="00392F46">
          <w:rPr>
            <w:rStyle w:val="Hyperlink"/>
          </w:rPr>
          <w:instrText xml:space="preserve"> </w:instrText>
        </w:r>
        <w:r>
          <w:instrText>HYPERLINK \l "_Toc132121037"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11.2.1</w:t>
        </w:r>
        <w:r>
          <w:rPr>
            <w:rFonts w:asciiTheme="minorHAnsi" w:eastAsiaTheme="minorEastAsia" w:hAnsiTheme="minorHAnsi" w:cstheme="minorBidi"/>
            <w:sz w:val="22"/>
            <w:szCs w:val="22"/>
          </w:rPr>
          <w:tab/>
        </w:r>
        <w:r w:rsidRPr="00392F46">
          <w:rPr>
            <w:rStyle w:val="Hyperlink"/>
          </w:rPr>
          <w:t xml:space="preserve">Generating a </w:t>
        </w:r>
        <w:r w:rsidRPr="00392F46">
          <w:rPr>
            <w:rStyle w:val="Hyperlink"/>
            <w:i/>
          </w:rPr>
          <w:t>results.tsv</w:t>
        </w:r>
        <w:r w:rsidRPr="00392F46">
          <w:rPr>
            <w:rStyle w:val="Hyperlink"/>
          </w:rPr>
          <w:t xml:space="preserve"> export file</w:t>
        </w:r>
        <w:r>
          <w:rPr>
            <w:webHidden/>
          </w:rPr>
          <w:tab/>
        </w:r>
        <w:r>
          <w:rPr>
            <w:webHidden/>
          </w:rPr>
          <w:fldChar w:fldCharType="begin"/>
        </w:r>
        <w:r>
          <w:rPr>
            <w:webHidden/>
          </w:rPr>
          <w:instrText xml:space="preserve"> PAGEREF _Toc132121037 \h </w:instrText>
        </w:r>
      </w:ins>
      <w:r>
        <w:rPr>
          <w:webHidden/>
        </w:rPr>
      </w:r>
      <w:r>
        <w:rPr>
          <w:webHidden/>
        </w:rPr>
        <w:fldChar w:fldCharType="separate"/>
      </w:r>
      <w:ins w:id="405" w:author="John Buck" w:date="2023-04-21T13:55:00Z">
        <w:r w:rsidR="00E35EEA">
          <w:rPr>
            <w:webHidden/>
          </w:rPr>
          <w:t>129</w:t>
        </w:r>
      </w:ins>
      <w:ins w:id="406" w:author="John Buck" w:date="2023-04-11T15:53:00Z">
        <w:r>
          <w:rPr>
            <w:webHidden/>
          </w:rPr>
          <w:fldChar w:fldCharType="end"/>
        </w:r>
        <w:r w:rsidRPr="00392F46">
          <w:rPr>
            <w:rStyle w:val="Hyperlink"/>
          </w:rPr>
          <w:fldChar w:fldCharType="end"/>
        </w:r>
      </w:ins>
    </w:p>
    <w:p w14:paraId="2338288F" w14:textId="335C5776" w:rsidR="00917410" w:rsidRDefault="00917410">
      <w:pPr>
        <w:pStyle w:val="TOC3"/>
        <w:rPr>
          <w:ins w:id="407" w:author="John Buck" w:date="2023-04-11T15:53:00Z"/>
          <w:rFonts w:asciiTheme="minorHAnsi" w:eastAsiaTheme="minorEastAsia" w:hAnsiTheme="minorHAnsi" w:cstheme="minorBidi"/>
          <w:sz w:val="22"/>
          <w:szCs w:val="22"/>
        </w:rPr>
      </w:pPr>
      <w:ins w:id="408" w:author="John Buck" w:date="2023-04-11T15:53:00Z">
        <w:r w:rsidRPr="00392F46">
          <w:rPr>
            <w:rStyle w:val="Hyperlink"/>
          </w:rPr>
          <w:fldChar w:fldCharType="begin"/>
        </w:r>
        <w:r w:rsidRPr="00392F46">
          <w:rPr>
            <w:rStyle w:val="Hyperlink"/>
          </w:rPr>
          <w:instrText xml:space="preserve"> </w:instrText>
        </w:r>
        <w:r>
          <w:instrText>HYPERLINK \l "_Toc132121038"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11.2.2</w:t>
        </w:r>
        <w:r>
          <w:rPr>
            <w:rFonts w:asciiTheme="minorHAnsi" w:eastAsiaTheme="minorEastAsia" w:hAnsiTheme="minorHAnsi" w:cstheme="minorBidi"/>
            <w:sz w:val="22"/>
            <w:szCs w:val="22"/>
          </w:rPr>
          <w:tab/>
        </w:r>
        <w:r w:rsidRPr="00392F46">
          <w:rPr>
            <w:rStyle w:val="Hyperlink"/>
          </w:rPr>
          <w:t xml:space="preserve">Generating a </w:t>
        </w:r>
        <w:r w:rsidRPr="00392F46">
          <w:rPr>
            <w:rStyle w:val="Hyperlink"/>
            <w:i/>
          </w:rPr>
          <w:t xml:space="preserve">pc2export.dat </w:t>
        </w:r>
        <w:r w:rsidRPr="00392F46">
          <w:rPr>
            <w:rStyle w:val="Hyperlink"/>
          </w:rPr>
          <w:t>export file</w:t>
        </w:r>
        <w:r>
          <w:rPr>
            <w:webHidden/>
          </w:rPr>
          <w:tab/>
        </w:r>
        <w:r>
          <w:rPr>
            <w:webHidden/>
          </w:rPr>
          <w:fldChar w:fldCharType="begin"/>
        </w:r>
        <w:r>
          <w:rPr>
            <w:webHidden/>
          </w:rPr>
          <w:instrText xml:space="preserve"> PAGEREF _Toc132121038 \h </w:instrText>
        </w:r>
      </w:ins>
      <w:r>
        <w:rPr>
          <w:webHidden/>
        </w:rPr>
      </w:r>
      <w:r>
        <w:rPr>
          <w:webHidden/>
        </w:rPr>
        <w:fldChar w:fldCharType="separate"/>
      </w:r>
      <w:ins w:id="409" w:author="John Buck" w:date="2023-04-21T13:55:00Z">
        <w:r w:rsidR="00E35EEA">
          <w:rPr>
            <w:webHidden/>
          </w:rPr>
          <w:t>129</w:t>
        </w:r>
      </w:ins>
      <w:ins w:id="410" w:author="John Buck" w:date="2023-04-11T15:53:00Z">
        <w:r>
          <w:rPr>
            <w:webHidden/>
          </w:rPr>
          <w:fldChar w:fldCharType="end"/>
        </w:r>
        <w:r w:rsidRPr="00392F46">
          <w:rPr>
            <w:rStyle w:val="Hyperlink"/>
          </w:rPr>
          <w:fldChar w:fldCharType="end"/>
        </w:r>
      </w:ins>
    </w:p>
    <w:p w14:paraId="3C78BCC2" w14:textId="621177A1" w:rsidR="00917410" w:rsidRDefault="00917410">
      <w:pPr>
        <w:pStyle w:val="TOC2"/>
        <w:rPr>
          <w:ins w:id="411" w:author="John Buck" w:date="2023-04-11T15:53:00Z"/>
          <w:rFonts w:asciiTheme="minorHAnsi" w:eastAsiaTheme="minorEastAsia" w:hAnsiTheme="minorHAnsi" w:cstheme="minorBidi"/>
          <w:b w:val="0"/>
          <w:bCs w:val="0"/>
          <w:sz w:val="22"/>
          <w:szCs w:val="22"/>
        </w:rPr>
      </w:pPr>
      <w:ins w:id="412" w:author="John Buck" w:date="2023-04-11T15:53:00Z">
        <w:r w:rsidRPr="00392F46">
          <w:rPr>
            <w:rStyle w:val="Hyperlink"/>
          </w:rPr>
          <w:fldChar w:fldCharType="begin"/>
        </w:r>
        <w:r w:rsidRPr="00392F46">
          <w:rPr>
            <w:rStyle w:val="Hyperlink"/>
          </w:rPr>
          <w:instrText xml:space="preserve"> </w:instrText>
        </w:r>
        <w:r>
          <w:instrText>HYPERLINK \l "_Toc132121039"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11.3</w:t>
        </w:r>
        <w:r>
          <w:rPr>
            <w:rFonts w:asciiTheme="minorHAnsi" w:eastAsiaTheme="minorEastAsia" w:hAnsiTheme="minorHAnsi" w:cstheme="minorBidi"/>
            <w:b w:val="0"/>
            <w:bCs w:val="0"/>
            <w:sz w:val="22"/>
            <w:szCs w:val="22"/>
          </w:rPr>
          <w:tab/>
        </w:r>
        <w:r w:rsidRPr="00392F46">
          <w:rPr>
            <w:rStyle w:val="Hyperlink"/>
          </w:rPr>
          <w:t>Shutting Down</w:t>
        </w:r>
        <w:r>
          <w:rPr>
            <w:webHidden/>
          </w:rPr>
          <w:tab/>
        </w:r>
        <w:r>
          <w:rPr>
            <w:webHidden/>
          </w:rPr>
          <w:fldChar w:fldCharType="begin"/>
        </w:r>
        <w:r>
          <w:rPr>
            <w:webHidden/>
          </w:rPr>
          <w:instrText xml:space="preserve"> PAGEREF _Toc132121039 \h </w:instrText>
        </w:r>
      </w:ins>
      <w:r>
        <w:rPr>
          <w:webHidden/>
        </w:rPr>
      </w:r>
      <w:r>
        <w:rPr>
          <w:webHidden/>
        </w:rPr>
        <w:fldChar w:fldCharType="separate"/>
      </w:r>
      <w:ins w:id="413" w:author="John Buck" w:date="2023-04-21T13:55:00Z">
        <w:r w:rsidR="00E35EEA">
          <w:rPr>
            <w:webHidden/>
          </w:rPr>
          <w:t>129</w:t>
        </w:r>
      </w:ins>
      <w:ins w:id="414" w:author="John Buck" w:date="2023-04-11T15:53:00Z">
        <w:r>
          <w:rPr>
            <w:webHidden/>
          </w:rPr>
          <w:fldChar w:fldCharType="end"/>
        </w:r>
        <w:r w:rsidRPr="00392F46">
          <w:rPr>
            <w:rStyle w:val="Hyperlink"/>
          </w:rPr>
          <w:fldChar w:fldCharType="end"/>
        </w:r>
      </w:ins>
    </w:p>
    <w:p w14:paraId="7EEE2AE6" w14:textId="235ADC00" w:rsidR="00917410" w:rsidRDefault="00917410" w:rsidP="00917410">
      <w:pPr>
        <w:pStyle w:val="TOC1"/>
        <w:rPr>
          <w:ins w:id="415" w:author="John Buck" w:date="2023-04-11T15:53:00Z"/>
          <w:rFonts w:asciiTheme="minorHAnsi" w:eastAsiaTheme="minorEastAsia" w:hAnsiTheme="minorHAnsi" w:cstheme="minorBidi"/>
          <w:sz w:val="22"/>
          <w:szCs w:val="22"/>
        </w:rPr>
      </w:pPr>
      <w:ins w:id="416" w:author="John Buck" w:date="2023-04-11T15:53:00Z">
        <w:r w:rsidRPr="00392F46">
          <w:rPr>
            <w:rStyle w:val="Hyperlink"/>
          </w:rPr>
          <w:fldChar w:fldCharType="begin"/>
        </w:r>
        <w:r w:rsidRPr="00392F46">
          <w:rPr>
            <w:rStyle w:val="Hyperlink"/>
          </w:rPr>
          <w:instrText xml:space="preserve"> </w:instrText>
        </w:r>
        <w:r>
          <w:instrText>HYPERLINK \l "_Toc132121040"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A  –  pc2v9.ini Attributes</w:t>
        </w:r>
        <w:r>
          <w:rPr>
            <w:webHidden/>
          </w:rPr>
          <w:tab/>
        </w:r>
        <w:r>
          <w:rPr>
            <w:webHidden/>
          </w:rPr>
          <w:fldChar w:fldCharType="begin"/>
        </w:r>
        <w:r>
          <w:rPr>
            <w:webHidden/>
          </w:rPr>
          <w:instrText xml:space="preserve"> PAGEREF _Toc132121040 \h </w:instrText>
        </w:r>
      </w:ins>
      <w:r>
        <w:rPr>
          <w:webHidden/>
        </w:rPr>
      </w:r>
      <w:r>
        <w:rPr>
          <w:webHidden/>
        </w:rPr>
        <w:fldChar w:fldCharType="separate"/>
      </w:r>
      <w:ins w:id="417" w:author="John Buck" w:date="2023-04-21T13:55:00Z">
        <w:r w:rsidR="00E35EEA">
          <w:rPr>
            <w:webHidden/>
          </w:rPr>
          <w:t>131</w:t>
        </w:r>
      </w:ins>
      <w:ins w:id="418" w:author="John Buck" w:date="2023-04-11T15:53:00Z">
        <w:r>
          <w:rPr>
            <w:webHidden/>
          </w:rPr>
          <w:fldChar w:fldCharType="end"/>
        </w:r>
        <w:r w:rsidRPr="00392F46">
          <w:rPr>
            <w:rStyle w:val="Hyperlink"/>
          </w:rPr>
          <w:fldChar w:fldCharType="end"/>
        </w:r>
      </w:ins>
    </w:p>
    <w:p w14:paraId="11F0C440" w14:textId="4C3EDAEC" w:rsidR="00917410" w:rsidRDefault="00917410" w:rsidP="00917410">
      <w:pPr>
        <w:pStyle w:val="TOC1"/>
        <w:rPr>
          <w:ins w:id="419" w:author="John Buck" w:date="2023-04-11T15:53:00Z"/>
          <w:rFonts w:asciiTheme="minorHAnsi" w:eastAsiaTheme="minorEastAsia" w:hAnsiTheme="minorHAnsi" w:cstheme="minorBidi"/>
          <w:sz w:val="22"/>
          <w:szCs w:val="22"/>
        </w:rPr>
      </w:pPr>
      <w:ins w:id="420" w:author="John Buck" w:date="2023-04-11T15:53:00Z">
        <w:r w:rsidRPr="00392F46">
          <w:rPr>
            <w:rStyle w:val="Hyperlink"/>
          </w:rPr>
          <w:fldChar w:fldCharType="begin"/>
        </w:r>
        <w:r w:rsidRPr="00392F46">
          <w:rPr>
            <w:rStyle w:val="Hyperlink"/>
          </w:rPr>
          <w:instrText xml:space="preserve"> </w:instrText>
        </w:r>
        <w:r>
          <w:instrText>HYPERLINK \l "_Toc132121041"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B  –  Networking Constraints</w:t>
        </w:r>
        <w:r>
          <w:rPr>
            <w:webHidden/>
          </w:rPr>
          <w:tab/>
        </w:r>
        <w:r>
          <w:rPr>
            <w:webHidden/>
          </w:rPr>
          <w:fldChar w:fldCharType="begin"/>
        </w:r>
        <w:r>
          <w:rPr>
            <w:webHidden/>
          </w:rPr>
          <w:instrText xml:space="preserve"> PAGEREF _Toc132121041 \h </w:instrText>
        </w:r>
      </w:ins>
      <w:r>
        <w:rPr>
          <w:webHidden/>
        </w:rPr>
      </w:r>
      <w:r>
        <w:rPr>
          <w:webHidden/>
        </w:rPr>
        <w:fldChar w:fldCharType="separate"/>
      </w:r>
      <w:ins w:id="421" w:author="John Buck" w:date="2023-04-21T13:55:00Z">
        <w:r w:rsidR="00E35EEA">
          <w:rPr>
            <w:webHidden/>
          </w:rPr>
          <w:t>133</w:t>
        </w:r>
      </w:ins>
      <w:ins w:id="422" w:author="John Buck" w:date="2023-04-11T15:53:00Z">
        <w:r>
          <w:rPr>
            <w:webHidden/>
          </w:rPr>
          <w:fldChar w:fldCharType="end"/>
        </w:r>
        <w:r w:rsidRPr="00392F46">
          <w:rPr>
            <w:rStyle w:val="Hyperlink"/>
          </w:rPr>
          <w:fldChar w:fldCharType="end"/>
        </w:r>
      </w:ins>
    </w:p>
    <w:p w14:paraId="5CA5871E" w14:textId="0FAE6BF9" w:rsidR="00917410" w:rsidRDefault="00917410" w:rsidP="00917410">
      <w:pPr>
        <w:pStyle w:val="TOC1"/>
        <w:rPr>
          <w:ins w:id="423" w:author="John Buck" w:date="2023-04-11T15:53:00Z"/>
          <w:rFonts w:asciiTheme="minorHAnsi" w:eastAsiaTheme="minorEastAsia" w:hAnsiTheme="minorHAnsi" w:cstheme="minorBidi"/>
          <w:sz w:val="22"/>
          <w:szCs w:val="22"/>
        </w:rPr>
      </w:pPr>
      <w:ins w:id="424" w:author="John Buck" w:date="2023-04-11T15:53:00Z">
        <w:r w:rsidRPr="00392F46">
          <w:rPr>
            <w:rStyle w:val="Hyperlink"/>
          </w:rPr>
          <w:fldChar w:fldCharType="begin"/>
        </w:r>
        <w:r w:rsidRPr="00392F46">
          <w:rPr>
            <w:rStyle w:val="Hyperlink"/>
          </w:rPr>
          <w:instrText xml:space="preserve"> </w:instrText>
        </w:r>
        <w:r>
          <w:instrText>HYPERLINK \l "_Toc132121042"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C  –  Command Line Arguments</w:t>
        </w:r>
        <w:r>
          <w:rPr>
            <w:webHidden/>
          </w:rPr>
          <w:tab/>
        </w:r>
        <w:r>
          <w:rPr>
            <w:webHidden/>
          </w:rPr>
          <w:fldChar w:fldCharType="begin"/>
        </w:r>
        <w:r>
          <w:rPr>
            <w:webHidden/>
          </w:rPr>
          <w:instrText xml:space="preserve"> PAGEREF _Toc132121042 \h </w:instrText>
        </w:r>
      </w:ins>
      <w:r>
        <w:rPr>
          <w:webHidden/>
        </w:rPr>
      </w:r>
      <w:r>
        <w:rPr>
          <w:webHidden/>
        </w:rPr>
        <w:fldChar w:fldCharType="separate"/>
      </w:r>
      <w:ins w:id="425" w:author="John Buck" w:date="2023-04-21T13:55:00Z">
        <w:r w:rsidR="00E35EEA">
          <w:rPr>
            <w:webHidden/>
          </w:rPr>
          <w:t>135</w:t>
        </w:r>
      </w:ins>
      <w:ins w:id="426" w:author="John Buck" w:date="2023-04-11T15:53:00Z">
        <w:r>
          <w:rPr>
            <w:webHidden/>
          </w:rPr>
          <w:fldChar w:fldCharType="end"/>
        </w:r>
        <w:r w:rsidRPr="00392F46">
          <w:rPr>
            <w:rStyle w:val="Hyperlink"/>
          </w:rPr>
          <w:fldChar w:fldCharType="end"/>
        </w:r>
      </w:ins>
    </w:p>
    <w:p w14:paraId="553D68C2" w14:textId="5273FFDC" w:rsidR="00917410" w:rsidRDefault="00917410" w:rsidP="00917410">
      <w:pPr>
        <w:pStyle w:val="TOC1"/>
        <w:rPr>
          <w:ins w:id="427" w:author="John Buck" w:date="2023-04-11T15:53:00Z"/>
          <w:rFonts w:asciiTheme="minorHAnsi" w:eastAsiaTheme="minorEastAsia" w:hAnsiTheme="minorHAnsi" w:cstheme="minorBidi"/>
          <w:sz w:val="22"/>
          <w:szCs w:val="22"/>
        </w:rPr>
      </w:pPr>
      <w:ins w:id="428" w:author="John Buck" w:date="2023-04-11T15:53:00Z">
        <w:r w:rsidRPr="00392F46">
          <w:rPr>
            <w:rStyle w:val="Hyperlink"/>
          </w:rPr>
          <w:lastRenderedPageBreak/>
          <w:fldChar w:fldCharType="begin"/>
        </w:r>
        <w:r w:rsidRPr="00392F46">
          <w:rPr>
            <w:rStyle w:val="Hyperlink"/>
          </w:rPr>
          <w:instrText xml:space="preserve"> </w:instrText>
        </w:r>
        <w:r>
          <w:instrText>HYPERLINK \l "_Toc132121043"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D  –  ICPC Import/Export Interfaces</w:t>
        </w:r>
        <w:r>
          <w:rPr>
            <w:webHidden/>
          </w:rPr>
          <w:tab/>
        </w:r>
        <w:r>
          <w:rPr>
            <w:webHidden/>
          </w:rPr>
          <w:fldChar w:fldCharType="begin"/>
        </w:r>
        <w:r>
          <w:rPr>
            <w:webHidden/>
          </w:rPr>
          <w:instrText xml:space="preserve"> PAGEREF _Toc132121043 \h </w:instrText>
        </w:r>
      </w:ins>
      <w:r>
        <w:rPr>
          <w:webHidden/>
        </w:rPr>
      </w:r>
      <w:r>
        <w:rPr>
          <w:webHidden/>
        </w:rPr>
        <w:fldChar w:fldCharType="separate"/>
      </w:r>
      <w:ins w:id="429" w:author="John Buck" w:date="2023-04-21T13:55:00Z">
        <w:r w:rsidR="00E35EEA">
          <w:rPr>
            <w:webHidden/>
          </w:rPr>
          <w:t>140</w:t>
        </w:r>
      </w:ins>
      <w:ins w:id="430" w:author="John Buck" w:date="2023-04-11T15:53:00Z">
        <w:r>
          <w:rPr>
            <w:webHidden/>
          </w:rPr>
          <w:fldChar w:fldCharType="end"/>
        </w:r>
        <w:r w:rsidRPr="00392F46">
          <w:rPr>
            <w:rStyle w:val="Hyperlink"/>
          </w:rPr>
          <w:fldChar w:fldCharType="end"/>
        </w:r>
      </w:ins>
    </w:p>
    <w:p w14:paraId="2FE8B2AB" w14:textId="67E93CFE" w:rsidR="00917410" w:rsidRDefault="00917410" w:rsidP="00917410">
      <w:pPr>
        <w:pStyle w:val="TOC1"/>
        <w:rPr>
          <w:ins w:id="431" w:author="John Buck" w:date="2023-04-11T15:53:00Z"/>
          <w:rFonts w:asciiTheme="minorHAnsi" w:eastAsiaTheme="minorEastAsia" w:hAnsiTheme="minorHAnsi" w:cstheme="minorBidi"/>
          <w:sz w:val="22"/>
          <w:szCs w:val="22"/>
        </w:rPr>
      </w:pPr>
      <w:ins w:id="432" w:author="John Buck" w:date="2023-04-11T15:53:00Z">
        <w:r w:rsidRPr="00392F46">
          <w:rPr>
            <w:rStyle w:val="Hyperlink"/>
          </w:rPr>
          <w:fldChar w:fldCharType="begin"/>
        </w:r>
        <w:r w:rsidRPr="00392F46">
          <w:rPr>
            <w:rStyle w:val="Hyperlink"/>
          </w:rPr>
          <w:instrText xml:space="preserve"> </w:instrText>
        </w:r>
        <w:r>
          <w:instrText>HYPERLINK \l "_Toc132121044"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E  –  Output Validators</w:t>
        </w:r>
        <w:r>
          <w:rPr>
            <w:webHidden/>
          </w:rPr>
          <w:tab/>
        </w:r>
        <w:r>
          <w:rPr>
            <w:webHidden/>
          </w:rPr>
          <w:fldChar w:fldCharType="begin"/>
        </w:r>
        <w:r>
          <w:rPr>
            <w:webHidden/>
          </w:rPr>
          <w:instrText xml:space="preserve"> PAGEREF _Toc132121044 \h </w:instrText>
        </w:r>
      </w:ins>
      <w:r>
        <w:rPr>
          <w:webHidden/>
        </w:rPr>
      </w:r>
      <w:r>
        <w:rPr>
          <w:webHidden/>
        </w:rPr>
        <w:fldChar w:fldCharType="separate"/>
      </w:r>
      <w:ins w:id="433" w:author="John Buck" w:date="2023-04-21T13:55:00Z">
        <w:r w:rsidR="00E35EEA">
          <w:rPr>
            <w:webHidden/>
          </w:rPr>
          <w:t>146</w:t>
        </w:r>
      </w:ins>
      <w:ins w:id="434" w:author="John Buck" w:date="2023-04-11T15:53:00Z">
        <w:r>
          <w:rPr>
            <w:webHidden/>
          </w:rPr>
          <w:fldChar w:fldCharType="end"/>
        </w:r>
        <w:r w:rsidRPr="00392F46">
          <w:rPr>
            <w:rStyle w:val="Hyperlink"/>
          </w:rPr>
          <w:fldChar w:fldCharType="end"/>
        </w:r>
      </w:ins>
    </w:p>
    <w:p w14:paraId="0D1B1BF2" w14:textId="1C94C4B4" w:rsidR="00917410" w:rsidRDefault="00917410" w:rsidP="00917410">
      <w:pPr>
        <w:pStyle w:val="TOC1"/>
        <w:rPr>
          <w:ins w:id="435" w:author="John Buck" w:date="2023-04-11T15:53:00Z"/>
          <w:rFonts w:asciiTheme="minorHAnsi" w:eastAsiaTheme="minorEastAsia" w:hAnsiTheme="minorHAnsi" w:cstheme="minorBidi"/>
          <w:sz w:val="22"/>
          <w:szCs w:val="22"/>
        </w:rPr>
      </w:pPr>
      <w:ins w:id="436" w:author="John Buck" w:date="2023-04-11T15:53:00Z">
        <w:r w:rsidRPr="00392F46">
          <w:rPr>
            <w:rStyle w:val="Hyperlink"/>
          </w:rPr>
          <w:fldChar w:fldCharType="begin"/>
        </w:r>
        <w:r w:rsidRPr="00392F46">
          <w:rPr>
            <w:rStyle w:val="Hyperlink"/>
          </w:rPr>
          <w:instrText xml:space="preserve"> </w:instrText>
        </w:r>
        <w:r>
          <w:instrText>HYPERLINK \l "_Toc132121045"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F  –  Language Definitions</w:t>
        </w:r>
        <w:r>
          <w:rPr>
            <w:webHidden/>
          </w:rPr>
          <w:tab/>
        </w:r>
        <w:r>
          <w:rPr>
            <w:webHidden/>
          </w:rPr>
          <w:fldChar w:fldCharType="begin"/>
        </w:r>
        <w:r>
          <w:rPr>
            <w:webHidden/>
          </w:rPr>
          <w:instrText xml:space="preserve"> PAGEREF _Toc132121045 \h </w:instrText>
        </w:r>
      </w:ins>
      <w:r>
        <w:rPr>
          <w:webHidden/>
        </w:rPr>
      </w:r>
      <w:r>
        <w:rPr>
          <w:webHidden/>
        </w:rPr>
        <w:fldChar w:fldCharType="separate"/>
      </w:r>
      <w:ins w:id="437" w:author="John Buck" w:date="2023-04-21T13:55:00Z">
        <w:r w:rsidR="00E35EEA">
          <w:rPr>
            <w:webHidden/>
          </w:rPr>
          <w:t>159</w:t>
        </w:r>
      </w:ins>
      <w:ins w:id="438" w:author="John Buck" w:date="2023-04-11T15:53:00Z">
        <w:r>
          <w:rPr>
            <w:webHidden/>
          </w:rPr>
          <w:fldChar w:fldCharType="end"/>
        </w:r>
        <w:r w:rsidRPr="00392F46">
          <w:rPr>
            <w:rStyle w:val="Hyperlink"/>
          </w:rPr>
          <w:fldChar w:fldCharType="end"/>
        </w:r>
      </w:ins>
    </w:p>
    <w:p w14:paraId="640BD3E0" w14:textId="5D22FC02" w:rsidR="00917410" w:rsidRDefault="00917410" w:rsidP="00917410">
      <w:pPr>
        <w:pStyle w:val="TOC1"/>
        <w:rPr>
          <w:ins w:id="439" w:author="John Buck" w:date="2023-04-11T15:53:00Z"/>
          <w:rFonts w:asciiTheme="minorHAnsi" w:eastAsiaTheme="minorEastAsia" w:hAnsiTheme="minorHAnsi" w:cstheme="minorBidi"/>
          <w:sz w:val="22"/>
          <w:szCs w:val="22"/>
        </w:rPr>
      </w:pPr>
      <w:ins w:id="440" w:author="John Buck" w:date="2023-04-11T15:53:00Z">
        <w:r w:rsidRPr="00392F46">
          <w:rPr>
            <w:rStyle w:val="Hyperlink"/>
          </w:rPr>
          <w:fldChar w:fldCharType="begin"/>
        </w:r>
        <w:r w:rsidRPr="00392F46">
          <w:rPr>
            <w:rStyle w:val="Hyperlink"/>
          </w:rPr>
          <w:instrText xml:space="preserve"> </w:instrText>
        </w:r>
        <w:r>
          <w:instrText>HYPERLINK \l "_Toc132121046"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G –  Using the PC</w:t>
        </w:r>
        <w:r w:rsidRPr="00392F46">
          <w:rPr>
            <w:rStyle w:val="Hyperlink"/>
            <w:vertAlign w:val="superscript"/>
          </w:rPr>
          <w:t xml:space="preserve">2 </w:t>
        </w:r>
        <w:r w:rsidRPr="00392F46">
          <w:rPr>
            <w:rStyle w:val="Hyperlink"/>
          </w:rPr>
          <w:t>API</w:t>
        </w:r>
        <w:r>
          <w:rPr>
            <w:webHidden/>
          </w:rPr>
          <w:tab/>
        </w:r>
        <w:r>
          <w:rPr>
            <w:webHidden/>
          </w:rPr>
          <w:fldChar w:fldCharType="begin"/>
        </w:r>
        <w:r>
          <w:rPr>
            <w:webHidden/>
          </w:rPr>
          <w:instrText xml:space="preserve"> PAGEREF _Toc132121046 \h </w:instrText>
        </w:r>
      </w:ins>
      <w:r>
        <w:rPr>
          <w:webHidden/>
        </w:rPr>
      </w:r>
      <w:r>
        <w:rPr>
          <w:webHidden/>
        </w:rPr>
        <w:fldChar w:fldCharType="separate"/>
      </w:r>
      <w:ins w:id="441" w:author="John Buck" w:date="2023-04-21T13:55:00Z">
        <w:r w:rsidR="00E35EEA">
          <w:rPr>
            <w:webHidden/>
          </w:rPr>
          <w:t>164</w:t>
        </w:r>
      </w:ins>
      <w:ins w:id="442" w:author="John Buck" w:date="2023-04-11T15:53:00Z">
        <w:r>
          <w:rPr>
            <w:webHidden/>
          </w:rPr>
          <w:fldChar w:fldCharType="end"/>
        </w:r>
        <w:r w:rsidRPr="00392F46">
          <w:rPr>
            <w:rStyle w:val="Hyperlink"/>
          </w:rPr>
          <w:fldChar w:fldCharType="end"/>
        </w:r>
      </w:ins>
    </w:p>
    <w:p w14:paraId="34CC24B9" w14:textId="5F2D4703" w:rsidR="00917410" w:rsidRDefault="00917410" w:rsidP="00917410">
      <w:pPr>
        <w:pStyle w:val="TOC1"/>
        <w:rPr>
          <w:ins w:id="443" w:author="John Buck" w:date="2023-04-11T15:53:00Z"/>
          <w:rFonts w:asciiTheme="minorHAnsi" w:eastAsiaTheme="minorEastAsia" w:hAnsiTheme="minorHAnsi" w:cstheme="minorBidi"/>
          <w:sz w:val="22"/>
          <w:szCs w:val="22"/>
        </w:rPr>
      </w:pPr>
      <w:ins w:id="444" w:author="John Buck" w:date="2023-04-11T15:53:00Z">
        <w:r w:rsidRPr="00392F46">
          <w:rPr>
            <w:rStyle w:val="Hyperlink"/>
          </w:rPr>
          <w:fldChar w:fldCharType="begin"/>
        </w:r>
        <w:r w:rsidRPr="00392F46">
          <w:rPr>
            <w:rStyle w:val="Hyperlink"/>
          </w:rPr>
          <w:instrText xml:space="preserve"> </w:instrText>
        </w:r>
        <w:r>
          <w:instrText>HYPERLINK \l "_Toc132121047"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H – Troubleshooting / Getting Help</w:t>
        </w:r>
        <w:r>
          <w:rPr>
            <w:webHidden/>
          </w:rPr>
          <w:tab/>
        </w:r>
        <w:r>
          <w:rPr>
            <w:webHidden/>
          </w:rPr>
          <w:fldChar w:fldCharType="begin"/>
        </w:r>
        <w:r>
          <w:rPr>
            <w:webHidden/>
          </w:rPr>
          <w:instrText xml:space="preserve"> PAGEREF _Toc132121047 \h </w:instrText>
        </w:r>
      </w:ins>
      <w:r>
        <w:rPr>
          <w:webHidden/>
        </w:rPr>
      </w:r>
      <w:r>
        <w:rPr>
          <w:webHidden/>
        </w:rPr>
        <w:fldChar w:fldCharType="separate"/>
      </w:r>
      <w:ins w:id="445" w:author="John Buck" w:date="2023-04-21T13:55:00Z">
        <w:r w:rsidR="00E35EEA">
          <w:rPr>
            <w:webHidden/>
          </w:rPr>
          <w:t>165</w:t>
        </w:r>
      </w:ins>
      <w:ins w:id="446" w:author="John Buck" w:date="2023-04-11T15:53:00Z">
        <w:r>
          <w:rPr>
            <w:webHidden/>
          </w:rPr>
          <w:fldChar w:fldCharType="end"/>
        </w:r>
        <w:r w:rsidRPr="00392F46">
          <w:rPr>
            <w:rStyle w:val="Hyperlink"/>
          </w:rPr>
          <w:fldChar w:fldCharType="end"/>
        </w:r>
      </w:ins>
    </w:p>
    <w:p w14:paraId="16A999B6" w14:textId="0D21AAA6" w:rsidR="00917410" w:rsidRDefault="00917410" w:rsidP="00917410">
      <w:pPr>
        <w:pStyle w:val="TOC1"/>
        <w:rPr>
          <w:ins w:id="447" w:author="John Buck" w:date="2023-04-11T15:53:00Z"/>
          <w:rFonts w:asciiTheme="minorHAnsi" w:eastAsiaTheme="minorEastAsia" w:hAnsiTheme="minorHAnsi" w:cstheme="minorBidi"/>
          <w:sz w:val="22"/>
          <w:szCs w:val="22"/>
        </w:rPr>
      </w:pPr>
      <w:ins w:id="448" w:author="John Buck" w:date="2023-04-11T15:53:00Z">
        <w:r w:rsidRPr="00392F46">
          <w:rPr>
            <w:rStyle w:val="Hyperlink"/>
          </w:rPr>
          <w:fldChar w:fldCharType="begin"/>
        </w:r>
        <w:r w:rsidRPr="00392F46">
          <w:rPr>
            <w:rStyle w:val="Hyperlink"/>
          </w:rPr>
          <w:instrText xml:space="preserve"> </w:instrText>
        </w:r>
        <w:r>
          <w:instrText>HYPERLINK \l "_Toc132121048"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I  –  PC</w:t>
        </w:r>
        <w:r w:rsidRPr="00392F46">
          <w:rPr>
            <w:rStyle w:val="Hyperlink"/>
            <w:vertAlign w:val="superscript"/>
          </w:rPr>
          <w:t>2</w:t>
        </w:r>
        <w:r w:rsidRPr="00392F46">
          <w:rPr>
            <w:rStyle w:val="Hyperlink"/>
          </w:rPr>
          <w:t xml:space="preserve"> Distribution Contents</w:t>
        </w:r>
        <w:r>
          <w:rPr>
            <w:webHidden/>
          </w:rPr>
          <w:tab/>
        </w:r>
        <w:r>
          <w:rPr>
            <w:webHidden/>
          </w:rPr>
          <w:fldChar w:fldCharType="begin"/>
        </w:r>
        <w:r>
          <w:rPr>
            <w:webHidden/>
          </w:rPr>
          <w:instrText xml:space="preserve"> PAGEREF _Toc132121048 \h </w:instrText>
        </w:r>
      </w:ins>
      <w:r>
        <w:rPr>
          <w:webHidden/>
        </w:rPr>
      </w:r>
      <w:r>
        <w:rPr>
          <w:webHidden/>
        </w:rPr>
        <w:fldChar w:fldCharType="separate"/>
      </w:r>
      <w:ins w:id="449" w:author="John Buck" w:date="2023-04-21T13:55:00Z">
        <w:r w:rsidR="00E35EEA">
          <w:rPr>
            <w:webHidden/>
          </w:rPr>
          <w:t>166</w:t>
        </w:r>
      </w:ins>
      <w:ins w:id="450" w:author="John Buck" w:date="2023-04-11T15:53:00Z">
        <w:r>
          <w:rPr>
            <w:webHidden/>
          </w:rPr>
          <w:fldChar w:fldCharType="end"/>
        </w:r>
        <w:r w:rsidRPr="00392F46">
          <w:rPr>
            <w:rStyle w:val="Hyperlink"/>
          </w:rPr>
          <w:fldChar w:fldCharType="end"/>
        </w:r>
      </w:ins>
    </w:p>
    <w:p w14:paraId="037AA00E" w14:textId="0BC76901" w:rsidR="00917410" w:rsidRDefault="00917410" w:rsidP="00917410">
      <w:pPr>
        <w:pStyle w:val="TOC1"/>
        <w:rPr>
          <w:ins w:id="451" w:author="John Buck" w:date="2023-04-11T15:53:00Z"/>
          <w:rFonts w:asciiTheme="minorHAnsi" w:eastAsiaTheme="minorEastAsia" w:hAnsiTheme="minorHAnsi" w:cstheme="minorBidi"/>
          <w:sz w:val="22"/>
          <w:szCs w:val="22"/>
        </w:rPr>
      </w:pPr>
      <w:ins w:id="452" w:author="John Buck" w:date="2023-04-11T15:53:00Z">
        <w:r w:rsidRPr="00392F46">
          <w:rPr>
            <w:rStyle w:val="Hyperlink"/>
          </w:rPr>
          <w:fldChar w:fldCharType="begin"/>
        </w:r>
        <w:r w:rsidRPr="00392F46">
          <w:rPr>
            <w:rStyle w:val="Hyperlink"/>
          </w:rPr>
          <w:instrText xml:space="preserve"> </w:instrText>
        </w:r>
        <w:r>
          <w:instrText>HYPERLINK \l "_Toc132121049"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J – Log files</w:t>
        </w:r>
        <w:r>
          <w:rPr>
            <w:webHidden/>
          </w:rPr>
          <w:tab/>
        </w:r>
        <w:r>
          <w:rPr>
            <w:webHidden/>
          </w:rPr>
          <w:fldChar w:fldCharType="begin"/>
        </w:r>
        <w:r>
          <w:rPr>
            <w:webHidden/>
          </w:rPr>
          <w:instrText xml:space="preserve"> PAGEREF _Toc132121049 \h </w:instrText>
        </w:r>
      </w:ins>
      <w:r>
        <w:rPr>
          <w:webHidden/>
        </w:rPr>
      </w:r>
      <w:r>
        <w:rPr>
          <w:webHidden/>
        </w:rPr>
        <w:fldChar w:fldCharType="separate"/>
      </w:r>
      <w:ins w:id="453" w:author="John Buck" w:date="2023-04-21T13:55:00Z">
        <w:r w:rsidR="00E35EEA">
          <w:rPr>
            <w:webHidden/>
          </w:rPr>
          <w:t>167</w:t>
        </w:r>
      </w:ins>
      <w:ins w:id="454" w:author="John Buck" w:date="2023-04-11T15:53:00Z">
        <w:r>
          <w:rPr>
            <w:webHidden/>
          </w:rPr>
          <w:fldChar w:fldCharType="end"/>
        </w:r>
        <w:r w:rsidRPr="00392F46">
          <w:rPr>
            <w:rStyle w:val="Hyperlink"/>
          </w:rPr>
          <w:fldChar w:fldCharType="end"/>
        </w:r>
      </w:ins>
    </w:p>
    <w:p w14:paraId="125AF0C3" w14:textId="2674CC28" w:rsidR="00917410" w:rsidRDefault="00917410" w:rsidP="00917410">
      <w:pPr>
        <w:pStyle w:val="TOC1"/>
        <w:rPr>
          <w:ins w:id="455" w:author="John Buck" w:date="2023-04-11T15:53:00Z"/>
          <w:rFonts w:asciiTheme="minorHAnsi" w:eastAsiaTheme="minorEastAsia" w:hAnsiTheme="minorHAnsi" w:cstheme="minorBidi"/>
          <w:sz w:val="22"/>
          <w:szCs w:val="22"/>
        </w:rPr>
      </w:pPr>
      <w:ins w:id="456" w:author="John Buck" w:date="2023-04-11T15:53:00Z">
        <w:r w:rsidRPr="00392F46">
          <w:rPr>
            <w:rStyle w:val="Hyperlink"/>
          </w:rPr>
          <w:fldChar w:fldCharType="begin"/>
        </w:r>
        <w:r w:rsidRPr="00392F46">
          <w:rPr>
            <w:rStyle w:val="Hyperlink"/>
          </w:rPr>
          <w:instrText xml:space="preserve"> </w:instrText>
        </w:r>
        <w:r>
          <w:instrText>HYPERLINK \l "_Toc132121050"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K – Reports Tools</w:t>
        </w:r>
        <w:r>
          <w:rPr>
            <w:webHidden/>
          </w:rPr>
          <w:tab/>
        </w:r>
        <w:r>
          <w:rPr>
            <w:webHidden/>
          </w:rPr>
          <w:fldChar w:fldCharType="begin"/>
        </w:r>
        <w:r>
          <w:rPr>
            <w:webHidden/>
          </w:rPr>
          <w:instrText xml:space="preserve"> PAGEREF _Toc132121050 \h </w:instrText>
        </w:r>
      </w:ins>
      <w:r>
        <w:rPr>
          <w:webHidden/>
        </w:rPr>
      </w:r>
      <w:r>
        <w:rPr>
          <w:webHidden/>
        </w:rPr>
        <w:fldChar w:fldCharType="separate"/>
      </w:r>
      <w:ins w:id="457" w:author="John Buck" w:date="2023-04-21T13:55:00Z">
        <w:r w:rsidR="00E35EEA">
          <w:rPr>
            <w:webHidden/>
          </w:rPr>
          <w:t>168</w:t>
        </w:r>
      </w:ins>
      <w:ins w:id="458" w:author="John Buck" w:date="2023-04-11T15:53:00Z">
        <w:r>
          <w:rPr>
            <w:webHidden/>
          </w:rPr>
          <w:fldChar w:fldCharType="end"/>
        </w:r>
        <w:r w:rsidRPr="00392F46">
          <w:rPr>
            <w:rStyle w:val="Hyperlink"/>
          </w:rPr>
          <w:fldChar w:fldCharType="end"/>
        </w:r>
      </w:ins>
    </w:p>
    <w:p w14:paraId="45D31ABE" w14:textId="5D3CB337" w:rsidR="00917410" w:rsidRDefault="00917410" w:rsidP="00917410">
      <w:pPr>
        <w:pStyle w:val="TOC1"/>
        <w:rPr>
          <w:ins w:id="459" w:author="John Buck" w:date="2023-04-11T15:53:00Z"/>
          <w:rFonts w:asciiTheme="minorHAnsi" w:eastAsiaTheme="minorEastAsia" w:hAnsiTheme="minorHAnsi" w:cstheme="minorBidi"/>
          <w:sz w:val="22"/>
          <w:szCs w:val="22"/>
        </w:rPr>
      </w:pPr>
      <w:ins w:id="460" w:author="John Buck" w:date="2023-04-11T15:53:00Z">
        <w:r w:rsidRPr="00392F46">
          <w:rPr>
            <w:rStyle w:val="Hyperlink"/>
          </w:rPr>
          <w:fldChar w:fldCharType="begin"/>
        </w:r>
        <w:r w:rsidRPr="00392F46">
          <w:rPr>
            <w:rStyle w:val="Hyperlink"/>
          </w:rPr>
          <w:instrText xml:space="preserve"> </w:instrText>
        </w:r>
        <w:r>
          <w:instrText>HYPERLINK \l "_Toc132121051"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L – PC</w:t>
        </w:r>
        <w:r w:rsidRPr="00392F46">
          <w:rPr>
            <w:rStyle w:val="Hyperlink"/>
            <w:vertAlign w:val="superscript"/>
          </w:rPr>
          <w:t>2</w:t>
        </w:r>
        <w:r w:rsidRPr="00392F46">
          <w:rPr>
            <w:rStyle w:val="Hyperlink"/>
          </w:rPr>
          <w:t xml:space="preserve"> XML (Legacy) Event Feed</w:t>
        </w:r>
        <w:r>
          <w:rPr>
            <w:webHidden/>
          </w:rPr>
          <w:tab/>
        </w:r>
        <w:r>
          <w:rPr>
            <w:webHidden/>
          </w:rPr>
          <w:fldChar w:fldCharType="begin"/>
        </w:r>
        <w:r>
          <w:rPr>
            <w:webHidden/>
          </w:rPr>
          <w:instrText xml:space="preserve"> PAGEREF _Toc132121051 \h </w:instrText>
        </w:r>
      </w:ins>
      <w:r>
        <w:rPr>
          <w:webHidden/>
        </w:rPr>
      </w:r>
      <w:r>
        <w:rPr>
          <w:webHidden/>
        </w:rPr>
        <w:fldChar w:fldCharType="separate"/>
      </w:r>
      <w:ins w:id="461" w:author="John Buck" w:date="2023-04-21T13:55:00Z">
        <w:r w:rsidR="00E35EEA">
          <w:rPr>
            <w:webHidden/>
          </w:rPr>
          <w:t>173</w:t>
        </w:r>
      </w:ins>
      <w:ins w:id="462" w:author="John Buck" w:date="2023-04-11T15:53:00Z">
        <w:r>
          <w:rPr>
            <w:webHidden/>
          </w:rPr>
          <w:fldChar w:fldCharType="end"/>
        </w:r>
        <w:r w:rsidRPr="00392F46">
          <w:rPr>
            <w:rStyle w:val="Hyperlink"/>
          </w:rPr>
          <w:fldChar w:fldCharType="end"/>
        </w:r>
      </w:ins>
    </w:p>
    <w:p w14:paraId="4EB5C3D0" w14:textId="29EEB7D6" w:rsidR="00917410" w:rsidRDefault="00917410" w:rsidP="00917410">
      <w:pPr>
        <w:pStyle w:val="TOC1"/>
        <w:rPr>
          <w:ins w:id="463" w:author="John Buck" w:date="2023-04-11T15:53:00Z"/>
          <w:rFonts w:asciiTheme="minorHAnsi" w:eastAsiaTheme="minorEastAsia" w:hAnsiTheme="minorHAnsi" w:cstheme="minorBidi"/>
          <w:sz w:val="22"/>
          <w:szCs w:val="22"/>
        </w:rPr>
      </w:pPr>
      <w:ins w:id="464" w:author="John Buck" w:date="2023-04-11T15:53:00Z">
        <w:r w:rsidRPr="00392F46">
          <w:rPr>
            <w:rStyle w:val="Hyperlink"/>
          </w:rPr>
          <w:fldChar w:fldCharType="begin"/>
        </w:r>
        <w:r w:rsidRPr="00392F46">
          <w:rPr>
            <w:rStyle w:val="Hyperlink"/>
          </w:rPr>
          <w:instrText xml:space="preserve"> </w:instrText>
        </w:r>
        <w:r>
          <w:instrText>HYPERLINK \l "_Toc132121052"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M – PC</w:t>
        </w:r>
        <w:r w:rsidRPr="00392F46">
          <w:rPr>
            <w:rStyle w:val="Hyperlink"/>
            <w:vertAlign w:val="superscript"/>
          </w:rPr>
          <w:t>2</w:t>
        </w:r>
        <w:r w:rsidRPr="00392F46">
          <w:rPr>
            <w:rStyle w:val="Hyperlink"/>
          </w:rPr>
          <w:t xml:space="preserve"> Web Services</w:t>
        </w:r>
        <w:r>
          <w:rPr>
            <w:webHidden/>
          </w:rPr>
          <w:tab/>
        </w:r>
        <w:r>
          <w:rPr>
            <w:webHidden/>
          </w:rPr>
          <w:fldChar w:fldCharType="begin"/>
        </w:r>
        <w:r>
          <w:rPr>
            <w:webHidden/>
          </w:rPr>
          <w:instrText xml:space="preserve"> PAGEREF _Toc132121052 \h </w:instrText>
        </w:r>
      </w:ins>
      <w:r>
        <w:rPr>
          <w:webHidden/>
        </w:rPr>
      </w:r>
      <w:r>
        <w:rPr>
          <w:webHidden/>
        </w:rPr>
        <w:fldChar w:fldCharType="separate"/>
      </w:r>
      <w:ins w:id="465" w:author="John Buck" w:date="2023-04-21T13:55:00Z">
        <w:r w:rsidR="00E35EEA">
          <w:rPr>
            <w:webHidden/>
          </w:rPr>
          <w:t>177</w:t>
        </w:r>
      </w:ins>
      <w:ins w:id="466" w:author="John Buck" w:date="2023-04-11T15:53:00Z">
        <w:r>
          <w:rPr>
            <w:webHidden/>
          </w:rPr>
          <w:fldChar w:fldCharType="end"/>
        </w:r>
        <w:r w:rsidRPr="00392F46">
          <w:rPr>
            <w:rStyle w:val="Hyperlink"/>
          </w:rPr>
          <w:fldChar w:fldCharType="end"/>
        </w:r>
      </w:ins>
    </w:p>
    <w:p w14:paraId="2E25E5C5" w14:textId="543BDDB4" w:rsidR="00917410" w:rsidRDefault="00917410" w:rsidP="00917410">
      <w:pPr>
        <w:pStyle w:val="TOC1"/>
        <w:rPr>
          <w:ins w:id="467" w:author="John Buck" w:date="2023-04-11T15:53:00Z"/>
          <w:rFonts w:asciiTheme="minorHAnsi" w:eastAsiaTheme="minorEastAsia" w:hAnsiTheme="minorHAnsi" w:cstheme="minorBidi"/>
          <w:sz w:val="22"/>
          <w:szCs w:val="22"/>
        </w:rPr>
      </w:pPr>
      <w:ins w:id="468" w:author="John Buck" w:date="2023-04-11T15:53:00Z">
        <w:r w:rsidRPr="00392F46">
          <w:rPr>
            <w:rStyle w:val="Hyperlink"/>
          </w:rPr>
          <w:fldChar w:fldCharType="begin"/>
        </w:r>
        <w:r w:rsidRPr="00392F46">
          <w:rPr>
            <w:rStyle w:val="Hyperlink"/>
          </w:rPr>
          <w:instrText xml:space="preserve"> </w:instrText>
        </w:r>
        <w:r>
          <w:instrText>HYPERLINK \l "_Toc132121053"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N – PC</w:t>
        </w:r>
        <w:r w:rsidRPr="00392F46">
          <w:rPr>
            <w:rStyle w:val="Hyperlink"/>
            <w:vertAlign w:val="superscript"/>
          </w:rPr>
          <w:t>2</w:t>
        </w:r>
        <w:r w:rsidRPr="00392F46">
          <w:rPr>
            <w:rStyle w:val="Hyperlink"/>
          </w:rPr>
          <w:t xml:space="preserve"> Team Clients</w:t>
        </w:r>
        <w:r>
          <w:rPr>
            <w:webHidden/>
          </w:rPr>
          <w:tab/>
        </w:r>
        <w:r>
          <w:rPr>
            <w:webHidden/>
          </w:rPr>
          <w:fldChar w:fldCharType="begin"/>
        </w:r>
        <w:r>
          <w:rPr>
            <w:webHidden/>
          </w:rPr>
          <w:instrText xml:space="preserve"> PAGEREF _Toc132121053 \h </w:instrText>
        </w:r>
      </w:ins>
      <w:r>
        <w:rPr>
          <w:webHidden/>
        </w:rPr>
      </w:r>
      <w:r>
        <w:rPr>
          <w:webHidden/>
        </w:rPr>
        <w:fldChar w:fldCharType="separate"/>
      </w:r>
      <w:ins w:id="469" w:author="John Buck" w:date="2023-04-21T13:55:00Z">
        <w:r w:rsidR="00E35EEA">
          <w:rPr>
            <w:webHidden/>
          </w:rPr>
          <w:t>181</w:t>
        </w:r>
      </w:ins>
      <w:ins w:id="470" w:author="John Buck" w:date="2023-04-11T15:53:00Z">
        <w:r>
          <w:rPr>
            <w:webHidden/>
          </w:rPr>
          <w:fldChar w:fldCharType="end"/>
        </w:r>
        <w:r w:rsidRPr="00392F46">
          <w:rPr>
            <w:rStyle w:val="Hyperlink"/>
          </w:rPr>
          <w:fldChar w:fldCharType="end"/>
        </w:r>
      </w:ins>
    </w:p>
    <w:p w14:paraId="7EEC7CEC" w14:textId="18D822D1" w:rsidR="00917410" w:rsidRDefault="00917410" w:rsidP="00917410">
      <w:pPr>
        <w:pStyle w:val="TOC1"/>
        <w:rPr>
          <w:ins w:id="471" w:author="John Buck" w:date="2023-04-11T15:53:00Z"/>
          <w:rFonts w:asciiTheme="minorHAnsi" w:eastAsiaTheme="minorEastAsia" w:hAnsiTheme="minorHAnsi" w:cstheme="minorBidi"/>
          <w:sz w:val="22"/>
          <w:szCs w:val="22"/>
        </w:rPr>
      </w:pPr>
      <w:ins w:id="472" w:author="John Buck" w:date="2023-04-11T15:53:00Z">
        <w:r w:rsidRPr="00392F46">
          <w:rPr>
            <w:rStyle w:val="Hyperlink"/>
          </w:rPr>
          <w:fldChar w:fldCharType="begin"/>
        </w:r>
        <w:r w:rsidRPr="00392F46">
          <w:rPr>
            <w:rStyle w:val="Hyperlink"/>
          </w:rPr>
          <w:instrText xml:space="preserve"> </w:instrText>
        </w:r>
        <w:r>
          <w:instrText>HYPERLINK \l "_Toc132121054"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O – Input Validators</w:t>
        </w:r>
        <w:r>
          <w:rPr>
            <w:webHidden/>
          </w:rPr>
          <w:tab/>
        </w:r>
        <w:r>
          <w:rPr>
            <w:webHidden/>
          </w:rPr>
          <w:fldChar w:fldCharType="begin"/>
        </w:r>
        <w:r>
          <w:rPr>
            <w:webHidden/>
          </w:rPr>
          <w:instrText xml:space="preserve"> PAGEREF _Toc132121054 \h </w:instrText>
        </w:r>
      </w:ins>
      <w:r>
        <w:rPr>
          <w:webHidden/>
        </w:rPr>
      </w:r>
      <w:r>
        <w:rPr>
          <w:webHidden/>
        </w:rPr>
        <w:fldChar w:fldCharType="separate"/>
      </w:r>
      <w:ins w:id="473" w:author="John Buck" w:date="2023-04-21T13:55:00Z">
        <w:r w:rsidR="00E35EEA">
          <w:rPr>
            <w:webHidden/>
          </w:rPr>
          <w:t>184</w:t>
        </w:r>
      </w:ins>
      <w:ins w:id="474" w:author="John Buck" w:date="2023-04-11T15:53:00Z">
        <w:r>
          <w:rPr>
            <w:webHidden/>
          </w:rPr>
          <w:fldChar w:fldCharType="end"/>
        </w:r>
        <w:r w:rsidRPr="00392F46">
          <w:rPr>
            <w:rStyle w:val="Hyperlink"/>
          </w:rPr>
          <w:fldChar w:fldCharType="end"/>
        </w:r>
      </w:ins>
    </w:p>
    <w:p w14:paraId="51815914" w14:textId="75CCAB42" w:rsidR="00917410" w:rsidRDefault="00917410" w:rsidP="00917410">
      <w:pPr>
        <w:pStyle w:val="TOC1"/>
        <w:rPr>
          <w:ins w:id="475" w:author="John Buck" w:date="2023-04-11T15:53:00Z"/>
          <w:rFonts w:asciiTheme="minorHAnsi" w:eastAsiaTheme="minorEastAsia" w:hAnsiTheme="minorHAnsi" w:cstheme="minorBidi"/>
          <w:sz w:val="22"/>
          <w:szCs w:val="22"/>
        </w:rPr>
      </w:pPr>
      <w:ins w:id="476" w:author="John Buck" w:date="2023-04-11T15:53:00Z">
        <w:r w:rsidRPr="00392F46">
          <w:rPr>
            <w:rStyle w:val="Hyperlink"/>
          </w:rPr>
          <w:fldChar w:fldCharType="begin"/>
        </w:r>
        <w:r w:rsidRPr="00392F46">
          <w:rPr>
            <w:rStyle w:val="Hyperlink"/>
          </w:rPr>
          <w:instrText xml:space="preserve"> </w:instrText>
        </w:r>
        <w:r>
          <w:instrText>HYPERLINK \l "_Toc132121055"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P – reject.ini</w:t>
        </w:r>
        <w:r>
          <w:rPr>
            <w:webHidden/>
          </w:rPr>
          <w:tab/>
        </w:r>
        <w:r>
          <w:rPr>
            <w:webHidden/>
          </w:rPr>
          <w:fldChar w:fldCharType="begin"/>
        </w:r>
        <w:r>
          <w:rPr>
            <w:webHidden/>
          </w:rPr>
          <w:instrText xml:space="preserve"> PAGEREF _Toc132121055 \h </w:instrText>
        </w:r>
      </w:ins>
      <w:r>
        <w:rPr>
          <w:webHidden/>
        </w:rPr>
      </w:r>
      <w:r>
        <w:rPr>
          <w:webHidden/>
        </w:rPr>
        <w:fldChar w:fldCharType="separate"/>
      </w:r>
      <w:ins w:id="477" w:author="John Buck" w:date="2023-04-21T13:55:00Z">
        <w:r w:rsidR="00E35EEA">
          <w:rPr>
            <w:webHidden/>
          </w:rPr>
          <w:t>194</w:t>
        </w:r>
      </w:ins>
      <w:ins w:id="478" w:author="John Buck" w:date="2023-04-11T15:53:00Z">
        <w:r>
          <w:rPr>
            <w:webHidden/>
          </w:rPr>
          <w:fldChar w:fldCharType="end"/>
        </w:r>
        <w:r w:rsidRPr="00392F46">
          <w:rPr>
            <w:rStyle w:val="Hyperlink"/>
          </w:rPr>
          <w:fldChar w:fldCharType="end"/>
        </w:r>
      </w:ins>
    </w:p>
    <w:p w14:paraId="6A432B1B" w14:textId="0184B79F" w:rsidR="00917410" w:rsidRDefault="00917410" w:rsidP="00917410">
      <w:pPr>
        <w:pStyle w:val="TOC1"/>
        <w:rPr>
          <w:ins w:id="479" w:author="John Buck" w:date="2023-04-11T15:53:00Z"/>
          <w:rFonts w:asciiTheme="minorHAnsi" w:eastAsiaTheme="minorEastAsia" w:hAnsiTheme="minorHAnsi" w:cstheme="minorBidi"/>
          <w:sz w:val="22"/>
          <w:szCs w:val="22"/>
        </w:rPr>
      </w:pPr>
      <w:ins w:id="480" w:author="John Buck" w:date="2023-04-11T15:53:00Z">
        <w:r w:rsidRPr="00392F46">
          <w:rPr>
            <w:rStyle w:val="Hyperlink"/>
          </w:rPr>
          <w:fldChar w:fldCharType="begin"/>
        </w:r>
        <w:r w:rsidRPr="00392F46">
          <w:rPr>
            <w:rStyle w:val="Hyperlink"/>
          </w:rPr>
          <w:instrText xml:space="preserve"> </w:instrText>
        </w:r>
        <w:r>
          <w:instrText>HYPERLINK \l "_Toc132121056"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Q – GUI Customization</w:t>
        </w:r>
        <w:r>
          <w:rPr>
            <w:webHidden/>
          </w:rPr>
          <w:tab/>
        </w:r>
        <w:r>
          <w:rPr>
            <w:webHidden/>
          </w:rPr>
          <w:fldChar w:fldCharType="begin"/>
        </w:r>
        <w:r>
          <w:rPr>
            <w:webHidden/>
          </w:rPr>
          <w:instrText xml:space="preserve"> PAGEREF _Toc132121056 \h </w:instrText>
        </w:r>
      </w:ins>
      <w:r>
        <w:rPr>
          <w:webHidden/>
        </w:rPr>
      </w:r>
      <w:r>
        <w:rPr>
          <w:webHidden/>
        </w:rPr>
        <w:fldChar w:fldCharType="separate"/>
      </w:r>
      <w:ins w:id="481" w:author="John Buck" w:date="2023-04-21T13:55:00Z">
        <w:r w:rsidR="00E35EEA">
          <w:rPr>
            <w:webHidden/>
          </w:rPr>
          <w:t>196</w:t>
        </w:r>
      </w:ins>
      <w:ins w:id="482" w:author="John Buck" w:date="2023-04-11T15:53:00Z">
        <w:r>
          <w:rPr>
            <w:webHidden/>
          </w:rPr>
          <w:fldChar w:fldCharType="end"/>
        </w:r>
        <w:r w:rsidRPr="00392F46">
          <w:rPr>
            <w:rStyle w:val="Hyperlink"/>
          </w:rPr>
          <w:fldChar w:fldCharType="end"/>
        </w:r>
      </w:ins>
    </w:p>
    <w:p w14:paraId="2DD998A8" w14:textId="19CA834B" w:rsidR="00917410" w:rsidRDefault="00917410" w:rsidP="00917410">
      <w:pPr>
        <w:pStyle w:val="TOC1"/>
        <w:rPr>
          <w:ins w:id="483" w:author="John Buck" w:date="2023-04-11T15:53:00Z"/>
          <w:rFonts w:asciiTheme="minorHAnsi" w:eastAsiaTheme="minorEastAsia" w:hAnsiTheme="minorHAnsi" w:cstheme="minorBidi"/>
          <w:sz w:val="22"/>
          <w:szCs w:val="22"/>
        </w:rPr>
      </w:pPr>
      <w:ins w:id="484" w:author="John Buck" w:date="2023-04-11T15:53:00Z">
        <w:r w:rsidRPr="00392F46">
          <w:rPr>
            <w:rStyle w:val="Hyperlink"/>
          </w:rPr>
          <w:fldChar w:fldCharType="begin"/>
        </w:r>
        <w:r w:rsidRPr="00392F46">
          <w:rPr>
            <w:rStyle w:val="Hyperlink"/>
          </w:rPr>
          <w:instrText xml:space="preserve"> </w:instrText>
        </w:r>
        <w:r>
          <w:instrText>HYPERLINK \l "_Toc132121057"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R – Shadow Mode</w:t>
        </w:r>
        <w:r>
          <w:rPr>
            <w:webHidden/>
          </w:rPr>
          <w:tab/>
        </w:r>
        <w:r>
          <w:rPr>
            <w:webHidden/>
          </w:rPr>
          <w:fldChar w:fldCharType="begin"/>
        </w:r>
        <w:r>
          <w:rPr>
            <w:webHidden/>
          </w:rPr>
          <w:instrText xml:space="preserve"> PAGEREF _Toc132121057 \h </w:instrText>
        </w:r>
      </w:ins>
      <w:r>
        <w:rPr>
          <w:webHidden/>
        </w:rPr>
      </w:r>
      <w:r>
        <w:rPr>
          <w:webHidden/>
        </w:rPr>
        <w:fldChar w:fldCharType="separate"/>
      </w:r>
      <w:ins w:id="485" w:author="John Buck" w:date="2023-04-21T13:55:00Z">
        <w:r w:rsidR="00E35EEA">
          <w:rPr>
            <w:webHidden/>
          </w:rPr>
          <w:t>197</w:t>
        </w:r>
      </w:ins>
      <w:ins w:id="486" w:author="John Buck" w:date="2023-04-11T15:53:00Z">
        <w:r>
          <w:rPr>
            <w:webHidden/>
          </w:rPr>
          <w:fldChar w:fldCharType="end"/>
        </w:r>
        <w:r w:rsidRPr="00392F46">
          <w:rPr>
            <w:rStyle w:val="Hyperlink"/>
          </w:rPr>
          <w:fldChar w:fldCharType="end"/>
        </w:r>
      </w:ins>
    </w:p>
    <w:p w14:paraId="0FC22373" w14:textId="7F6F1EAB" w:rsidR="00917410" w:rsidRDefault="00917410" w:rsidP="00917410">
      <w:pPr>
        <w:pStyle w:val="TOC1"/>
        <w:rPr>
          <w:ins w:id="487" w:author="John Buck" w:date="2023-04-11T15:53:00Z"/>
          <w:rFonts w:asciiTheme="minorHAnsi" w:eastAsiaTheme="minorEastAsia" w:hAnsiTheme="minorHAnsi" w:cstheme="minorBidi"/>
          <w:sz w:val="22"/>
          <w:szCs w:val="22"/>
        </w:rPr>
      </w:pPr>
      <w:ins w:id="488" w:author="John Buck" w:date="2023-04-11T15:53:00Z">
        <w:r w:rsidRPr="00392F46">
          <w:rPr>
            <w:rStyle w:val="Hyperlink"/>
          </w:rPr>
          <w:fldChar w:fldCharType="begin"/>
        </w:r>
        <w:r w:rsidRPr="00392F46">
          <w:rPr>
            <w:rStyle w:val="Hyperlink"/>
          </w:rPr>
          <w:instrText xml:space="preserve"> </w:instrText>
        </w:r>
        <w:r>
          <w:instrText>HYPERLINK \l "_Toc132121058"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 xml:space="preserve">Appendix S – The </w:t>
        </w:r>
        <w:r w:rsidRPr="00392F46">
          <w:rPr>
            <w:rStyle w:val="Hyperlink"/>
            <w:i/>
          </w:rPr>
          <w:t>pc2rui</w:t>
        </w:r>
        <w:r w:rsidRPr="00392F46">
          <w:rPr>
            <w:rStyle w:val="Hyperlink"/>
          </w:rPr>
          <w:t xml:space="preserve"> Tool</w:t>
        </w:r>
        <w:r>
          <w:rPr>
            <w:webHidden/>
          </w:rPr>
          <w:tab/>
        </w:r>
        <w:r>
          <w:rPr>
            <w:webHidden/>
          </w:rPr>
          <w:fldChar w:fldCharType="begin"/>
        </w:r>
        <w:r>
          <w:rPr>
            <w:webHidden/>
          </w:rPr>
          <w:instrText xml:space="preserve"> PAGEREF _Toc132121058 \h </w:instrText>
        </w:r>
      </w:ins>
      <w:r>
        <w:rPr>
          <w:webHidden/>
        </w:rPr>
      </w:r>
      <w:r>
        <w:rPr>
          <w:webHidden/>
        </w:rPr>
        <w:fldChar w:fldCharType="separate"/>
      </w:r>
      <w:ins w:id="489" w:author="John Buck" w:date="2023-04-21T13:55:00Z">
        <w:r w:rsidR="00E35EEA">
          <w:rPr>
            <w:webHidden/>
          </w:rPr>
          <w:t>211</w:t>
        </w:r>
      </w:ins>
      <w:ins w:id="490" w:author="John Buck" w:date="2023-04-11T15:53:00Z">
        <w:r>
          <w:rPr>
            <w:webHidden/>
          </w:rPr>
          <w:fldChar w:fldCharType="end"/>
        </w:r>
        <w:r w:rsidRPr="00392F46">
          <w:rPr>
            <w:rStyle w:val="Hyperlink"/>
          </w:rPr>
          <w:fldChar w:fldCharType="end"/>
        </w:r>
      </w:ins>
    </w:p>
    <w:p w14:paraId="25D6B205" w14:textId="2EF51C80" w:rsidR="00917410" w:rsidRDefault="00917410" w:rsidP="00917410">
      <w:pPr>
        <w:pStyle w:val="TOC1"/>
        <w:rPr>
          <w:ins w:id="491" w:author="John Buck" w:date="2023-04-11T15:53:00Z"/>
          <w:rFonts w:asciiTheme="minorHAnsi" w:eastAsiaTheme="minorEastAsia" w:hAnsiTheme="minorHAnsi" w:cstheme="minorBidi"/>
          <w:sz w:val="22"/>
          <w:szCs w:val="22"/>
        </w:rPr>
      </w:pPr>
      <w:ins w:id="492" w:author="John Buck" w:date="2023-04-11T15:53:00Z">
        <w:r w:rsidRPr="00392F46">
          <w:rPr>
            <w:rStyle w:val="Hyperlink"/>
          </w:rPr>
          <w:fldChar w:fldCharType="begin"/>
        </w:r>
        <w:r w:rsidRPr="00392F46">
          <w:rPr>
            <w:rStyle w:val="Hyperlink"/>
          </w:rPr>
          <w:instrText xml:space="preserve"> </w:instrText>
        </w:r>
        <w:r>
          <w:instrText>HYPERLINK \l "_Toc132121059"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 xml:space="preserve">Appendix T – The </w:t>
        </w:r>
        <w:r w:rsidRPr="00392F46">
          <w:rPr>
            <w:rStyle w:val="Hyperlink"/>
            <w:i/>
          </w:rPr>
          <w:t>pc2tools</w:t>
        </w:r>
        <w:r w:rsidRPr="00392F46">
          <w:rPr>
            <w:rStyle w:val="Hyperlink"/>
          </w:rPr>
          <w:t xml:space="preserve"> Toolsuite</w:t>
        </w:r>
        <w:r>
          <w:rPr>
            <w:webHidden/>
          </w:rPr>
          <w:tab/>
        </w:r>
        <w:r>
          <w:rPr>
            <w:webHidden/>
          </w:rPr>
          <w:fldChar w:fldCharType="begin"/>
        </w:r>
        <w:r>
          <w:rPr>
            <w:webHidden/>
          </w:rPr>
          <w:instrText xml:space="preserve"> PAGEREF _Toc132121059 \h </w:instrText>
        </w:r>
      </w:ins>
      <w:r>
        <w:rPr>
          <w:webHidden/>
        </w:rPr>
      </w:r>
      <w:r>
        <w:rPr>
          <w:webHidden/>
        </w:rPr>
        <w:fldChar w:fldCharType="separate"/>
      </w:r>
      <w:ins w:id="493" w:author="John Buck" w:date="2023-04-21T13:55:00Z">
        <w:r w:rsidR="00E35EEA">
          <w:rPr>
            <w:webHidden/>
          </w:rPr>
          <w:t>213</w:t>
        </w:r>
      </w:ins>
      <w:ins w:id="494" w:author="John Buck" w:date="2023-04-11T15:53:00Z">
        <w:r>
          <w:rPr>
            <w:webHidden/>
          </w:rPr>
          <w:fldChar w:fldCharType="end"/>
        </w:r>
        <w:r w:rsidRPr="00392F46">
          <w:rPr>
            <w:rStyle w:val="Hyperlink"/>
          </w:rPr>
          <w:fldChar w:fldCharType="end"/>
        </w:r>
      </w:ins>
    </w:p>
    <w:p w14:paraId="387828FB" w14:textId="6F5F1B86" w:rsidR="00917410" w:rsidRDefault="00917410" w:rsidP="00917410">
      <w:pPr>
        <w:pStyle w:val="TOC1"/>
        <w:rPr>
          <w:ins w:id="495" w:author="John Buck" w:date="2023-04-11T15:53:00Z"/>
          <w:rFonts w:asciiTheme="minorHAnsi" w:eastAsiaTheme="minorEastAsia" w:hAnsiTheme="minorHAnsi" w:cstheme="minorBidi"/>
          <w:sz w:val="22"/>
          <w:szCs w:val="22"/>
        </w:rPr>
      </w:pPr>
      <w:ins w:id="496" w:author="John Buck" w:date="2023-04-11T15:53:00Z">
        <w:r w:rsidRPr="00392F46">
          <w:rPr>
            <w:rStyle w:val="Hyperlink"/>
          </w:rPr>
          <w:fldChar w:fldCharType="begin"/>
        </w:r>
        <w:r w:rsidRPr="00392F46">
          <w:rPr>
            <w:rStyle w:val="Hyperlink"/>
          </w:rPr>
          <w:instrText xml:space="preserve"> </w:instrText>
        </w:r>
        <w:r>
          <w:instrText>HYPERLINK \l "_Toc132121060"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U – Running in a Sandbox</w:t>
        </w:r>
        <w:r>
          <w:rPr>
            <w:webHidden/>
          </w:rPr>
          <w:tab/>
        </w:r>
        <w:r>
          <w:rPr>
            <w:webHidden/>
          </w:rPr>
          <w:fldChar w:fldCharType="begin"/>
        </w:r>
        <w:r>
          <w:rPr>
            <w:webHidden/>
          </w:rPr>
          <w:instrText xml:space="preserve"> PAGEREF _Toc132121060 \h </w:instrText>
        </w:r>
      </w:ins>
      <w:r>
        <w:rPr>
          <w:webHidden/>
        </w:rPr>
      </w:r>
      <w:r>
        <w:rPr>
          <w:webHidden/>
        </w:rPr>
        <w:fldChar w:fldCharType="separate"/>
      </w:r>
      <w:ins w:id="497" w:author="John Buck" w:date="2023-04-21T13:55:00Z">
        <w:r w:rsidR="00E35EEA">
          <w:rPr>
            <w:webHidden/>
          </w:rPr>
          <w:t>216</w:t>
        </w:r>
      </w:ins>
      <w:ins w:id="498" w:author="John Buck" w:date="2023-04-11T15:53:00Z">
        <w:r>
          <w:rPr>
            <w:webHidden/>
          </w:rPr>
          <w:fldChar w:fldCharType="end"/>
        </w:r>
        <w:r w:rsidRPr="00392F46">
          <w:rPr>
            <w:rStyle w:val="Hyperlink"/>
          </w:rPr>
          <w:fldChar w:fldCharType="end"/>
        </w:r>
      </w:ins>
    </w:p>
    <w:p w14:paraId="62705ECA" w14:textId="74C903BD" w:rsidR="004D72C9" w:rsidDel="00917410" w:rsidRDefault="004D72C9">
      <w:pPr>
        <w:pStyle w:val="TOC1"/>
        <w:rPr>
          <w:ins w:id="499" w:author="John Clevenger" w:date="2022-12-17T16:15:00Z"/>
          <w:del w:id="500" w:author="John Buck" w:date="2023-04-11T15:53:00Z"/>
          <w:rFonts w:asciiTheme="minorHAnsi" w:eastAsiaTheme="minorEastAsia" w:hAnsiTheme="minorHAnsi" w:cstheme="minorBidi"/>
          <w:b w:val="0"/>
          <w:bCs w:val="0"/>
          <w:iCs w:val="0"/>
          <w:sz w:val="22"/>
          <w:szCs w:val="22"/>
        </w:rPr>
      </w:pPr>
      <w:ins w:id="501" w:author="John Clevenger" w:date="2022-12-17T16:15:00Z">
        <w:del w:id="502" w:author="John Buck" w:date="2023-04-11T15:53:00Z">
          <w:r w:rsidRPr="00917410" w:rsidDel="00917410">
            <w:rPr>
              <w:rStyle w:val="Hyperlink"/>
              <w:b w:val="0"/>
              <w:bCs w:val="0"/>
              <w:iCs w:val="0"/>
            </w:rPr>
            <w:delText>1</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Introduction</w:delText>
          </w:r>
          <w:r w:rsidDel="00917410">
            <w:rPr>
              <w:webHidden/>
            </w:rPr>
            <w:tab/>
          </w:r>
        </w:del>
      </w:ins>
      <w:ins w:id="503" w:author="John Clevenger" w:date="2022-12-17T16:24:00Z">
        <w:del w:id="504" w:author="John Buck" w:date="2023-04-11T15:53:00Z">
          <w:r w:rsidR="00F97818" w:rsidDel="00917410">
            <w:rPr>
              <w:webHidden/>
            </w:rPr>
            <w:delText>5</w:delText>
          </w:r>
        </w:del>
      </w:ins>
    </w:p>
    <w:p w14:paraId="0BF15CE7" w14:textId="7D9F07C5" w:rsidR="004D72C9" w:rsidDel="00917410" w:rsidRDefault="004D72C9" w:rsidP="00F97818">
      <w:pPr>
        <w:pStyle w:val="TOC2"/>
        <w:rPr>
          <w:ins w:id="505" w:author="John Clevenger" w:date="2022-12-17T16:15:00Z"/>
          <w:del w:id="506" w:author="John Buck" w:date="2023-04-11T15:53:00Z"/>
          <w:rFonts w:asciiTheme="minorHAnsi" w:eastAsiaTheme="minorEastAsia" w:hAnsiTheme="minorHAnsi" w:cstheme="minorBidi"/>
          <w:sz w:val="22"/>
          <w:szCs w:val="22"/>
        </w:rPr>
      </w:pPr>
      <w:ins w:id="507" w:author="John Clevenger" w:date="2022-12-17T16:15:00Z">
        <w:del w:id="508" w:author="John Buck" w:date="2023-04-11T15:53:00Z">
          <w:r w:rsidRPr="00917410" w:rsidDel="00917410">
            <w:rPr>
              <w:rStyle w:val="Hyperlink"/>
              <w:b w:val="0"/>
              <w:bCs w:val="0"/>
            </w:rPr>
            <w:delText>1.1</w:delText>
          </w:r>
          <w:r w:rsidDel="00917410">
            <w:rPr>
              <w:rFonts w:asciiTheme="minorHAnsi" w:eastAsiaTheme="minorEastAsia" w:hAnsiTheme="minorHAnsi" w:cstheme="minorBidi"/>
              <w:sz w:val="22"/>
              <w:szCs w:val="22"/>
            </w:rPr>
            <w:tab/>
          </w:r>
          <w:r w:rsidRPr="00917410" w:rsidDel="00917410">
            <w:rPr>
              <w:rStyle w:val="Hyperlink"/>
              <w:b w:val="0"/>
              <w:bCs w:val="0"/>
            </w:rPr>
            <w:delText>Overview</w:delText>
          </w:r>
          <w:r w:rsidDel="00917410">
            <w:rPr>
              <w:webHidden/>
            </w:rPr>
            <w:tab/>
          </w:r>
        </w:del>
      </w:ins>
      <w:ins w:id="509" w:author="John Clevenger" w:date="2022-12-17T16:24:00Z">
        <w:del w:id="510" w:author="John Buck" w:date="2023-04-11T15:53:00Z">
          <w:r w:rsidR="00F97818" w:rsidDel="00917410">
            <w:rPr>
              <w:webHidden/>
            </w:rPr>
            <w:delText>5</w:delText>
          </w:r>
        </w:del>
      </w:ins>
    </w:p>
    <w:p w14:paraId="4585C483" w14:textId="0A0E7C0A" w:rsidR="004D72C9" w:rsidDel="00917410" w:rsidRDefault="004D72C9" w:rsidP="00F97818">
      <w:pPr>
        <w:pStyle w:val="TOC2"/>
        <w:rPr>
          <w:ins w:id="511" w:author="John Clevenger" w:date="2022-12-17T16:15:00Z"/>
          <w:del w:id="512" w:author="John Buck" w:date="2023-04-11T15:53:00Z"/>
          <w:rFonts w:asciiTheme="minorHAnsi" w:eastAsiaTheme="minorEastAsia" w:hAnsiTheme="minorHAnsi" w:cstheme="minorBidi"/>
          <w:sz w:val="22"/>
          <w:szCs w:val="22"/>
        </w:rPr>
      </w:pPr>
      <w:ins w:id="513" w:author="John Clevenger" w:date="2022-12-17T16:15:00Z">
        <w:del w:id="514" w:author="John Buck" w:date="2023-04-11T15:53:00Z">
          <w:r w:rsidRPr="00917410" w:rsidDel="00917410">
            <w:rPr>
              <w:rStyle w:val="Hyperlink"/>
              <w:b w:val="0"/>
              <w:bCs w:val="0"/>
            </w:rPr>
            <w:delText>1.2</w:delText>
          </w:r>
          <w:r w:rsidDel="00917410">
            <w:rPr>
              <w:rFonts w:asciiTheme="minorHAnsi" w:eastAsiaTheme="minorEastAsia" w:hAnsiTheme="minorHAnsi" w:cstheme="minorBidi"/>
              <w:sz w:val="22"/>
              <w:szCs w:val="22"/>
            </w:rPr>
            <w:tab/>
          </w:r>
          <w:r w:rsidRPr="00917410" w:rsidDel="00917410">
            <w:rPr>
              <w:rStyle w:val="Hyperlink"/>
              <w:b w:val="0"/>
              <w:bCs w:val="0"/>
            </w:rPr>
            <w:delText>Compatibility Note</w:delText>
          </w:r>
          <w:r w:rsidDel="00917410">
            <w:rPr>
              <w:webHidden/>
            </w:rPr>
            <w:tab/>
          </w:r>
        </w:del>
      </w:ins>
      <w:ins w:id="515" w:author="John Clevenger" w:date="2022-12-17T16:24:00Z">
        <w:del w:id="516" w:author="John Buck" w:date="2023-04-11T15:53:00Z">
          <w:r w:rsidR="00F97818" w:rsidDel="00917410">
            <w:rPr>
              <w:webHidden/>
            </w:rPr>
            <w:delText>6</w:delText>
          </w:r>
        </w:del>
      </w:ins>
    </w:p>
    <w:p w14:paraId="37D0B114" w14:textId="2D041E4D" w:rsidR="004D72C9" w:rsidDel="00917410" w:rsidRDefault="004D72C9" w:rsidP="00F97818">
      <w:pPr>
        <w:pStyle w:val="TOC2"/>
        <w:rPr>
          <w:ins w:id="517" w:author="John Clevenger" w:date="2022-12-17T16:15:00Z"/>
          <w:del w:id="518" w:author="John Buck" w:date="2023-04-11T15:53:00Z"/>
          <w:rFonts w:asciiTheme="minorHAnsi" w:eastAsiaTheme="minorEastAsia" w:hAnsiTheme="minorHAnsi" w:cstheme="minorBidi"/>
          <w:sz w:val="22"/>
          <w:szCs w:val="22"/>
        </w:rPr>
      </w:pPr>
      <w:ins w:id="519" w:author="John Clevenger" w:date="2022-12-17T16:15:00Z">
        <w:del w:id="520" w:author="John Buck" w:date="2023-04-11T15:53:00Z">
          <w:r w:rsidRPr="00917410" w:rsidDel="00917410">
            <w:rPr>
              <w:rStyle w:val="Hyperlink"/>
              <w:b w:val="0"/>
              <w:bCs w:val="0"/>
            </w:rPr>
            <w:delText>1.3</w:delText>
          </w:r>
          <w:r w:rsidDel="00917410">
            <w:rPr>
              <w:rFonts w:asciiTheme="minorHAnsi" w:eastAsiaTheme="minorEastAsia" w:hAnsiTheme="minorHAnsi" w:cstheme="minorBidi"/>
              <w:sz w:val="22"/>
              <w:szCs w:val="22"/>
            </w:rPr>
            <w:tab/>
          </w:r>
          <w:r w:rsidRPr="00917410" w:rsidDel="00917410">
            <w:rPr>
              <w:rStyle w:val="Hyperlink"/>
              <w:b w:val="0"/>
              <w:bCs w:val="0"/>
            </w:rPr>
            <w:delText>References</w:delText>
          </w:r>
          <w:r w:rsidDel="00917410">
            <w:rPr>
              <w:webHidden/>
            </w:rPr>
            <w:tab/>
          </w:r>
        </w:del>
      </w:ins>
      <w:ins w:id="521" w:author="John Clevenger" w:date="2022-12-17T16:24:00Z">
        <w:del w:id="522" w:author="John Buck" w:date="2023-04-11T15:53:00Z">
          <w:r w:rsidR="00F97818" w:rsidDel="00917410">
            <w:rPr>
              <w:webHidden/>
            </w:rPr>
            <w:delText>6</w:delText>
          </w:r>
        </w:del>
      </w:ins>
    </w:p>
    <w:p w14:paraId="5C261DC9" w14:textId="3ED8A14F" w:rsidR="004D72C9" w:rsidDel="00917410" w:rsidRDefault="004D72C9">
      <w:pPr>
        <w:pStyle w:val="TOC1"/>
        <w:rPr>
          <w:ins w:id="523" w:author="John Clevenger" w:date="2022-12-17T16:15:00Z"/>
          <w:del w:id="524" w:author="John Buck" w:date="2023-04-11T15:53:00Z"/>
          <w:rFonts w:asciiTheme="minorHAnsi" w:eastAsiaTheme="minorEastAsia" w:hAnsiTheme="minorHAnsi" w:cstheme="minorBidi"/>
          <w:b w:val="0"/>
          <w:bCs w:val="0"/>
          <w:iCs w:val="0"/>
          <w:sz w:val="22"/>
          <w:szCs w:val="22"/>
        </w:rPr>
      </w:pPr>
      <w:ins w:id="525" w:author="John Clevenger" w:date="2022-12-17T16:15:00Z">
        <w:del w:id="526" w:author="John Buck" w:date="2023-04-11T15:53:00Z">
          <w:r w:rsidRPr="00917410" w:rsidDel="00917410">
            <w:rPr>
              <w:rStyle w:val="Hyperlink"/>
              <w:b w:val="0"/>
              <w:bCs w:val="0"/>
              <w:iCs w:val="0"/>
            </w:rPr>
            <w:delText>2</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Getting Started</w:delText>
          </w:r>
          <w:r w:rsidDel="00917410">
            <w:rPr>
              <w:webHidden/>
            </w:rPr>
            <w:tab/>
          </w:r>
        </w:del>
      </w:ins>
      <w:ins w:id="527" w:author="John Clevenger" w:date="2022-12-17T16:24:00Z">
        <w:del w:id="528" w:author="John Buck" w:date="2023-04-11T15:53:00Z">
          <w:r w:rsidR="00F97818" w:rsidDel="00917410">
            <w:rPr>
              <w:webHidden/>
            </w:rPr>
            <w:delText>7</w:delText>
          </w:r>
        </w:del>
      </w:ins>
    </w:p>
    <w:p w14:paraId="3D5199D6" w14:textId="0F4E596F" w:rsidR="004D72C9" w:rsidDel="00917410" w:rsidRDefault="004D72C9" w:rsidP="00F97818">
      <w:pPr>
        <w:pStyle w:val="TOC2"/>
        <w:rPr>
          <w:ins w:id="529" w:author="John Clevenger" w:date="2022-12-17T16:15:00Z"/>
          <w:del w:id="530" w:author="John Buck" w:date="2023-04-11T15:53:00Z"/>
          <w:rFonts w:asciiTheme="minorHAnsi" w:eastAsiaTheme="minorEastAsia" w:hAnsiTheme="minorHAnsi" w:cstheme="minorBidi"/>
          <w:sz w:val="22"/>
          <w:szCs w:val="22"/>
        </w:rPr>
      </w:pPr>
      <w:ins w:id="531" w:author="John Clevenger" w:date="2022-12-17T16:15:00Z">
        <w:del w:id="532" w:author="John Buck" w:date="2023-04-11T15:53:00Z">
          <w:r w:rsidRPr="00917410" w:rsidDel="00917410">
            <w:rPr>
              <w:rStyle w:val="Hyperlink"/>
              <w:b w:val="0"/>
              <w:bCs w:val="0"/>
            </w:rPr>
            <w:delText>2.1</w:delText>
          </w:r>
          <w:r w:rsidDel="00917410">
            <w:rPr>
              <w:rFonts w:asciiTheme="minorHAnsi" w:eastAsiaTheme="minorEastAsia" w:hAnsiTheme="minorHAnsi" w:cstheme="minorBidi"/>
              <w:sz w:val="22"/>
              <w:szCs w:val="22"/>
            </w:rPr>
            <w:tab/>
          </w:r>
          <w:r w:rsidRPr="00917410" w:rsidDel="00917410">
            <w:rPr>
              <w:rStyle w:val="Hyperlink"/>
              <w:b w:val="0"/>
              <w:bCs w:val="0"/>
            </w:rPr>
            <w:delText>Server Startup</w:delText>
          </w:r>
          <w:r w:rsidDel="00917410">
            <w:rPr>
              <w:webHidden/>
            </w:rPr>
            <w:tab/>
          </w:r>
        </w:del>
      </w:ins>
      <w:ins w:id="533" w:author="John Clevenger" w:date="2022-12-17T16:24:00Z">
        <w:del w:id="534" w:author="John Buck" w:date="2023-04-11T15:53:00Z">
          <w:r w:rsidR="00F97818" w:rsidDel="00917410">
            <w:rPr>
              <w:webHidden/>
            </w:rPr>
            <w:delText>7</w:delText>
          </w:r>
        </w:del>
      </w:ins>
    </w:p>
    <w:p w14:paraId="7E877D35" w14:textId="4DE2A8FF" w:rsidR="004D72C9" w:rsidDel="00917410" w:rsidRDefault="004D72C9" w:rsidP="00F97818">
      <w:pPr>
        <w:pStyle w:val="TOC2"/>
        <w:rPr>
          <w:ins w:id="535" w:author="John Clevenger" w:date="2022-12-17T16:15:00Z"/>
          <w:del w:id="536" w:author="John Buck" w:date="2023-04-11T15:53:00Z"/>
          <w:rFonts w:asciiTheme="minorHAnsi" w:eastAsiaTheme="minorEastAsia" w:hAnsiTheme="minorHAnsi" w:cstheme="minorBidi"/>
          <w:sz w:val="22"/>
          <w:szCs w:val="22"/>
        </w:rPr>
      </w:pPr>
      <w:ins w:id="537" w:author="John Clevenger" w:date="2022-12-17T16:15:00Z">
        <w:del w:id="538" w:author="John Buck" w:date="2023-04-11T15:53:00Z">
          <w:r w:rsidRPr="00917410" w:rsidDel="00917410">
            <w:rPr>
              <w:rStyle w:val="Hyperlink"/>
              <w:b w:val="0"/>
              <w:bCs w:val="0"/>
            </w:rPr>
            <w:delText>2.2</w:delText>
          </w:r>
          <w:r w:rsidDel="00917410">
            <w:rPr>
              <w:rFonts w:asciiTheme="minorHAnsi" w:eastAsiaTheme="minorEastAsia" w:hAnsiTheme="minorHAnsi" w:cstheme="minorBidi"/>
              <w:sz w:val="22"/>
              <w:szCs w:val="22"/>
            </w:rPr>
            <w:tab/>
          </w:r>
          <w:r w:rsidRPr="00917410" w:rsidDel="00917410">
            <w:rPr>
              <w:rStyle w:val="Hyperlink"/>
              <w:b w:val="0"/>
              <w:bCs w:val="0"/>
            </w:rPr>
            <w:delText>Admin Startup</w:delText>
          </w:r>
          <w:r w:rsidDel="00917410">
            <w:rPr>
              <w:webHidden/>
            </w:rPr>
            <w:tab/>
          </w:r>
        </w:del>
      </w:ins>
      <w:ins w:id="539" w:author="John Clevenger" w:date="2022-12-17T16:24:00Z">
        <w:del w:id="540" w:author="John Buck" w:date="2023-04-11T15:53:00Z">
          <w:r w:rsidR="00F97818" w:rsidDel="00917410">
            <w:rPr>
              <w:webHidden/>
            </w:rPr>
            <w:delText>7</w:delText>
          </w:r>
        </w:del>
      </w:ins>
    </w:p>
    <w:p w14:paraId="2EDB4B9F" w14:textId="3D2D82B2" w:rsidR="004D72C9" w:rsidDel="00917410" w:rsidRDefault="004D72C9" w:rsidP="00F97818">
      <w:pPr>
        <w:pStyle w:val="TOC2"/>
        <w:rPr>
          <w:ins w:id="541" w:author="John Clevenger" w:date="2022-12-17T16:15:00Z"/>
          <w:del w:id="542" w:author="John Buck" w:date="2023-04-11T15:53:00Z"/>
          <w:rFonts w:asciiTheme="minorHAnsi" w:eastAsiaTheme="minorEastAsia" w:hAnsiTheme="minorHAnsi" w:cstheme="minorBidi"/>
          <w:sz w:val="22"/>
          <w:szCs w:val="22"/>
        </w:rPr>
      </w:pPr>
      <w:ins w:id="543" w:author="John Clevenger" w:date="2022-12-17T16:15:00Z">
        <w:del w:id="544" w:author="John Buck" w:date="2023-04-11T15:53:00Z">
          <w:r w:rsidRPr="00917410" w:rsidDel="00917410">
            <w:rPr>
              <w:rStyle w:val="Hyperlink"/>
              <w:b w:val="0"/>
              <w:bCs w:val="0"/>
            </w:rPr>
            <w:delText>2.3</w:delText>
          </w:r>
          <w:r w:rsidDel="00917410">
            <w:rPr>
              <w:rFonts w:asciiTheme="minorHAnsi" w:eastAsiaTheme="minorEastAsia" w:hAnsiTheme="minorHAnsi" w:cstheme="minorBidi"/>
              <w:sz w:val="22"/>
              <w:szCs w:val="22"/>
            </w:rPr>
            <w:tab/>
          </w:r>
          <w:r w:rsidRPr="00917410" w:rsidDel="00917410">
            <w:rPr>
              <w:rStyle w:val="Hyperlink"/>
              <w:b w:val="0"/>
              <w:bCs w:val="0"/>
            </w:rPr>
            <w:delText>Contest Configuration</w:delText>
          </w:r>
          <w:r w:rsidDel="00917410">
            <w:rPr>
              <w:webHidden/>
            </w:rPr>
            <w:tab/>
          </w:r>
        </w:del>
      </w:ins>
      <w:ins w:id="545" w:author="John Clevenger" w:date="2022-12-17T16:24:00Z">
        <w:del w:id="546" w:author="John Buck" w:date="2023-04-11T15:53:00Z">
          <w:r w:rsidR="00F97818" w:rsidDel="00917410">
            <w:rPr>
              <w:webHidden/>
            </w:rPr>
            <w:delText>8</w:delText>
          </w:r>
        </w:del>
      </w:ins>
    </w:p>
    <w:p w14:paraId="2DF0E5DC" w14:textId="3A9866CF" w:rsidR="004D72C9" w:rsidDel="00917410" w:rsidRDefault="004D72C9" w:rsidP="00F97818">
      <w:pPr>
        <w:pStyle w:val="TOC2"/>
        <w:rPr>
          <w:ins w:id="547" w:author="John Clevenger" w:date="2022-12-17T16:15:00Z"/>
          <w:del w:id="548" w:author="John Buck" w:date="2023-04-11T15:53:00Z"/>
          <w:rFonts w:asciiTheme="minorHAnsi" w:eastAsiaTheme="minorEastAsia" w:hAnsiTheme="minorHAnsi" w:cstheme="minorBidi"/>
          <w:sz w:val="22"/>
          <w:szCs w:val="22"/>
        </w:rPr>
      </w:pPr>
      <w:ins w:id="549" w:author="John Clevenger" w:date="2022-12-17T16:15:00Z">
        <w:del w:id="550" w:author="John Buck" w:date="2023-04-11T15:53:00Z">
          <w:r w:rsidRPr="00917410" w:rsidDel="00917410">
            <w:rPr>
              <w:rStyle w:val="Hyperlink"/>
              <w:b w:val="0"/>
              <w:bCs w:val="0"/>
            </w:rPr>
            <w:delText>2.4</w:delText>
          </w:r>
          <w:r w:rsidDel="00917410">
            <w:rPr>
              <w:rFonts w:asciiTheme="minorHAnsi" w:eastAsiaTheme="minorEastAsia" w:hAnsiTheme="minorHAnsi" w:cstheme="minorBidi"/>
              <w:sz w:val="22"/>
              <w:szCs w:val="22"/>
            </w:rPr>
            <w:tab/>
          </w:r>
          <w:r w:rsidRPr="00917410" w:rsidDel="00917410">
            <w:rPr>
              <w:rStyle w:val="Hyperlink"/>
              <w:b w:val="0"/>
              <w:bCs w:val="0"/>
            </w:rPr>
            <w:delText>Team Startup</w:delText>
          </w:r>
          <w:r w:rsidDel="00917410">
            <w:rPr>
              <w:webHidden/>
            </w:rPr>
            <w:tab/>
          </w:r>
        </w:del>
      </w:ins>
      <w:ins w:id="551" w:author="John Clevenger" w:date="2022-12-17T16:24:00Z">
        <w:del w:id="552" w:author="John Buck" w:date="2023-04-11T15:53:00Z">
          <w:r w:rsidR="00F97818" w:rsidDel="00917410">
            <w:rPr>
              <w:webHidden/>
            </w:rPr>
            <w:delText>8</w:delText>
          </w:r>
        </w:del>
      </w:ins>
    </w:p>
    <w:p w14:paraId="0DAEED43" w14:textId="2611DF53" w:rsidR="004D72C9" w:rsidDel="00917410" w:rsidRDefault="004D72C9" w:rsidP="00F97818">
      <w:pPr>
        <w:pStyle w:val="TOC2"/>
        <w:rPr>
          <w:ins w:id="553" w:author="John Clevenger" w:date="2022-12-17T16:15:00Z"/>
          <w:del w:id="554" w:author="John Buck" w:date="2023-04-11T15:53:00Z"/>
          <w:rFonts w:asciiTheme="minorHAnsi" w:eastAsiaTheme="minorEastAsia" w:hAnsiTheme="minorHAnsi" w:cstheme="minorBidi"/>
          <w:sz w:val="22"/>
          <w:szCs w:val="22"/>
        </w:rPr>
      </w:pPr>
      <w:ins w:id="555" w:author="John Clevenger" w:date="2022-12-17T16:15:00Z">
        <w:del w:id="556" w:author="John Buck" w:date="2023-04-11T15:53:00Z">
          <w:r w:rsidRPr="00917410" w:rsidDel="00917410">
            <w:rPr>
              <w:rStyle w:val="Hyperlink"/>
              <w:b w:val="0"/>
              <w:bCs w:val="0"/>
            </w:rPr>
            <w:delText>2.5</w:delText>
          </w:r>
          <w:r w:rsidDel="00917410">
            <w:rPr>
              <w:rFonts w:asciiTheme="minorHAnsi" w:eastAsiaTheme="minorEastAsia" w:hAnsiTheme="minorHAnsi" w:cstheme="minorBidi"/>
              <w:sz w:val="22"/>
              <w:szCs w:val="22"/>
            </w:rPr>
            <w:tab/>
          </w:r>
          <w:r w:rsidRPr="00917410" w:rsidDel="00917410">
            <w:rPr>
              <w:rStyle w:val="Hyperlink"/>
              <w:b w:val="0"/>
              <w:bCs w:val="0"/>
            </w:rPr>
            <w:delText>Judge Startup</w:delText>
          </w:r>
          <w:r w:rsidDel="00917410">
            <w:rPr>
              <w:webHidden/>
            </w:rPr>
            <w:tab/>
          </w:r>
        </w:del>
      </w:ins>
      <w:ins w:id="557" w:author="John Clevenger" w:date="2022-12-17T16:24:00Z">
        <w:del w:id="558" w:author="John Buck" w:date="2023-04-11T15:53:00Z">
          <w:r w:rsidR="00F97818" w:rsidDel="00917410">
            <w:rPr>
              <w:webHidden/>
            </w:rPr>
            <w:delText>9</w:delText>
          </w:r>
        </w:del>
      </w:ins>
    </w:p>
    <w:p w14:paraId="0AD0C9A2" w14:textId="72705451" w:rsidR="004D72C9" w:rsidDel="00917410" w:rsidRDefault="004D72C9" w:rsidP="00F97818">
      <w:pPr>
        <w:pStyle w:val="TOC2"/>
        <w:rPr>
          <w:ins w:id="559" w:author="John Clevenger" w:date="2022-12-17T16:15:00Z"/>
          <w:del w:id="560" w:author="John Buck" w:date="2023-04-11T15:53:00Z"/>
          <w:rFonts w:asciiTheme="minorHAnsi" w:eastAsiaTheme="minorEastAsia" w:hAnsiTheme="minorHAnsi" w:cstheme="minorBidi"/>
          <w:sz w:val="22"/>
          <w:szCs w:val="22"/>
        </w:rPr>
      </w:pPr>
      <w:ins w:id="561" w:author="John Clevenger" w:date="2022-12-17T16:15:00Z">
        <w:del w:id="562" w:author="John Buck" w:date="2023-04-11T15:53:00Z">
          <w:r w:rsidRPr="00917410" w:rsidDel="00917410">
            <w:rPr>
              <w:rStyle w:val="Hyperlink"/>
              <w:b w:val="0"/>
              <w:bCs w:val="0"/>
            </w:rPr>
            <w:delText>2.6</w:delText>
          </w:r>
          <w:r w:rsidDel="00917410">
            <w:rPr>
              <w:rFonts w:asciiTheme="minorHAnsi" w:eastAsiaTheme="minorEastAsia" w:hAnsiTheme="minorHAnsi" w:cstheme="minorBidi"/>
              <w:sz w:val="22"/>
              <w:szCs w:val="22"/>
            </w:rPr>
            <w:tab/>
          </w:r>
          <w:r w:rsidRPr="00917410" w:rsidDel="00917410">
            <w:rPr>
              <w:rStyle w:val="Hyperlink"/>
              <w:b w:val="0"/>
              <w:bCs w:val="0"/>
            </w:rPr>
            <w:delText>Scoreboard Startup</w:delText>
          </w:r>
          <w:r w:rsidDel="00917410">
            <w:rPr>
              <w:webHidden/>
            </w:rPr>
            <w:tab/>
          </w:r>
        </w:del>
      </w:ins>
      <w:ins w:id="563" w:author="John Clevenger" w:date="2022-12-17T16:24:00Z">
        <w:del w:id="564" w:author="John Buck" w:date="2023-04-11T15:53:00Z">
          <w:r w:rsidR="00F97818" w:rsidDel="00917410">
            <w:rPr>
              <w:webHidden/>
            </w:rPr>
            <w:delText>9</w:delText>
          </w:r>
        </w:del>
      </w:ins>
    </w:p>
    <w:p w14:paraId="06D3F85D" w14:textId="545C695B" w:rsidR="004D72C9" w:rsidDel="00917410" w:rsidRDefault="004D72C9" w:rsidP="00F97818">
      <w:pPr>
        <w:pStyle w:val="TOC2"/>
        <w:rPr>
          <w:ins w:id="565" w:author="John Clevenger" w:date="2022-12-17T16:15:00Z"/>
          <w:del w:id="566" w:author="John Buck" w:date="2023-04-11T15:53:00Z"/>
          <w:rFonts w:asciiTheme="minorHAnsi" w:eastAsiaTheme="minorEastAsia" w:hAnsiTheme="minorHAnsi" w:cstheme="minorBidi"/>
          <w:sz w:val="22"/>
          <w:szCs w:val="22"/>
        </w:rPr>
      </w:pPr>
      <w:ins w:id="567" w:author="John Clevenger" w:date="2022-12-17T16:15:00Z">
        <w:del w:id="568" w:author="John Buck" w:date="2023-04-11T15:53:00Z">
          <w:r w:rsidRPr="00917410" w:rsidDel="00917410">
            <w:rPr>
              <w:rStyle w:val="Hyperlink"/>
              <w:b w:val="0"/>
              <w:bCs w:val="0"/>
            </w:rPr>
            <w:delText>2.7</w:delText>
          </w:r>
          <w:r w:rsidDel="00917410">
            <w:rPr>
              <w:rFonts w:asciiTheme="minorHAnsi" w:eastAsiaTheme="minorEastAsia" w:hAnsiTheme="minorHAnsi" w:cstheme="minorBidi"/>
              <w:sz w:val="22"/>
              <w:szCs w:val="22"/>
            </w:rPr>
            <w:tab/>
          </w:r>
          <w:r w:rsidRPr="00917410" w:rsidDel="00917410">
            <w:rPr>
              <w:rStyle w:val="Hyperlink"/>
              <w:b w:val="0"/>
              <w:bCs w:val="0"/>
            </w:rPr>
            <w:delText>Starting the Contest</w:delText>
          </w:r>
          <w:r w:rsidDel="00917410">
            <w:rPr>
              <w:webHidden/>
            </w:rPr>
            <w:tab/>
          </w:r>
        </w:del>
      </w:ins>
      <w:ins w:id="569" w:author="John Clevenger" w:date="2022-12-17T16:24:00Z">
        <w:del w:id="570" w:author="John Buck" w:date="2023-04-11T15:53:00Z">
          <w:r w:rsidR="00F97818" w:rsidDel="00917410">
            <w:rPr>
              <w:webHidden/>
            </w:rPr>
            <w:delText>10</w:delText>
          </w:r>
        </w:del>
      </w:ins>
    </w:p>
    <w:p w14:paraId="0CEBB738" w14:textId="753A920F" w:rsidR="004D72C9" w:rsidDel="00917410" w:rsidRDefault="004D72C9" w:rsidP="00F97818">
      <w:pPr>
        <w:pStyle w:val="TOC2"/>
        <w:rPr>
          <w:ins w:id="571" w:author="John Clevenger" w:date="2022-12-17T16:15:00Z"/>
          <w:del w:id="572" w:author="John Buck" w:date="2023-04-11T15:53:00Z"/>
          <w:rFonts w:asciiTheme="minorHAnsi" w:eastAsiaTheme="minorEastAsia" w:hAnsiTheme="minorHAnsi" w:cstheme="minorBidi"/>
          <w:sz w:val="22"/>
          <w:szCs w:val="22"/>
        </w:rPr>
      </w:pPr>
      <w:ins w:id="573" w:author="John Clevenger" w:date="2022-12-17T16:15:00Z">
        <w:del w:id="574" w:author="John Buck" w:date="2023-04-11T15:53:00Z">
          <w:r w:rsidRPr="00917410" w:rsidDel="00917410">
            <w:rPr>
              <w:rStyle w:val="Hyperlink"/>
              <w:b w:val="0"/>
              <w:bCs w:val="0"/>
            </w:rPr>
            <w:delText>2.8</w:delText>
          </w:r>
          <w:r w:rsidDel="00917410">
            <w:rPr>
              <w:rFonts w:asciiTheme="minorHAnsi" w:eastAsiaTheme="minorEastAsia" w:hAnsiTheme="minorHAnsi" w:cstheme="minorBidi"/>
              <w:sz w:val="22"/>
              <w:szCs w:val="22"/>
            </w:rPr>
            <w:tab/>
          </w:r>
          <w:r w:rsidRPr="00917410" w:rsidDel="00917410">
            <w:rPr>
              <w:rStyle w:val="Hyperlink"/>
              <w:b w:val="0"/>
              <w:bCs w:val="0"/>
            </w:rPr>
            <w:delText>Additional Information</w:delText>
          </w:r>
          <w:r w:rsidDel="00917410">
            <w:rPr>
              <w:webHidden/>
            </w:rPr>
            <w:tab/>
          </w:r>
        </w:del>
      </w:ins>
      <w:ins w:id="575" w:author="John Clevenger" w:date="2022-12-17T16:24:00Z">
        <w:del w:id="576" w:author="John Buck" w:date="2023-04-11T15:53:00Z">
          <w:r w:rsidR="00F97818" w:rsidDel="00917410">
            <w:rPr>
              <w:webHidden/>
            </w:rPr>
            <w:delText>10</w:delText>
          </w:r>
        </w:del>
      </w:ins>
    </w:p>
    <w:p w14:paraId="49E091FF" w14:textId="7169B0B9" w:rsidR="004D72C9" w:rsidDel="00917410" w:rsidRDefault="004D72C9">
      <w:pPr>
        <w:pStyle w:val="TOC1"/>
        <w:rPr>
          <w:ins w:id="577" w:author="John Clevenger" w:date="2022-12-17T16:15:00Z"/>
          <w:del w:id="578" w:author="John Buck" w:date="2023-04-11T15:53:00Z"/>
          <w:rFonts w:asciiTheme="minorHAnsi" w:eastAsiaTheme="minorEastAsia" w:hAnsiTheme="minorHAnsi" w:cstheme="minorBidi"/>
          <w:b w:val="0"/>
          <w:bCs w:val="0"/>
          <w:iCs w:val="0"/>
          <w:sz w:val="22"/>
          <w:szCs w:val="22"/>
        </w:rPr>
      </w:pPr>
      <w:ins w:id="579" w:author="John Clevenger" w:date="2022-12-17T16:15:00Z">
        <w:del w:id="580" w:author="John Buck" w:date="2023-04-11T15:53:00Z">
          <w:r w:rsidRPr="00917410" w:rsidDel="00917410">
            <w:rPr>
              <w:rStyle w:val="Hyperlink"/>
              <w:b w:val="0"/>
              <w:bCs w:val="0"/>
              <w:iCs w:val="0"/>
            </w:rPr>
            <w:delText>3</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Installation Details</w:delText>
          </w:r>
          <w:r w:rsidDel="00917410">
            <w:rPr>
              <w:webHidden/>
            </w:rPr>
            <w:tab/>
          </w:r>
        </w:del>
      </w:ins>
      <w:ins w:id="581" w:author="John Clevenger" w:date="2022-12-17T16:24:00Z">
        <w:del w:id="582" w:author="John Buck" w:date="2023-04-11T15:53:00Z">
          <w:r w:rsidR="00F97818" w:rsidDel="00917410">
            <w:rPr>
              <w:webHidden/>
            </w:rPr>
            <w:delText>12</w:delText>
          </w:r>
        </w:del>
      </w:ins>
    </w:p>
    <w:p w14:paraId="474DB562" w14:textId="6FEBAFD7" w:rsidR="004D72C9" w:rsidDel="00917410" w:rsidRDefault="004D72C9" w:rsidP="00F97818">
      <w:pPr>
        <w:pStyle w:val="TOC2"/>
        <w:rPr>
          <w:ins w:id="583" w:author="John Clevenger" w:date="2022-12-17T16:15:00Z"/>
          <w:del w:id="584" w:author="John Buck" w:date="2023-04-11T15:53:00Z"/>
          <w:rFonts w:asciiTheme="minorHAnsi" w:eastAsiaTheme="minorEastAsia" w:hAnsiTheme="minorHAnsi" w:cstheme="minorBidi"/>
          <w:sz w:val="22"/>
          <w:szCs w:val="22"/>
        </w:rPr>
      </w:pPr>
      <w:ins w:id="585" w:author="John Clevenger" w:date="2022-12-17T16:15:00Z">
        <w:del w:id="586" w:author="John Buck" w:date="2023-04-11T15:53:00Z">
          <w:r w:rsidRPr="00917410" w:rsidDel="00917410">
            <w:rPr>
              <w:rStyle w:val="Hyperlink"/>
              <w:b w:val="0"/>
              <w:bCs w:val="0"/>
            </w:rPr>
            <w:delText>3.1</w:delText>
          </w:r>
          <w:r w:rsidDel="00917410">
            <w:rPr>
              <w:rFonts w:asciiTheme="minorHAnsi" w:eastAsiaTheme="minorEastAsia" w:hAnsiTheme="minorHAnsi" w:cstheme="minorBidi"/>
              <w:sz w:val="22"/>
              <w:szCs w:val="22"/>
            </w:rPr>
            <w:tab/>
          </w:r>
          <w:r w:rsidRPr="00917410" w:rsidDel="00917410">
            <w:rPr>
              <w:rStyle w:val="Hyperlink"/>
              <w:b w:val="0"/>
              <w:bCs w:val="0"/>
            </w:rPr>
            <w:delText>Installation</w:delText>
          </w:r>
          <w:r w:rsidDel="00917410">
            <w:rPr>
              <w:webHidden/>
            </w:rPr>
            <w:tab/>
          </w:r>
        </w:del>
      </w:ins>
      <w:ins w:id="587" w:author="John Clevenger" w:date="2022-12-17T16:24:00Z">
        <w:del w:id="588" w:author="John Buck" w:date="2023-04-11T15:53:00Z">
          <w:r w:rsidR="00F97818" w:rsidDel="00917410">
            <w:rPr>
              <w:webHidden/>
            </w:rPr>
            <w:delText>12</w:delText>
          </w:r>
        </w:del>
      </w:ins>
    </w:p>
    <w:p w14:paraId="0B3450F7" w14:textId="4CDDB080" w:rsidR="004D72C9" w:rsidDel="00917410" w:rsidRDefault="004D72C9" w:rsidP="00F97818">
      <w:pPr>
        <w:pStyle w:val="TOC2"/>
        <w:rPr>
          <w:ins w:id="589" w:author="John Clevenger" w:date="2022-12-17T16:15:00Z"/>
          <w:del w:id="590" w:author="John Buck" w:date="2023-04-11T15:53:00Z"/>
          <w:rFonts w:asciiTheme="minorHAnsi" w:eastAsiaTheme="minorEastAsia" w:hAnsiTheme="minorHAnsi" w:cstheme="minorBidi"/>
          <w:sz w:val="22"/>
          <w:szCs w:val="22"/>
        </w:rPr>
      </w:pPr>
      <w:ins w:id="591" w:author="John Clevenger" w:date="2022-12-17T16:15:00Z">
        <w:del w:id="592" w:author="John Buck" w:date="2023-04-11T15:53:00Z">
          <w:r w:rsidRPr="00917410" w:rsidDel="00917410">
            <w:rPr>
              <w:rStyle w:val="Hyperlink"/>
              <w:b w:val="0"/>
              <w:bCs w:val="0"/>
            </w:rPr>
            <w:delText>3.2</w:delText>
          </w:r>
          <w:r w:rsidDel="00917410">
            <w:rPr>
              <w:rFonts w:asciiTheme="minorHAnsi" w:eastAsiaTheme="minorEastAsia" w:hAnsiTheme="minorHAnsi" w:cstheme="minorBidi"/>
              <w:sz w:val="22"/>
              <w:szCs w:val="22"/>
            </w:rPr>
            <w:tab/>
          </w:r>
          <w:r w:rsidRPr="00917410" w:rsidDel="00917410">
            <w:rPr>
              <w:rStyle w:val="Hyperlink"/>
              <w:b w:val="0"/>
              <w:bCs w:val="0"/>
            </w:rPr>
            <w:delText>Network / Firewall Requirements</w:delText>
          </w:r>
          <w:r w:rsidDel="00917410">
            <w:rPr>
              <w:webHidden/>
            </w:rPr>
            <w:tab/>
          </w:r>
        </w:del>
      </w:ins>
      <w:ins w:id="593" w:author="John Clevenger" w:date="2022-12-17T16:24:00Z">
        <w:del w:id="594" w:author="John Buck" w:date="2023-04-11T15:53:00Z">
          <w:r w:rsidR="00F97818" w:rsidDel="00917410">
            <w:rPr>
              <w:webHidden/>
            </w:rPr>
            <w:delText>12</w:delText>
          </w:r>
        </w:del>
      </w:ins>
    </w:p>
    <w:p w14:paraId="7112B778" w14:textId="66CAB6B2" w:rsidR="004D72C9" w:rsidDel="00917410" w:rsidRDefault="004D72C9" w:rsidP="00F97818">
      <w:pPr>
        <w:pStyle w:val="TOC2"/>
        <w:rPr>
          <w:ins w:id="595" w:author="John Clevenger" w:date="2022-12-17T16:15:00Z"/>
          <w:del w:id="596" w:author="John Buck" w:date="2023-04-11T15:53:00Z"/>
          <w:rFonts w:asciiTheme="minorHAnsi" w:eastAsiaTheme="minorEastAsia" w:hAnsiTheme="minorHAnsi" w:cstheme="minorBidi"/>
          <w:sz w:val="22"/>
          <w:szCs w:val="22"/>
        </w:rPr>
      </w:pPr>
      <w:ins w:id="597" w:author="John Clevenger" w:date="2022-12-17T16:15:00Z">
        <w:del w:id="598" w:author="John Buck" w:date="2023-04-11T15:53:00Z">
          <w:r w:rsidRPr="00917410" w:rsidDel="00917410">
            <w:rPr>
              <w:rStyle w:val="Hyperlink"/>
              <w:b w:val="0"/>
              <w:bCs w:val="0"/>
            </w:rPr>
            <w:delText>3.3</w:delText>
          </w:r>
          <w:r w:rsidDel="00917410">
            <w:rPr>
              <w:rFonts w:asciiTheme="minorHAnsi" w:eastAsiaTheme="minorEastAsia" w:hAnsiTheme="minorHAnsi" w:cstheme="minorBidi"/>
              <w:sz w:val="22"/>
              <w:szCs w:val="22"/>
            </w:rPr>
            <w:tab/>
          </w:r>
          <w:r w:rsidRPr="00917410" w:rsidDel="00917410">
            <w:rPr>
              <w:rStyle w:val="Hyperlink"/>
              <w:b w:val="0"/>
              <w:bCs w:val="0"/>
            </w:rPr>
            <w:delText>Memory Limits</w:delText>
          </w:r>
          <w:r w:rsidDel="00917410">
            <w:rPr>
              <w:webHidden/>
            </w:rPr>
            <w:tab/>
          </w:r>
        </w:del>
      </w:ins>
      <w:ins w:id="599" w:author="John Clevenger" w:date="2022-12-17T16:24:00Z">
        <w:del w:id="600" w:author="John Buck" w:date="2023-04-11T15:53:00Z">
          <w:r w:rsidR="00F97818" w:rsidDel="00917410">
            <w:rPr>
              <w:webHidden/>
            </w:rPr>
            <w:delText>13</w:delText>
          </w:r>
        </w:del>
      </w:ins>
    </w:p>
    <w:p w14:paraId="76156915" w14:textId="48355D8B" w:rsidR="004D72C9" w:rsidDel="00917410" w:rsidRDefault="004D72C9" w:rsidP="00F97818">
      <w:pPr>
        <w:pStyle w:val="TOC2"/>
        <w:rPr>
          <w:ins w:id="601" w:author="John Clevenger" w:date="2022-12-17T16:15:00Z"/>
          <w:del w:id="602" w:author="John Buck" w:date="2023-04-11T15:53:00Z"/>
          <w:rFonts w:asciiTheme="minorHAnsi" w:eastAsiaTheme="minorEastAsia" w:hAnsiTheme="minorHAnsi" w:cstheme="minorBidi"/>
          <w:sz w:val="22"/>
          <w:szCs w:val="22"/>
        </w:rPr>
      </w:pPr>
      <w:ins w:id="603" w:author="John Clevenger" w:date="2022-12-17T16:15:00Z">
        <w:del w:id="604" w:author="John Buck" w:date="2023-04-11T15:53:00Z">
          <w:r w:rsidRPr="00917410" w:rsidDel="00917410">
            <w:rPr>
              <w:rStyle w:val="Hyperlink"/>
              <w:b w:val="0"/>
              <w:bCs w:val="0"/>
            </w:rPr>
            <w:delText>3.4</w:delText>
          </w:r>
          <w:r w:rsidDel="00917410">
            <w:rPr>
              <w:rFonts w:asciiTheme="minorHAnsi" w:eastAsiaTheme="minorEastAsia" w:hAnsiTheme="minorHAnsi" w:cstheme="minorBidi"/>
              <w:sz w:val="22"/>
              <w:szCs w:val="22"/>
            </w:rPr>
            <w:tab/>
          </w:r>
          <w:r w:rsidRPr="00917410" w:rsidDel="00917410">
            <w:rPr>
              <w:rStyle w:val="Hyperlink"/>
              <w:b w:val="0"/>
              <w:bCs w:val="0"/>
            </w:rPr>
            <w:delText>Security Alerts</w:delText>
          </w:r>
          <w:r w:rsidDel="00917410">
            <w:rPr>
              <w:webHidden/>
            </w:rPr>
            <w:tab/>
          </w:r>
        </w:del>
      </w:ins>
      <w:ins w:id="605" w:author="John Clevenger" w:date="2022-12-17T16:24:00Z">
        <w:del w:id="606" w:author="John Buck" w:date="2023-04-11T15:53:00Z">
          <w:r w:rsidR="00F97818" w:rsidDel="00917410">
            <w:rPr>
              <w:webHidden/>
            </w:rPr>
            <w:delText>14</w:delText>
          </w:r>
        </w:del>
      </w:ins>
    </w:p>
    <w:p w14:paraId="2E6D3973" w14:textId="180422A2" w:rsidR="004D72C9" w:rsidDel="00917410" w:rsidRDefault="004D72C9" w:rsidP="00F97818">
      <w:pPr>
        <w:pStyle w:val="TOC2"/>
        <w:rPr>
          <w:ins w:id="607" w:author="John Clevenger" w:date="2022-12-17T16:15:00Z"/>
          <w:del w:id="608" w:author="John Buck" w:date="2023-04-11T15:53:00Z"/>
          <w:rFonts w:asciiTheme="minorHAnsi" w:eastAsiaTheme="minorEastAsia" w:hAnsiTheme="minorHAnsi" w:cstheme="minorBidi"/>
          <w:sz w:val="22"/>
          <w:szCs w:val="22"/>
        </w:rPr>
      </w:pPr>
      <w:ins w:id="609" w:author="John Clevenger" w:date="2022-12-17T16:15:00Z">
        <w:del w:id="610" w:author="John Buck" w:date="2023-04-11T15:53:00Z">
          <w:r w:rsidRPr="00917410" w:rsidDel="00917410">
            <w:rPr>
              <w:rStyle w:val="Hyperlink"/>
              <w:b w:val="0"/>
              <w:bCs w:val="0"/>
            </w:rPr>
            <w:delText>3.5</w:delText>
          </w:r>
          <w:r w:rsidDel="00917410">
            <w:rPr>
              <w:rFonts w:asciiTheme="minorHAnsi" w:eastAsiaTheme="minorEastAsia" w:hAnsiTheme="minorHAnsi" w:cstheme="minorBidi"/>
              <w:sz w:val="22"/>
              <w:szCs w:val="22"/>
            </w:rPr>
            <w:tab/>
          </w:r>
          <w:r w:rsidRPr="00917410" w:rsidDel="00917410">
            <w:rPr>
              <w:rStyle w:val="Hyperlink"/>
              <w:b w:val="0"/>
              <w:bCs w:val="0"/>
            </w:rPr>
            <w:delText>Uninstall</w:delText>
          </w:r>
          <w:r w:rsidDel="00917410">
            <w:rPr>
              <w:webHidden/>
            </w:rPr>
            <w:tab/>
          </w:r>
        </w:del>
      </w:ins>
      <w:ins w:id="611" w:author="John Clevenger" w:date="2022-12-17T16:24:00Z">
        <w:del w:id="612" w:author="John Buck" w:date="2023-04-11T15:53:00Z">
          <w:r w:rsidR="00F97818" w:rsidDel="00917410">
            <w:rPr>
              <w:webHidden/>
            </w:rPr>
            <w:delText>14</w:delText>
          </w:r>
        </w:del>
      </w:ins>
    </w:p>
    <w:p w14:paraId="2F41BD21" w14:textId="5D5D9164" w:rsidR="004D72C9" w:rsidDel="00917410" w:rsidRDefault="004D72C9">
      <w:pPr>
        <w:pStyle w:val="TOC1"/>
        <w:rPr>
          <w:ins w:id="613" w:author="John Clevenger" w:date="2022-12-17T16:15:00Z"/>
          <w:del w:id="614" w:author="John Buck" w:date="2023-04-11T15:53:00Z"/>
          <w:rFonts w:asciiTheme="minorHAnsi" w:eastAsiaTheme="minorEastAsia" w:hAnsiTheme="minorHAnsi" w:cstheme="minorBidi"/>
          <w:b w:val="0"/>
          <w:bCs w:val="0"/>
          <w:iCs w:val="0"/>
          <w:sz w:val="22"/>
          <w:szCs w:val="22"/>
        </w:rPr>
      </w:pPr>
      <w:ins w:id="615" w:author="John Clevenger" w:date="2022-12-17T16:15:00Z">
        <w:del w:id="616" w:author="John Buck" w:date="2023-04-11T15:53:00Z">
          <w:r w:rsidRPr="00917410" w:rsidDel="00917410">
            <w:rPr>
              <w:rStyle w:val="Hyperlink"/>
              <w:b w:val="0"/>
              <w:bCs w:val="0"/>
              <w:iCs w:val="0"/>
            </w:rPr>
            <w:delText>4</w:delText>
          </w:r>
          <w:r w:rsidDel="00917410">
            <w:rPr>
              <w:rFonts w:asciiTheme="minorHAnsi" w:eastAsiaTheme="minorEastAsia" w:hAnsiTheme="minorHAnsi" w:cstheme="minorBidi"/>
              <w:b w:val="0"/>
              <w:bCs w:val="0"/>
              <w:iCs w:val="0"/>
              <w:sz w:val="22"/>
              <w:szCs w:val="22"/>
            </w:rPr>
            <w:tab/>
          </w:r>
          <w:r w:rsidRPr="00917410" w:rsidDel="00917410">
            <w:rPr>
              <w:rStyle w:val="Hyperlink"/>
              <w:rFonts w:cs="Arial"/>
              <w:b w:val="0"/>
              <w:bCs w:val="0"/>
              <w:iCs w:val="0"/>
            </w:rPr>
            <w:delText>PC</w:delText>
          </w:r>
          <w:r w:rsidRPr="00917410" w:rsidDel="00917410">
            <w:rPr>
              <w:rStyle w:val="Hyperlink"/>
              <w:rFonts w:cs="Arial"/>
              <w:b w:val="0"/>
              <w:bCs w:val="0"/>
              <w:iCs w:val="0"/>
              <w:vertAlign w:val="superscript"/>
            </w:rPr>
            <w:delText>2</w:delText>
          </w:r>
          <w:r w:rsidRPr="00917410" w:rsidDel="00917410">
            <w:rPr>
              <w:rStyle w:val="Hyperlink"/>
              <w:rFonts w:cs="Arial"/>
              <w:b w:val="0"/>
              <w:bCs w:val="0"/>
              <w:iCs w:val="0"/>
            </w:rPr>
            <w:delText xml:space="preserve">  </w:delText>
          </w:r>
          <w:r w:rsidRPr="00917410" w:rsidDel="00917410">
            <w:rPr>
              <w:rStyle w:val="Hyperlink"/>
              <w:b w:val="0"/>
              <w:bCs w:val="0"/>
              <w:iCs w:val="0"/>
            </w:rPr>
            <w:delText>Initialization  Files</w:delText>
          </w:r>
          <w:r w:rsidDel="00917410">
            <w:rPr>
              <w:webHidden/>
            </w:rPr>
            <w:tab/>
          </w:r>
        </w:del>
      </w:ins>
      <w:ins w:id="617" w:author="John Clevenger" w:date="2022-12-17T16:24:00Z">
        <w:del w:id="618" w:author="John Buck" w:date="2023-04-11T15:53:00Z">
          <w:r w:rsidR="00F97818" w:rsidDel="00917410">
            <w:rPr>
              <w:webHidden/>
            </w:rPr>
            <w:delText>16</w:delText>
          </w:r>
        </w:del>
      </w:ins>
    </w:p>
    <w:p w14:paraId="0801785A" w14:textId="604DEF6C" w:rsidR="004D72C9" w:rsidDel="00917410" w:rsidRDefault="004D72C9" w:rsidP="00F97818">
      <w:pPr>
        <w:pStyle w:val="TOC2"/>
        <w:rPr>
          <w:ins w:id="619" w:author="John Clevenger" w:date="2022-12-17T16:15:00Z"/>
          <w:del w:id="620" w:author="John Buck" w:date="2023-04-11T15:53:00Z"/>
          <w:rFonts w:asciiTheme="minorHAnsi" w:eastAsiaTheme="minorEastAsia" w:hAnsiTheme="minorHAnsi" w:cstheme="minorBidi"/>
          <w:sz w:val="22"/>
          <w:szCs w:val="22"/>
        </w:rPr>
      </w:pPr>
      <w:ins w:id="621" w:author="John Clevenger" w:date="2022-12-17T16:15:00Z">
        <w:del w:id="622" w:author="John Buck" w:date="2023-04-11T15:53:00Z">
          <w:r w:rsidRPr="00917410" w:rsidDel="00917410">
            <w:rPr>
              <w:rStyle w:val="Hyperlink"/>
              <w:b w:val="0"/>
              <w:bCs w:val="0"/>
            </w:rPr>
            <w:delText>4.1</w:delText>
          </w:r>
          <w:r w:rsidDel="00917410">
            <w:rPr>
              <w:rFonts w:asciiTheme="minorHAnsi" w:eastAsiaTheme="minorEastAsia" w:hAnsiTheme="minorHAnsi" w:cstheme="minorBidi"/>
              <w:sz w:val="22"/>
              <w:szCs w:val="22"/>
            </w:rPr>
            <w:tab/>
          </w:r>
          <w:r w:rsidRPr="00917410" w:rsidDel="00917410">
            <w:rPr>
              <w:rStyle w:val="Hyperlink"/>
              <w:b w:val="0"/>
              <w:bCs w:val="0"/>
            </w:rPr>
            <w:delText xml:space="preserve">The </w:delText>
          </w:r>
          <w:r w:rsidRPr="00917410" w:rsidDel="00917410">
            <w:rPr>
              <w:rStyle w:val="Hyperlink"/>
              <w:b w:val="0"/>
              <w:bCs w:val="0"/>
              <w:i/>
            </w:rPr>
            <w:delText>pc2v9.ini</w:delText>
          </w:r>
          <w:r w:rsidRPr="00917410" w:rsidDel="00917410">
            <w:rPr>
              <w:rStyle w:val="Hyperlink"/>
              <w:b w:val="0"/>
              <w:bCs w:val="0"/>
            </w:rPr>
            <w:delText xml:space="preserve">  file</w:delText>
          </w:r>
          <w:r w:rsidDel="00917410">
            <w:rPr>
              <w:webHidden/>
            </w:rPr>
            <w:tab/>
          </w:r>
        </w:del>
      </w:ins>
      <w:ins w:id="623" w:author="John Clevenger" w:date="2022-12-17T16:24:00Z">
        <w:del w:id="624" w:author="John Buck" w:date="2023-04-11T15:53:00Z">
          <w:r w:rsidR="00F97818" w:rsidDel="00917410">
            <w:rPr>
              <w:webHidden/>
            </w:rPr>
            <w:delText>16</w:delText>
          </w:r>
        </w:del>
      </w:ins>
    </w:p>
    <w:p w14:paraId="3B72D49C" w14:textId="362E8ADB" w:rsidR="004D72C9" w:rsidDel="00917410" w:rsidRDefault="004D72C9" w:rsidP="00F97818">
      <w:pPr>
        <w:pStyle w:val="TOC2"/>
        <w:rPr>
          <w:ins w:id="625" w:author="John Clevenger" w:date="2022-12-17T16:15:00Z"/>
          <w:del w:id="626" w:author="John Buck" w:date="2023-04-11T15:53:00Z"/>
          <w:rFonts w:asciiTheme="minorHAnsi" w:eastAsiaTheme="minorEastAsia" w:hAnsiTheme="minorHAnsi" w:cstheme="minorBidi"/>
          <w:sz w:val="22"/>
          <w:szCs w:val="22"/>
        </w:rPr>
      </w:pPr>
      <w:ins w:id="627" w:author="John Clevenger" w:date="2022-12-17T16:15:00Z">
        <w:del w:id="628" w:author="John Buck" w:date="2023-04-11T15:53:00Z">
          <w:r w:rsidRPr="00917410" w:rsidDel="00917410">
            <w:rPr>
              <w:rStyle w:val="Hyperlink"/>
              <w:b w:val="0"/>
              <w:bCs w:val="0"/>
            </w:rPr>
            <w:delText>4.2</w:delText>
          </w:r>
          <w:r w:rsidDel="00917410">
            <w:rPr>
              <w:rFonts w:asciiTheme="minorHAnsi" w:eastAsiaTheme="minorEastAsia" w:hAnsiTheme="minorHAnsi" w:cstheme="minorBidi"/>
              <w:sz w:val="22"/>
              <w:szCs w:val="22"/>
            </w:rPr>
            <w:tab/>
          </w:r>
          <w:r w:rsidRPr="00917410" w:rsidDel="00917410">
            <w:rPr>
              <w:rStyle w:val="Hyperlink"/>
              <w:b w:val="0"/>
              <w:bCs w:val="0"/>
            </w:rPr>
            <w:delText>Other Initialization Files</w:delText>
          </w:r>
          <w:r w:rsidDel="00917410">
            <w:rPr>
              <w:webHidden/>
            </w:rPr>
            <w:tab/>
          </w:r>
        </w:del>
      </w:ins>
      <w:ins w:id="629" w:author="John Clevenger" w:date="2022-12-17T16:24:00Z">
        <w:del w:id="630" w:author="John Buck" w:date="2023-04-11T15:53:00Z">
          <w:r w:rsidR="00F97818" w:rsidDel="00917410">
            <w:rPr>
              <w:webHidden/>
            </w:rPr>
            <w:delText>18</w:delText>
          </w:r>
        </w:del>
      </w:ins>
    </w:p>
    <w:p w14:paraId="3F533C30" w14:textId="755248DF" w:rsidR="004D72C9" w:rsidDel="00917410" w:rsidRDefault="004D72C9">
      <w:pPr>
        <w:pStyle w:val="TOC1"/>
        <w:rPr>
          <w:ins w:id="631" w:author="John Clevenger" w:date="2022-12-17T16:15:00Z"/>
          <w:del w:id="632" w:author="John Buck" w:date="2023-04-11T15:53:00Z"/>
          <w:rFonts w:asciiTheme="minorHAnsi" w:eastAsiaTheme="minorEastAsia" w:hAnsiTheme="minorHAnsi" w:cstheme="minorBidi"/>
          <w:b w:val="0"/>
          <w:bCs w:val="0"/>
          <w:iCs w:val="0"/>
          <w:sz w:val="22"/>
          <w:szCs w:val="22"/>
        </w:rPr>
      </w:pPr>
      <w:ins w:id="633" w:author="John Clevenger" w:date="2022-12-17T16:15:00Z">
        <w:del w:id="634" w:author="John Buck" w:date="2023-04-11T15:53:00Z">
          <w:r w:rsidRPr="00917410" w:rsidDel="00917410">
            <w:rPr>
              <w:rStyle w:val="Hyperlink"/>
              <w:b w:val="0"/>
              <w:bCs w:val="0"/>
              <w:iCs w:val="0"/>
            </w:rPr>
            <w:delText>5</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Startup Procedures</w:delText>
          </w:r>
          <w:r w:rsidDel="00917410">
            <w:rPr>
              <w:webHidden/>
            </w:rPr>
            <w:tab/>
          </w:r>
        </w:del>
      </w:ins>
      <w:ins w:id="635" w:author="John Clevenger" w:date="2022-12-17T16:24:00Z">
        <w:del w:id="636" w:author="John Buck" w:date="2023-04-11T15:53:00Z">
          <w:r w:rsidR="00F97818" w:rsidDel="00917410">
            <w:rPr>
              <w:webHidden/>
            </w:rPr>
            <w:delText>19</w:delText>
          </w:r>
        </w:del>
      </w:ins>
    </w:p>
    <w:p w14:paraId="7738DD45" w14:textId="0E97AC67" w:rsidR="004D72C9" w:rsidDel="00917410" w:rsidRDefault="004D72C9" w:rsidP="00F97818">
      <w:pPr>
        <w:pStyle w:val="TOC2"/>
        <w:rPr>
          <w:ins w:id="637" w:author="John Clevenger" w:date="2022-12-17T16:15:00Z"/>
          <w:del w:id="638" w:author="John Buck" w:date="2023-04-11T15:53:00Z"/>
          <w:rFonts w:asciiTheme="minorHAnsi" w:eastAsiaTheme="minorEastAsia" w:hAnsiTheme="minorHAnsi" w:cstheme="minorBidi"/>
          <w:sz w:val="22"/>
          <w:szCs w:val="22"/>
        </w:rPr>
      </w:pPr>
      <w:ins w:id="639" w:author="John Clevenger" w:date="2022-12-17T16:15:00Z">
        <w:del w:id="640" w:author="John Buck" w:date="2023-04-11T15:53:00Z">
          <w:r w:rsidRPr="00917410" w:rsidDel="00917410">
            <w:rPr>
              <w:rStyle w:val="Hyperlink"/>
              <w:b w:val="0"/>
              <w:bCs w:val="0"/>
            </w:rPr>
            <w:delText>5.1</w:delText>
          </w:r>
          <w:r w:rsidDel="00917410">
            <w:rPr>
              <w:rFonts w:asciiTheme="minorHAnsi" w:eastAsiaTheme="minorEastAsia" w:hAnsiTheme="minorHAnsi" w:cstheme="minorBidi"/>
              <w:sz w:val="22"/>
              <w:szCs w:val="22"/>
            </w:rPr>
            <w:tab/>
          </w:r>
          <w:r w:rsidRPr="00917410" w:rsidDel="00917410">
            <w:rPr>
              <w:rStyle w:val="Hyperlink"/>
              <w:b w:val="0"/>
              <w:bCs w:val="0"/>
            </w:rPr>
            <w:delText>Built-in Commands</w:delText>
          </w:r>
          <w:r w:rsidDel="00917410">
            <w:rPr>
              <w:webHidden/>
            </w:rPr>
            <w:tab/>
          </w:r>
        </w:del>
      </w:ins>
      <w:ins w:id="641" w:author="John Clevenger" w:date="2022-12-17T16:24:00Z">
        <w:del w:id="642" w:author="John Buck" w:date="2023-04-11T15:53:00Z">
          <w:r w:rsidR="00F97818" w:rsidDel="00917410">
            <w:rPr>
              <w:webHidden/>
            </w:rPr>
            <w:delText>19</w:delText>
          </w:r>
        </w:del>
      </w:ins>
    </w:p>
    <w:p w14:paraId="5B8D861E" w14:textId="07F49BA3" w:rsidR="004D72C9" w:rsidDel="00917410" w:rsidRDefault="004D72C9" w:rsidP="00F97818">
      <w:pPr>
        <w:pStyle w:val="TOC2"/>
        <w:rPr>
          <w:ins w:id="643" w:author="John Clevenger" w:date="2022-12-17T16:15:00Z"/>
          <w:del w:id="644" w:author="John Buck" w:date="2023-04-11T15:53:00Z"/>
          <w:rFonts w:asciiTheme="minorHAnsi" w:eastAsiaTheme="minorEastAsia" w:hAnsiTheme="minorHAnsi" w:cstheme="minorBidi"/>
          <w:sz w:val="22"/>
          <w:szCs w:val="22"/>
        </w:rPr>
      </w:pPr>
      <w:ins w:id="645" w:author="John Clevenger" w:date="2022-12-17T16:15:00Z">
        <w:del w:id="646" w:author="John Buck" w:date="2023-04-11T15:53:00Z">
          <w:r w:rsidRPr="00917410" w:rsidDel="00917410">
            <w:rPr>
              <w:rStyle w:val="Hyperlink"/>
              <w:b w:val="0"/>
              <w:bCs w:val="0"/>
            </w:rPr>
            <w:delText>5.2</w:delText>
          </w:r>
          <w:r w:rsidDel="00917410">
            <w:rPr>
              <w:rFonts w:asciiTheme="minorHAnsi" w:eastAsiaTheme="minorEastAsia" w:hAnsiTheme="minorHAnsi" w:cstheme="minorBidi"/>
              <w:sz w:val="22"/>
              <w:szCs w:val="22"/>
            </w:rPr>
            <w:tab/>
          </w:r>
          <w:r w:rsidRPr="00917410" w:rsidDel="00917410">
            <w:rPr>
              <w:rStyle w:val="Hyperlink"/>
              <w:b w:val="0"/>
              <w:bCs w:val="0"/>
            </w:rPr>
            <w:delText>Server Startup</w:delText>
          </w:r>
          <w:r w:rsidDel="00917410">
            <w:rPr>
              <w:webHidden/>
            </w:rPr>
            <w:tab/>
          </w:r>
        </w:del>
      </w:ins>
      <w:ins w:id="647" w:author="John Clevenger" w:date="2022-12-17T16:24:00Z">
        <w:del w:id="648" w:author="John Buck" w:date="2023-04-11T15:53:00Z">
          <w:r w:rsidR="00F97818" w:rsidDel="00917410">
            <w:rPr>
              <w:webHidden/>
            </w:rPr>
            <w:delText>20</w:delText>
          </w:r>
        </w:del>
      </w:ins>
    </w:p>
    <w:p w14:paraId="5F5F1605" w14:textId="6A4AE02B" w:rsidR="004D72C9" w:rsidDel="00917410" w:rsidRDefault="004D72C9">
      <w:pPr>
        <w:pStyle w:val="TOC3"/>
        <w:rPr>
          <w:ins w:id="649" w:author="John Clevenger" w:date="2022-12-17T16:15:00Z"/>
          <w:del w:id="650" w:author="John Buck" w:date="2023-04-11T15:53:00Z"/>
          <w:rFonts w:asciiTheme="minorHAnsi" w:eastAsiaTheme="minorEastAsia" w:hAnsiTheme="minorHAnsi" w:cstheme="minorBidi"/>
          <w:sz w:val="22"/>
          <w:szCs w:val="22"/>
        </w:rPr>
      </w:pPr>
      <w:ins w:id="651" w:author="John Clevenger" w:date="2022-12-17T16:15:00Z">
        <w:del w:id="652" w:author="John Buck" w:date="2023-04-11T15:53:00Z">
          <w:r w:rsidRPr="00917410" w:rsidDel="00917410">
            <w:rPr>
              <w:rStyle w:val="Hyperlink"/>
            </w:rPr>
            <w:delText>5.2.1</w:delText>
          </w:r>
          <w:r w:rsidDel="00917410">
            <w:rPr>
              <w:rFonts w:asciiTheme="minorHAnsi" w:eastAsiaTheme="minorEastAsia" w:hAnsiTheme="minorHAnsi" w:cstheme="minorBidi"/>
              <w:sz w:val="22"/>
              <w:szCs w:val="22"/>
            </w:rPr>
            <w:tab/>
          </w:r>
          <w:r w:rsidRPr="00917410" w:rsidDel="00917410">
            <w:rPr>
              <w:rStyle w:val="Hyperlink"/>
            </w:rPr>
            <w:delText>Non-GUI Server Startup</w:delText>
          </w:r>
          <w:r w:rsidDel="00917410">
            <w:rPr>
              <w:webHidden/>
            </w:rPr>
            <w:tab/>
          </w:r>
        </w:del>
      </w:ins>
      <w:ins w:id="653" w:author="John Clevenger" w:date="2022-12-17T16:24:00Z">
        <w:del w:id="654" w:author="John Buck" w:date="2023-04-11T15:53:00Z">
          <w:r w:rsidR="00F97818" w:rsidDel="00917410">
            <w:rPr>
              <w:webHidden/>
            </w:rPr>
            <w:delText>22</w:delText>
          </w:r>
        </w:del>
      </w:ins>
    </w:p>
    <w:p w14:paraId="5DDCB7F3" w14:textId="355F3F98" w:rsidR="004D72C9" w:rsidDel="00917410" w:rsidRDefault="004D72C9" w:rsidP="00F97818">
      <w:pPr>
        <w:pStyle w:val="TOC2"/>
        <w:rPr>
          <w:ins w:id="655" w:author="John Clevenger" w:date="2022-12-17T16:15:00Z"/>
          <w:del w:id="656" w:author="John Buck" w:date="2023-04-11T15:53:00Z"/>
          <w:rFonts w:asciiTheme="minorHAnsi" w:eastAsiaTheme="minorEastAsia" w:hAnsiTheme="minorHAnsi" w:cstheme="minorBidi"/>
          <w:sz w:val="22"/>
          <w:szCs w:val="22"/>
        </w:rPr>
      </w:pPr>
      <w:ins w:id="657" w:author="John Clevenger" w:date="2022-12-17T16:15:00Z">
        <w:del w:id="658" w:author="John Buck" w:date="2023-04-11T15:53:00Z">
          <w:r w:rsidRPr="00917410" w:rsidDel="00917410">
            <w:rPr>
              <w:rStyle w:val="Hyperlink"/>
              <w:b w:val="0"/>
              <w:bCs w:val="0"/>
            </w:rPr>
            <w:delText>5.3</w:delText>
          </w:r>
          <w:r w:rsidDel="00917410">
            <w:rPr>
              <w:rFonts w:asciiTheme="minorHAnsi" w:eastAsiaTheme="minorEastAsia" w:hAnsiTheme="minorHAnsi" w:cstheme="minorBidi"/>
              <w:sz w:val="22"/>
              <w:szCs w:val="22"/>
            </w:rPr>
            <w:tab/>
          </w:r>
          <w:r w:rsidRPr="00917410" w:rsidDel="00917410">
            <w:rPr>
              <w:rStyle w:val="Hyperlink"/>
              <w:b w:val="0"/>
              <w:bCs w:val="0"/>
            </w:rPr>
            <w:delText>Server GUI Controls</w:delText>
          </w:r>
          <w:r w:rsidDel="00917410">
            <w:rPr>
              <w:webHidden/>
            </w:rPr>
            <w:tab/>
          </w:r>
        </w:del>
      </w:ins>
      <w:ins w:id="659" w:author="John Clevenger" w:date="2022-12-17T16:24:00Z">
        <w:del w:id="660" w:author="John Buck" w:date="2023-04-11T15:53:00Z">
          <w:r w:rsidR="00F97818" w:rsidDel="00917410">
            <w:rPr>
              <w:webHidden/>
            </w:rPr>
            <w:delText>22</w:delText>
          </w:r>
        </w:del>
      </w:ins>
    </w:p>
    <w:p w14:paraId="7789C1F6" w14:textId="0722019E" w:rsidR="004D72C9" w:rsidDel="00917410" w:rsidRDefault="004D72C9">
      <w:pPr>
        <w:pStyle w:val="TOC3"/>
        <w:rPr>
          <w:ins w:id="661" w:author="John Clevenger" w:date="2022-12-17T16:15:00Z"/>
          <w:del w:id="662" w:author="John Buck" w:date="2023-04-11T15:53:00Z"/>
          <w:rFonts w:asciiTheme="minorHAnsi" w:eastAsiaTheme="minorEastAsia" w:hAnsiTheme="minorHAnsi" w:cstheme="minorBidi"/>
          <w:sz w:val="22"/>
          <w:szCs w:val="22"/>
        </w:rPr>
      </w:pPr>
      <w:ins w:id="663" w:author="John Clevenger" w:date="2022-12-17T16:15:00Z">
        <w:del w:id="664" w:author="John Buck" w:date="2023-04-11T15:53:00Z">
          <w:r w:rsidRPr="00917410" w:rsidDel="00917410">
            <w:rPr>
              <w:rStyle w:val="Hyperlink"/>
            </w:rPr>
            <w:delText>5.3.1</w:delText>
          </w:r>
          <w:r w:rsidDel="00917410">
            <w:rPr>
              <w:rFonts w:asciiTheme="minorHAnsi" w:eastAsiaTheme="minorEastAsia" w:hAnsiTheme="minorHAnsi" w:cstheme="minorBidi"/>
              <w:sz w:val="22"/>
              <w:szCs w:val="22"/>
            </w:rPr>
            <w:tab/>
          </w:r>
          <w:r w:rsidRPr="00917410" w:rsidDel="00917410">
            <w:rPr>
              <w:rStyle w:val="Hyperlink"/>
            </w:rPr>
            <w:delText>Adding Sites</w:delText>
          </w:r>
          <w:r w:rsidDel="00917410">
            <w:rPr>
              <w:webHidden/>
            </w:rPr>
            <w:tab/>
          </w:r>
        </w:del>
      </w:ins>
      <w:ins w:id="665" w:author="John Clevenger" w:date="2022-12-17T16:24:00Z">
        <w:del w:id="666" w:author="John Buck" w:date="2023-04-11T15:53:00Z">
          <w:r w:rsidR="00F97818" w:rsidDel="00917410">
            <w:rPr>
              <w:webHidden/>
            </w:rPr>
            <w:delText>23</w:delText>
          </w:r>
        </w:del>
      </w:ins>
    </w:p>
    <w:p w14:paraId="7AE2EEA7" w14:textId="74E7D6CA" w:rsidR="004D72C9" w:rsidDel="00917410" w:rsidRDefault="004D72C9">
      <w:pPr>
        <w:pStyle w:val="TOC3"/>
        <w:rPr>
          <w:ins w:id="667" w:author="John Clevenger" w:date="2022-12-17T16:15:00Z"/>
          <w:del w:id="668" w:author="John Buck" w:date="2023-04-11T15:53:00Z"/>
          <w:rFonts w:asciiTheme="minorHAnsi" w:eastAsiaTheme="minorEastAsia" w:hAnsiTheme="minorHAnsi" w:cstheme="minorBidi"/>
          <w:sz w:val="22"/>
          <w:szCs w:val="22"/>
        </w:rPr>
      </w:pPr>
      <w:ins w:id="669" w:author="John Clevenger" w:date="2022-12-17T16:15:00Z">
        <w:del w:id="670" w:author="John Buck" w:date="2023-04-11T15:53:00Z">
          <w:r w:rsidRPr="00917410" w:rsidDel="00917410">
            <w:rPr>
              <w:rStyle w:val="Hyperlink"/>
            </w:rPr>
            <w:delText>5.3.2</w:delText>
          </w:r>
          <w:r w:rsidDel="00917410">
            <w:rPr>
              <w:rFonts w:asciiTheme="minorHAnsi" w:eastAsiaTheme="minorEastAsia" w:hAnsiTheme="minorHAnsi" w:cstheme="minorBidi"/>
              <w:sz w:val="22"/>
              <w:szCs w:val="22"/>
            </w:rPr>
            <w:tab/>
          </w:r>
          <w:r w:rsidRPr="00917410" w:rsidDel="00917410">
            <w:rPr>
              <w:rStyle w:val="Hyperlink"/>
            </w:rPr>
            <w:delText>Restarting / Reconnecting Servers</w:delText>
          </w:r>
          <w:r w:rsidDel="00917410">
            <w:rPr>
              <w:webHidden/>
            </w:rPr>
            <w:tab/>
          </w:r>
        </w:del>
      </w:ins>
      <w:ins w:id="671" w:author="John Clevenger" w:date="2022-12-17T16:24:00Z">
        <w:del w:id="672" w:author="John Buck" w:date="2023-04-11T15:53:00Z">
          <w:r w:rsidR="00F97818" w:rsidDel="00917410">
            <w:rPr>
              <w:webHidden/>
            </w:rPr>
            <w:delText>24</w:delText>
          </w:r>
        </w:del>
      </w:ins>
    </w:p>
    <w:p w14:paraId="6EEA7945" w14:textId="2AC41CE1" w:rsidR="004D72C9" w:rsidDel="00917410" w:rsidRDefault="004D72C9">
      <w:pPr>
        <w:pStyle w:val="TOC3"/>
        <w:rPr>
          <w:ins w:id="673" w:author="John Clevenger" w:date="2022-12-17T16:15:00Z"/>
          <w:del w:id="674" w:author="John Buck" w:date="2023-04-11T15:53:00Z"/>
          <w:rFonts w:asciiTheme="minorHAnsi" w:eastAsiaTheme="minorEastAsia" w:hAnsiTheme="minorHAnsi" w:cstheme="minorBidi"/>
          <w:sz w:val="22"/>
          <w:szCs w:val="22"/>
        </w:rPr>
      </w:pPr>
      <w:ins w:id="675" w:author="John Clevenger" w:date="2022-12-17T16:15:00Z">
        <w:del w:id="676" w:author="John Buck" w:date="2023-04-11T15:53:00Z">
          <w:r w:rsidRPr="00917410" w:rsidDel="00917410">
            <w:rPr>
              <w:rStyle w:val="Hyperlink"/>
            </w:rPr>
            <w:delText>5.3.3</w:delText>
          </w:r>
          <w:r w:rsidDel="00917410">
            <w:rPr>
              <w:rFonts w:asciiTheme="minorHAnsi" w:eastAsiaTheme="minorEastAsia" w:hAnsiTheme="minorHAnsi" w:cstheme="minorBidi"/>
              <w:sz w:val="22"/>
              <w:szCs w:val="22"/>
            </w:rPr>
            <w:tab/>
          </w:r>
          <w:r w:rsidRPr="00917410" w:rsidDel="00917410">
            <w:rPr>
              <w:rStyle w:val="Hyperlink"/>
            </w:rPr>
            <w:delText>Connections and Logins</w:delText>
          </w:r>
          <w:r w:rsidDel="00917410">
            <w:rPr>
              <w:webHidden/>
            </w:rPr>
            <w:tab/>
          </w:r>
        </w:del>
      </w:ins>
      <w:ins w:id="677" w:author="John Clevenger" w:date="2022-12-17T16:24:00Z">
        <w:del w:id="678" w:author="John Buck" w:date="2023-04-11T15:53:00Z">
          <w:r w:rsidR="00F97818" w:rsidDel="00917410">
            <w:rPr>
              <w:webHidden/>
            </w:rPr>
            <w:delText>25</w:delText>
          </w:r>
        </w:del>
      </w:ins>
    </w:p>
    <w:p w14:paraId="343B4EF8" w14:textId="231CF35A" w:rsidR="004D72C9" w:rsidDel="00917410" w:rsidRDefault="004D72C9">
      <w:pPr>
        <w:pStyle w:val="TOC3"/>
        <w:rPr>
          <w:ins w:id="679" w:author="John Clevenger" w:date="2022-12-17T16:15:00Z"/>
          <w:del w:id="680" w:author="John Buck" w:date="2023-04-11T15:53:00Z"/>
          <w:rFonts w:asciiTheme="minorHAnsi" w:eastAsiaTheme="minorEastAsia" w:hAnsiTheme="minorHAnsi" w:cstheme="minorBidi"/>
          <w:sz w:val="22"/>
          <w:szCs w:val="22"/>
        </w:rPr>
      </w:pPr>
      <w:ins w:id="681" w:author="John Clevenger" w:date="2022-12-17T16:15:00Z">
        <w:del w:id="682" w:author="John Buck" w:date="2023-04-11T15:53:00Z">
          <w:r w:rsidRPr="00917410" w:rsidDel="00917410">
            <w:rPr>
              <w:rStyle w:val="Hyperlink"/>
            </w:rPr>
            <w:delText>5.3.4</w:delText>
          </w:r>
          <w:r w:rsidDel="00917410">
            <w:rPr>
              <w:rFonts w:asciiTheme="minorHAnsi" w:eastAsiaTheme="minorEastAsia" w:hAnsiTheme="minorHAnsi" w:cstheme="minorBidi"/>
              <w:sz w:val="22"/>
              <w:szCs w:val="22"/>
            </w:rPr>
            <w:tab/>
          </w:r>
          <w:r w:rsidRPr="00917410" w:rsidDel="00917410">
            <w:rPr>
              <w:rStyle w:val="Hyperlink"/>
            </w:rPr>
            <w:delText>Additional Server GUI Controls</w:delText>
          </w:r>
          <w:r w:rsidDel="00917410">
            <w:rPr>
              <w:webHidden/>
            </w:rPr>
            <w:tab/>
          </w:r>
        </w:del>
      </w:ins>
      <w:ins w:id="683" w:author="John Clevenger" w:date="2022-12-17T16:24:00Z">
        <w:del w:id="684" w:author="John Buck" w:date="2023-04-11T15:53:00Z">
          <w:r w:rsidR="00F97818" w:rsidDel="00917410">
            <w:rPr>
              <w:webHidden/>
            </w:rPr>
            <w:delText>25</w:delText>
          </w:r>
        </w:del>
      </w:ins>
    </w:p>
    <w:p w14:paraId="62514028" w14:textId="595DA2AB" w:rsidR="004D72C9" w:rsidDel="00917410" w:rsidRDefault="004D72C9" w:rsidP="00F97818">
      <w:pPr>
        <w:pStyle w:val="TOC2"/>
        <w:rPr>
          <w:ins w:id="685" w:author="John Clevenger" w:date="2022-12-17T16:15:00Z"/>
          <w:del w:id="686" w:author="John Buck" w:date="2023-04-11T15:53:00Z"/>
          <w:rFonts w:asciiTheme="minorHAnsi" w:eastAsiaTheme="minorEastAsia" w:hAnsiTheme="minorHAnsi" w:cstheme="minorBidi"/>
          <w:sz w:val="22"/>
          <w:szCs w:val="22"/>
        </w:rPr>
      </w:pPr>
      <w:ins w:id="687" w:author="John Clevenger" w:date="2022-12-17T16:15:00Z">
        <w:del w:id="688" w:author="John Buck" w:date="2023-04-11T15:53:00Z">
          <w:r w:rsidRPr="00917410" w:rsidDel="00917410">
            <w:rPr>
              <w:rStyle w:val="Hyperlink"/>
              <w:b w:val="0"/>
              <w:bCs w:val="0"/>
            </w:rPr>
            <w:delText>5.4</w:delText>
          </w:r>
          <w:r w:rsidDel="00917410">
            <w:rPr>
              <w:rFonts w:asciiTheme="minorHAnsi" w:eastAsiaTheme="minorEastAsia" w:hAnsiTheme="minorHAnsi" w:cstheme="minorBidi"/>
              <w:sz w:val="22"/>
              <w:szCs w:val="22"/>
            </w:rPr>
            <w:tab/>
          </w:r>
          <w:r w:rsidRPr="00917410" w:rsidDel="00917410">
            <w:rPr>
              <w:rStyle w:val="Hyperlink"/>
              <w:b w:val="0"/>
              <w:bCs w:val="0"/>
            </w:rPr>
            <w:delText>Starting Clients</w:delText>
          </w:r>
          <w:r w:rsidDel="00917410">
            <w:rPr>
              <w:webHidden/>
            </w:rPr>
            <w:tab/>
          </w:r>
        </w:del>
      </w:ins>
      <w:ins w:id="689" w:author="John Clevenger" w:date="2022-12-17T16:24:00Z">
        <w:del w:id="690" w:author="John Buck" w:date="2023-04-11T15:53:00Z">
          <w:r w:rsidR="00F97818" w:rsidDel="00917410">
            <w:rPr>
              <w:webHidden/>
            </w:rPr>
            <w:delText>26</w:delText>
          </w:r>
        </w:del>
      </w:ins>
    </w:p>
    <w:p w14:paraId="621723FB" w14:textId="30D26181" w:rsidR="004D72C9" w:rsidDel="00917410" w:rsidRDefault="004D72C9" w:rsidP="00F97818">
      <w:pPr>
        <w:pStyle w:val="TOC2"/>
        <w:rPr>
          <w:ins w:id="691" w:author="John Clevenger" w:date="2022-12-17T16:15:00Z"/>
          <w:del w:id="692" w:author="John Buck" w:date="2023-04-11T15:53:00Z"/>
          <w:rFonts w:asciiTheme="minorHAnsi" w:eastAsiaTheme="minorEastAsia" w:hAnsiTheme="minorHAnsi" w:cstheme="minorBidi"/>
          <w:sz w:val="22"/>
          <w:szCs w:val="22"/>
        </w:rPr>
      </w:pPr>
      <w:ins w:id="693" w:author="John Clevenger" w:date="2022-12-17T16:15:00Z">
        <w:del w:id="694" w:author="John Buck" w:date="2023-04-11T15:53:00Z">
          <w:r w:rsidRPr="00917410" w:rsidDel="00917410">
            <w:rPr>
              <w:rStyle w:val="Hyperlink"/>
              <w:b w:val="0"/>
              <w:bCs w:val="0"/>
            </w:rPr>
            <w:delText>5.5</w:delText>
          </w:r>
          <w:r w:rsidDel="00917410">
            <w:rPr>
              <w:rFonts w:asciiTheme="minorHAnsi" w:eastAsiaTheme="minorEastAsia" w:hAnsiTheme="minorHAnsi" w:cstheme="minorBidi"/>
              <w:sz w:val="22"/>
              <w:szCs w:val="22"/>
            </w:rPr>
            <w:tab/>
          </w:r>
          <w:r w:rsidRPr="00917410" w:rsidDel="00917410">
            <w:rPr>
              <w:rStyle w:val="Hyperlink"/>
              <w:b w:val="0"/>
              <w:bCs w:val="0"/>
            </w:rPr>
            <w:delText>Contest Profiles</w:delText>
          </w:r>
          <w:r w:rsidDel="00917410">
            <w:rPr>
              <w:webHidden/>
            </w:rPr>
            <w:tab/>
          </w:r>
        </w:del>
      </w:ins>
      <w:ins w:id="695" w:author="John Clevenger" w:date="2022-12-17T16:24:00Z">
        <w:del w:id="696" w:author="John Buck" w:date="2023-04-11T15:53:00Z">
          <w:r w:rsidR="00F97818" w:rsidDel="00917410">
            <w:rPr>
              <w:webHidden/>
            </w:rPr>
            <w:delText>27</w:delText>
          </w:r>
        </w:del>
      </w:ins>
    </w:p>
    <w:p w14:paraId="2CCC5224" w14:textId="46D3DE12" w:rsidR="004D72C9" w:rsidDel="00917410" w:rsidRDefault="004D72C9">
      <w:pPr>
        <w:pStyle w:val="TOC1"/>
        <w:rPr>
          <w:ins w:id="697" w:author="John Clevenger" w:date="2022-12-17T16:15:00Z"/>
          <w:del w:id="698" w:author="John Buck" w:date="2023-04-11T15:53:00Z"/>
          <w:rFonts w:asciiTheme="minorHAnsi" w:eastAsiaTheme="minorEastAsia" w:hAnsiTheme="minorHAnsi" w:cstheme="minorBidi"/>
          <w:b w:val="0"/>
          <w:bCs w:val="0"/>
          <w:iCs w:val="0"/>
          <w:sz w:val="22"/>
          <w:szCs w:val="22"/>
        </w:rPr>
      </w:pPr>
      <w:ins w:id="699" w:author="John Clevenger" w:date="2022-12-17T16:15:00Z">
        <w:del w:id="700" w:author="John Buck" w:date="2023-04-11T15:53:00Z">
          <w:r w:rsidRPr="00917410" w:rsidDel="00917410">
            <w:rPr>
              <w:rStyle w:val="Hyperlink"/>
              <w:b w:val="0"/>
              <w:bCs w:val="0"/>
              <w:iCs w:val="0"/>
            </w:rPr>
            <w:delText>6</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Interactive Contest Configuration</w:delText>
          </w:r>
          <w:r w:rsidDel="00917410">
            <w:rPr>
              <w:webHidden/>
            </w:rPr>
            <w:tab/>
          </w:r>
        </w:del>
      </w:ins>
      <w:ins w:id="701" w:author="John Clevenger" w:date="2022-12-17T16:24:00Z">
        <w:del w:id="702" w:author="John Buck" w:date="2023-04-11T15:53:00Z">
          <w:r w:rsidR="00F97818" w:rsidDel="00917410">
            <w:rPr>
              <w:webHidden/>
            </w:rPr>
            <w:delText>31</w:delText>
          </w:r>
        </w:del>
      </w:ins>
    </w:p>
    <w:p w14:paraId="3577EF84" w14:textId="5BCD923B" w:rsidR="004D72C9" w:rsidDel="00917410" w:rsidRDefault="004D72C9" w:rsidP="00F97818">
      <w:pPr>
        <w:pStyle w:val="TOC2"/>
        <w:rPr>
          <w:ins w:id="703" w:author="John Clevenger" w:date="2022-12-17T16:15:00Z"/>
          <w:del w:id="704" w:author="John Buck" w:date="2023-04-11T15:53:00Z"/>
          <w:rFonts w:asciiTheme="minorHAnsi" w:eastAsiaTheme="minorEastAsia" w:hAnsiTheme="minorHAnsi" w:cstheme="minorBidi"/>
          <w:sz w:val="22"/>
          <w:szCs w:val="22"/>
        </w:rPr>
      </w:pPr>
      <w:ins w:id="705" w:author="John Clevenger" w:date="2022-12-17T16:15:00Z">
        <w:del w:id="706" w:author="John Buck" w:date="2023-04-11T15:53:00Z">
          <w:r w:rsidRPr="00917410" w:rsidDel="00917410">
            <w:rPr>
              <w:rStyle w:val="Hyperlink"/>
              <w:b w:val="0"/>
              <w:bCs w:val="0"/>
            </w:rPr>
            <w:delText>6.1</w:delText>
          </w:r>
          <w:r w:rsidDel="00917410">
            <w:rPr>
              <w:rFonts w:asciiTheme="minorHAnsi" w:eastAsiaTheme="minorEastAsia" w:hAnsiTheme="minorHAnsi" w:cstheme="minorBidi"/>
              <w:sz w:val="22"/>
              <w:szCs w:val="22"/>
            </w:rPr>
            <w:tab/>
          </w:r>
          <w:r w:rsidRPr="00917410" w:rsidDel="00917410">
            <w:rPr>
              <w:rStyle w:val="Hyperlink"/>
              <w:b w:val="0"/>
              <w:bCs w:val="0"/>
            </w:rPr>
            <w:delText>Administrator Login</w:delText>
          </w:r>
          <w:r w:rsidDel="00917410">
            <w:rPr>
              <w:webHidden/>
            </w:rPr>
            <w:tab/>
          </w:r>
        </w:del>
      </w:ins>
      <w:ins w:id="707" w:author="John Clevenger" w:date="2022-12-17T16:24:00Z">
        <w:del w:id="708" w:author="John Buck" w:date="2023-04-11T15:53:00Z">
          <w:r w:rsidR="00F97818" w:rsidDel="00917410">
            <w:rPr>
              <w:webHidden/>
            </w:rPr>
            <w:delText>31</w:delText>
          </w:r>
        </w:del>
      </w:ins>
    </w:p>
    <w:p w14:paraId="552C7CE2" w14:textId="28CAFDD3" w:rsidR="004D72C9" w:rsidDel="00917410" w:rsidRDefault="004D72C9" w:rsidP="00F97818">
      <w:pPr>
        <w:pStyle w:val="TOC2"/>
        <w:rPr>
          <w:ins w:id="709" w:author="John Clevenger" w:date="2022-12-17T16:15:00Z"/>
          <w:del w:id="710" w:author="John Buck" w:date="2023-04-11T15:53:00Z"/>
          <w:rFonts w:asciiTheme="minorHAnsi" w:eastAsiaTheme="minorEastAsia" w:hAnsiTheme="minorHAnsi" w:cstheme="minorBidi"/>
          <w:sz w:val="22"/>
          <w:szCs w:val="22"/>
        </w:rPr>
      </w:pPr>
      <w:ins w:id="711" w:author="John Clevenger" w:date="2022-12-17T16:15:00Z">
        <w:del w:id="712" w:author="John Buck" w:date="2023-04-11T15:53:00Z">
          <w:r w:rsidRPr="00917410" w:rsidDel="00917410">
            <w:rPr>
              <w:rStyle w:val="Hyperlink"/>
              <w:b w:val="0"/>
              <w:bCs w:val="0"/>
            </w:rPr>
            <w:delText>6.2</w:delText>
          </w:r>
          <w:r w:rsidDel="00917410">
            <w:rPr>
              <w:rFonts w:asciiTheme="minorHAnsi" w:eastAsiaTheme="minorEastAsia" w:hAnsiTheme="minorHAnsi" w:cstheme="minorBidi"/>
              <w:sz w:val="22"/>
              <w:szCs w:val="22"/>
            </w:rPr>
            <w:tab/>
          </w:r>
          <w:r w:rsidRPr="00917410" w:rsidDel="00917410">
            <w:rPr>
              <w:rStyle w:val="Hyperlink"/>
              <w:b w:val="0"/>
              <w:bCs w:val="0"/>
            </w:rPr>
            <w:delText>User Accounts</w:delText>
          </w:r>
          <w:r w:rsidDel="00917410">
            <w:rPr>
              <w:webHidden/>
            </w:rPr>
            <w:tab/>
          </w:r>
        </w:del>
      </w:ins>
      <w:ins w:id="713" w:author="John Clevenger" w:date="2022-12-17T16:24:00Z">
        <w:del w:id="714" w:author="John Buck" w:date="2023-04-11T15:53:00Z">
          <w:r w:rsidR="00F97818" w:rsidDel="00917410">
            <w:rPr>
              <w:webHidden/>
            </w:rPr>
            <w:delText>32</w:delText>
          </w:r>
        </w:del>
      </w:ins>
    </w:p>
    <w:p w14:paraId="26BFD374" w14:textId="0134C2A3" w:rsidR="004D72C9" w:rsidDel="00917410" w:rsidRDefault="004D72C9">
      <w:pPr>
        <w:pStyle w:val="TOC3"/>
        <w:rPr>
          <w:ins w:id="715" w:author="John Clevenger" w:date="2022-12-17T16:15:00Z"/>
          <w:del w:id="716" w:author="John Buck" w:date="2023-04-11T15:53:00Z"/>
          <w:rFonts w:asciiTheme="minorHAnsi" w:eastAsiaTheme="minorEastAsia" w:hAnsiTheme="minorHAnsi" w:cstheme="minorBidi"/>
          <w:sz w:val="22"/>
          <w:szCs w:val="22"/>
        </w:rPr>
      </w:pPr>
      <w:ins w:id="717" w:author="John Clevenger" w:date="2022-12-17T16:15:00Z">
        <w:del w:id="718" w:author="John Buck" w:date="2023-04-11T15:53:00Z">
          <w:r w:rsidRPr="00917410" w:rsidDel="00917410">
            <w:rPr>
              <w:rStyle w:val="Hyperlink"/>
            </w:rPr>
            <w:delText>6.2.1</w:delText>
          </w:r>
          <w:r w:rsidDel="00917410">
            <w:rPr>
              <w:rFonts w:asciiTheme="minorHAnsi" w:eastAsiaTheme="minorEastAsia" w:hAnsiTheme="minorHAnsi" w:cstheme="minorBidi"/>
              <w:sz w:val="22"/>
              <w:szCs w:val="22"/>
            </w:rPr>
            <w:tab/>
          </w:r>
          <w:r w:rsidRPr="00917410" w:rsidDel="00917410">
            <w:rPr>
              <w:rStyle w:val="Hyperlink"/>
            </w:rPr>
            <w:delText>Account Creation</w:delText>
          </w:r>
          <w:r w:rsidDel="00917410">
            <w:rPr>
              <w:webHidden/>
            </w:rPr>
            <w:tab/>
          </w:r>
        </w:del>
      </w:ins>
      <w:ins w:id="719" w:author="John Clevenger" w:date="2022-12-17T16:24:00Z">
        <w:del w:id="720" w:author="John Buck" w:date="2023-04-11T15:53:00Z">
          <w:r w:rsidR="00F97818" w:rsidDel="00917410">
            <w:rPr>
              <w:webHidden/>
            </w:rPr>
            <w:delText>32</w:delText>
          </w:r>
        </w:del>
      </w:ins>
    </w:p>
    <w:p w14:paraId="281FCB74" w14:textId="780A5BB4" w:rsidR="004D72C9" w:rsidDel="00917410" w:rsidRDefault="004D72C9">
      <w:pPr>
        <w:pStyle w:val="TOC3"/>
        <w:rPr>
          <w:ins w:id="721" w:author="John Clevenger" w:date="2022-12-17T16:15:00Z"/>
          <w:del w:id="722" w:author="John Buck" w:date="2023-04-11T15:53:00Z"/>
          <w:rFonts w:asciiTheme="minorHAnsi" w:eastAsiaTheme="minorEastAsia" w:hAnsiTheme="minorHAnsi" w:cstheme="minorBidi"/>
          <w:sz w:val="22"/>
          <w:szCs w:val="22"/>
        </w:rPr>
      </w:pPr>
      <w:ins w:id="723" w:author="John Clevenger" w:date="2022-12-17T16:15:00Z">
        <w:del w:id="724" w:author="John Buck" w:date="2023-04-11T15:53:00Z">
          <w:r w:rsidRPr="00917410" w:rsidDel="00917410">
            <w:rPr>
              <w:rStyle w:val="Hyperlink"/>
            </w:rPr>
            <w:delText>6.2.2</w:delText>
          </w:r>
          <w:r w:rsidDel="00917410">
            <w:rPr>
              <w:rFonts w:asciiTheme="minorHAnsi" w:eastAsiaTheme="minorEastAsia" w:hAnsiTheme="minorHAnsi" w:cstheme="minorBidi"/>
              <w:sz w:val="22"/>
              <w:szCs w:val="22"/>
            </w:rPr>
            <w:tab/>
          </w:r>
          <w:r w:rsidRPr="00917410" w:rsidDel="00917410">
            <w:rPr>
              <w:rStyle w:val="Hyperlink"/>
            </w:rPr>
            <w:delText>Account Names and Passwords</w:delText>
          </w:r>
          <w:r w:rsidDel="00917410">
            <w:rPr>
              <w:webHidden/>
            </w:rPr>
            <w:tab/>
          </w:r>
        </w:del>
      </w:ins>
      <w:ins w:id="725" w:author="John Clevenger" w:date="2022-12-17T16:24:00Z">
        <w:del w:id="726" w:author="John Buck" w:date="2023-04-11T15:53:00Z">
          <w:r w:rsidR="00F97818" w:rsidDel="00917410">
            <w:rPr>
              <w:webHidden/>
            </w:rPr>
            <w:delText>33</w:delText>
          </w:r>
        </w:del>
      </w:ins>
    </w:p>
    <w:p w14:paraId="66CCF176" w14:textId="00844242" w:rsidR="004D72C9" w:rsidDel="00917410" w:rsidRDefault="004D72C9">
      <w:pPr>
        <w:pStyle w:val="TOC3"/>
        <w:rPr>
          <w:ins w:id="727" w:author="John Clevenger" w:date="2022-12-17T16:15:00Z"/>
          <w:del w:id="728" w:author="John Buck" w:date="2023-04-11T15:53:00Z"/>
          <w:rFonts w:asciiTheme="minorHAnsi" w:eastAsiaTheme="minorEastAsia" w:hAnsiTheme="minorHAnsi" w:cstheme="minorBidi"/>
          <w:sz w:val="22"/>
          <w:szCs w:val="22"/>
        </w:rPr>
      </w:pPr>
      <w:ins w:id="729" w:author="John Clevenger" w:date="2022-12-17T16:15:00Z">
        <w:del w:id="730" w:author="John Buck" w:date="2023-04-11T15:53:00Z">
          <w:r w:rsidRPr="00917410" w:rsidDel="00917410">
            <w:rPr>
              <w:rStyle w:val="Hyperlink"/>
            </w:rPr>
            <w:delText>6.2.3</w:delText>
          </w:r>
          <w:r w:rsidDel="00917410">
            <w:rPr>
              <w:rFonts w:asciiTheme="minorHAnsi" w:eastAsiaTheme="minorEastAsia" w:hAnsiTheme="minorHAnsi" w:cstheme="minorBidi"/>
              <w:sz w:val="22"/>
              <w:szCs w:val="22"/>
            </w:rPr>
            <w:tab/>
          </w:r>
          <w:r w:rsidRPr="00917410" w:rsidDel="00917410">
            <w:rPr>
              <w:rStyle w:val="Hyperlink"/>
            </w:rPr>
            <w:delText>Loading Account Data</w:delText>
          </w:r>
          <w:r w:rsidDel="00917410">
            <w:rPr>
              <w:webHidden/>
            </w:rPr>
            <w:tab/>
          </w:r>
        </w:del>
      </w:ins>
      <w:ins w:id="731" w:author="John Clevenger" w:date="2022-12-17T16:24:00Z">
        <w:del w:id="732" w:author="John Buck" w:date="2023-04-11T15:53:00Z">
          <w:r w:rsidR="00F97818" w:rsidDel="00917410">
            <w:rPr>
              <w:webHidden/>
            </w:rPr>
            <w:delText>36</w:delText>
          </w:r>
        </w:del>
      </w:ins>
    </w:p>
    <w:p w14:paraId="5F583147" w14:textId="03876704" w:rsidR="004D72C9" w:rsidDel="00917410" w:rsidRDefault="004D72C9">
      <w:pPr>
        <w:pStyle w:val="TOC3"/>
        <w:rPr>
          <w:ins w:id="733" w:author="John Clevenger" w:date="2022-12-17T16:15:00Z"/>
          <w:del w:id="734" w:author="John Buck" w:date="2023-04-11T15:53:00Z"/>
          <w:rFonts w:asciiTheme="minorHAnsi" w:eastAsiaTheme="minorEastAsia" w:hAnsiTheme="minorHAnsi" w:cstheme="minorBidi"/>
          <w:sz w:val="22"/>
          <w:szCs w:val="22"/>
        </w:rPr>
      </w:pPr>
      <w:ins w:id="735" w:author="John Clevenger" w:date="2022-12-17T16:15:00Z">
        <w:del w:id="736" w:author="John Buck" w:date="2023-04-11T15:53:00Z">
          <w:r w:rsidRPr="00917410" w:rsidDel="00917410">
            <w:rPr>
              <w:rStyle w:val="Hyperlink"/>
            </w:rPr>
            <w:delText>6.2.4</w:delText>
          </w:r>
          <w:r w:rsidDel="00917410">
            <w:rPr>
              <w:rFonts w:asciiTheme="minorHAnsi" w:eastAsiaTheme="minorEastAsia" w:hAnsiTheme="minorHAnsi" w:cstheme="minorBidi"/>
              <w:sz w:val="22"/>
              <w:szCs w:val="22"/>
            </w:rPr>
            <w:tab/>
          </w:r>
          <w:r w:rsidRPr="00917410" w:rsidDel="00917410">
            <w:rPr>
              <w:rStyle w:val="Hyperlink"/>
            </w:rPr>
            <w:delText>Importing ICPC Data</w:delText>
          </w:r>
          <w:r w:rsidDel="00917410">
            <w:rPr>
              <w:webHidden/>
            </w:rPr>
            <w:tab/>
          </w:r>
        </w:del>
      </w:ins>
      <w:ins w:id="737" w:author="John Clevenger" w:date="2022-12-17T16:24:00Z">
        <w:del w:id="738" w:author="John Buck" w:date="2023-04-11T15:53:00Z">
          <w:r w:rsidR="00F97818" w:rsidDel="00917410">
            <w:rPr>
              <w:webHidden/>
            </w:rPr>
            <w:delText>37</w:delText>
          </w:r>
        </w:del>
      </w:ins>
    </w:p>
    <w:p w14:paraId="556762D5" w14:textId="4BF8B4ED" w:rsidR="004D72C9" w:rsidDel="00917410" w:rsidRDefault="004D72C9" w:rsidP="00F97818">
      <w:pPr>
        <w:pStyle w:val="TOC2"/>
        <w:rPr>
          <w:ins w:id="739" w:author="John Clevenger" w:date="2022-12-17T16:15:00Z"/>
          <w:del w:id="740" w:author="John Buck" w:date="2023-04-11T15:53:00Z"/>
          <w:rFonts w:asciiTheme="minorHAnsi" w:eastAsiaTheme="minorEastAsia" w:hAnsiTheme="minorHAnsi" w:cstheme="minorBidi"/>
          <w:sz w:val="22"/>
          <w:szCs w:val="22"/>
        </w:rPr>
      </w:pPr>
      <w:ins w:id="741" w:author="John Clevenger" w:date="2022-12-17T16:15:00Z">
        <w:del w:id="742" w:author="John Buck" w:date="2023-04-11T15:53:00Z">
          <w:r w:rsidRPr="00917410" w:rsidDel="00917410">
            <w:rPr>
              <w:rStyle w:val="Hyperlink"/>
              <w:b w:val="0"/>
              <w:bCs w:val="0"/>
            </w:rPr>
            <w:delText>6.3</w:delText>
          </w:r>
          <w:r w:rsidDel="00917410">
            <w:rPr>
              <w:rFonts w:asciiTheme="minorHAnsi" w:eastAsiaTheme="minorEastAsia" w:hAnsiTheme="minorHAnsi" w:cstheme="minorBidi"/>
              <w:sz w:val="22"/>
              <w:szCs w:val="22"/>
            </w:rPr>
            <w:tab/>
          </w:r>
          <w:r w:rsidRPr="00917410" w:rsidDel="00917410">
            <w:rPr>
              <w:rStyle w:val="Hyperlink"/>
              <w:b w:val="0"/>
              <w:bCs w:val="0"/>
            </w:rPr>
            <w:delText>Contest Problems</w:delText>
          </w:r>
          <w:r w:rsidDel="00917410">
            <w:rPr>
              <w:webHidden/>
            </w:rPr>
            <w:tab/>
          </w:r>
        </w:del>
      </w:ins>
      <w:ins w:id="743" w:author="John Clevenger" w:date="2022-12-17T16:24:00Z">
        <w:del w:id="744" w:author="John Buck" w:date="2023-04-11T15:53:00Z">
          <w:r w:rsidR="00F97818" w:rsidDel="00917410">
            <w:rPr>
              <w:webHidden/>
            </w:rPr>
            <w:delText>38</w:delText>
          </w:r>
        </w:del>
      </w:ins>
    </w:p>
    <w:p w14:paraId="7A4770BF" w14:textId="3510CC17" w:rsidR="004D72C9" w:rsidDel="00917410" w:rsidRDefault="004D72C9">
      <w:pPr>
        <w:pStyle w:val="TOC3"/>
        <w:rPr>
          <w:ins w:id="745" w:author="John Clevenger" w:date="2022-12-17T16:15:00Z"/>
          <w:del w:id="746" w:author="John Buck" w:date="2023-04-11T15:53:00Z"/>
          <w:rFonts w:asciiTheme="minorHAnsi" w:eastAsiaTheme="minorEastAsia" w:hAnsiTheme="minorHAnsi" w:cstheme="minorBidi"/>
          <w:sz w:val="22"/>
          <w:szCs w:val="22"/>
        </w:rPr>
      </w:pPr>
      <w:ins w:id="747" w:author="John Clevenger" w:date="2022-12-17T16:15:00Z">
        <w:del w:id="748" w:author="John Buck" w:date="2023-04-11T15:53:00Z">
          <w:r w:rsidRPr="00917410" w:rsidDel="00917410">
            <w:rPr>
              <w:rStyle w:val="Hyperlink"/>
            </w:rPr>
            <w:delText>6.3.1</w:delText>
          </w:r>
          <w:r w:rsidDel="00917410">
            <w:rPr>
              <w:rFonts w:asciiTheme="minorHAnsi" w:eastAsiaTheme="minorEastAsia" w:hAnsiTheme="minorHAnsi" w:cstheme="minorBidi"/>
              <w:sz w:val="22"/>
              <w:szCs w:val="22"/>
            </w:rPr>
            <w:tab/>
          </w:r>
          <w:r w:rsidRPr="00917410" w:rsidDel="00917410">
            <w:rPr>
              <w:rStyle w:val="Hyperlink"/>
            </w:rPr>
            <w:delText>Defining a Problem</w:delText>
          </w:r>
          <w:r w:rsidDel="00917410">
            <w:rPr>
              <w:webHidden/>
            </w:rPr>
            <w:tab/>
          </w:r>
        </w:del>
      </w:ins>
      <w:ins w:id="749" w:author="John Clevenger" w:date="2022-12-17T16:24:00Z">
        <w:del w:id="750" w:author="John Buck" w:date="2023-04-11T15:53:00Z">
          <w:r w:rsidR="00F97818" w:rsidDel="00917410">
            <w:rPr>
              <w:webHidden/>
            </w:rPr>
            <w:delText>38</w:delText>
          </w:r>
        </w:del>
      </w:ins>
    </w:p>
    <w:p w14:paraId="21BD5AC1" w14:textId="3081A2DE" w:rsidR="004D72C9" w:rsidDel="00917410" w:rsidRDefault="004D72C9">
      <w:pPr>
        <w:pStyle w:val="TOC3"/>
        <w:rPr>
          <w:ins w:id="751" w:author="John Clevenger" w:date="2022-12-17T16:15:00Z"/>
          <w:del w:id="752" w:author="John Buck" w:date="2023-04-11T15:53:00Z"/>
          <w:rFonts w:asciiTheme="minorHAnsi" w:eastAsiaTheme="minorEastAsia" w:hAnsiTheme="minorHAnsi" w:cstheme="minorBidi"/>
          <w:sz w:val="22"/>
          <w:szCs w:val="22"/>
        </w:rPr>
      </w:pPr>
      <w:ins w:id="753" w:author="John Clevenger" w:date="2022-12-17T16:15:00Z">
        <w:del w:id="754" w:author="John Buck" w:date="2023-04-11T15:53:00Z">
          <w:r w:rsidRPr="00917410" w:rsidDel="00917410">
            <w:rPr>
              <w:rStyle w:val="Hyperlink"/>
            </w:rPr>
            <w:delText>6.3.2</w:delText>
          </w:r>
          <w:r w:rsidDel="00917410">
            <w:rPr>
              <w:rFonts w:asciiTheme="minorHAnsi" w:eastAsiaTheme="minorEastAsia" w:hAnsiTheme="minorHAnsi" w:cstheme="minorBidi"/>
              <w:sz w:val="22"/>
              <w:szCs w:val="22"/>
            </w:rPr>
            <w:tab/>
          </w:r>
          <w:r w:rsidRPr="00917410" w:rsidDel="00917410">
            <w:rPr>
              <w:rStyle w:val="Hyperlink"/>
            </w:rPr>
            <w:delText>Multiple Test Data Files</w:delText>
          </w:r>
          <w:r w:rsidDel="00917410">
            <w:rPr>
              <w:webHidden/>
            </w:rPr>
            <w:tab/>
          </w:r>
        </w:del>
      </w:ins>
      <w:ins w:id="755" w:author="John Clevenger" w:date="2022-12-17T16:24:00Z">
        <w:del w:id="756" w:author="John Buck" w:date="2023-04-11T15:53:00Z">
          <w:r w:rsidR="00F97818" w:rsidDel="00917410">
            <w:rPr>
              <w:webHidden/>
            </w:rPr>
            <w:delText>42</w:delText>
          </w:r>
        </w:del>
      </w:ins>
    </w:p>
    <w:p w14:paraId="784F7241" w14:textId="4188CF07" w:rsidR="004D72C9" w:rsidDel="00917410" w:rsidRDefault="004D72C9">
      <w:pPr>
        <w:pStyle w:val="TOC3"/>
        <w:rPr>
          <w:ins w:id="757" w:author="John Clevenger" w:date="2022-12-17T16:15:00Z"/>
          <w:del w:id="758" w:author="John Buck" w:date="2023-04-11T15:53:00Z"/>
          <w:rFonts w:asciiTheme="minorHAnsi" w:eastAsiaTheme="minorEastAsia" w:hAnsiTheme="minorHAnsi" w:cstheme="minorBidi"/>
          <w:sz w:val="22"/>
          <w:szCs w:val="22"/>
        </w:rPr>
      </w:pPr>
      <w:ins w:id="759" w:author="John Clevenger" w:date="2022-12-17T16:15:00Z">
        <w:del w:id="760" w:author="John Buck" w:date="2023-04-11T15:53:00Z">
          <w:r w:rsidRPr="00917410" w:rsidDel="00917410">
            <w:rPr>
              <w:rStyle w:val="Hyperlink"/>
            </w:rPr>
            <w:delText>6.3.3</w:delText>
          </w:r>
          <w:r w:rsidDel="00917410">
            <w:rPr>
              <w:rFonts w:asciiTheme="minorHAnsi" w:eastAsiaTheme="minorEastAsia" w:hAnsiTheme="minorHAnsi" w:cstheme="minorBidi"/>
              <w:sz w:val="22"/>
              <w:szCs w:val="22"/>
            </w:rPr>
            <w:tab/>
          </w:r>
          <w:r w:rsidRPr="00917410" w:rsidDel="00917410">
            <w:rPr>
              <w:rStyle w:val="Hyperlink"/>
            </w:rPr>
            <w:delText>Defining Judging Type</w:delText>
          </w:r>
          <w:r w:rsidDel="00917410">
            <w:rPr>
              <w:webHidden/>
            </w:rPr>
            <w:tab/>
          </w:r>
        </w:del>
      </w:ins>
      <w:ins w:id="761" w:author="John Clevenger" w:date="2022-12-17T16:24:00Z">
        <w:del w:id="762" w:author="John Buck" w:date="2023-04-11T15:53:00Z">
          <w:r w:rsidR="00F97818" w:rsidDel="00917410">
            <w:rPr>
              <w:webHidden/>
            </w:rPr>
            <w:delText>44</w:delText>
          </w:r>
        </w:del>
      </w:ins>
    </w:p>
    <w:p w14:paraId="1ADF2725" w14:textId="0D65A0F9" w:rsidR="004D72C9" w:rsidDel="00917410" w:rsidRDefault="004D72C9">
      <w:pPr>
        <w:pStyle w:val="TOC3"/>
        <w:rPr>
          <w:ins w:id="763" w:author="John Clevenger" w:date="2022-12-17T16:15:00Z"/>
          <w:del w:id="764" w:author="John Buck" w:date="2023-04-11T15:53:00Z"/>
          <w:rFonts w:asciiTheme="minorHAnsi" w:eastAsiaTheme="minorEastAsia" w:hAnsiTheme="minorHAnsi" w:cstheme="minorBidi"/>
          <w:sz w:val="22"/>
          <w:szCs w:val="22"/>
        </w:rPr>
      </w:pPr>
      <w:ins w:id="765" w:author="John Clevenger" w:date="2022-12-17T16:15:00Z">
        <w:del w:id="766" w:author="John Buck" w:date="2023-04-11T15:53:00Z">
          <w:r w:rsidRPr="00917410" w:rsidDel="00917410">
            <w:rPr>
              <w:rStyle w:val="Hyperlink"/>
            </w:rPr>
            <w:delText>6.3.4</w:delText>
          </w:r>
          <w:r w:rsidDel="00917410">
            <w:rPr>
              <w:rFonts w:asciiTheme="minorHAnsi" w:eastAsiaTheme="minorEastAsia" w:hAnsiTheme="minorHAnsi" w:cstheme="minorBidi"/>
              <w:sz w:val="22"/>
              <w:szCs w:val="22"/>
            </w:rPr>
            <w:tab/>
          </w:r>
          <w:r w:rsidRPr="00917410" w:rsidDel="00917410">
            <w:rPr>
              <w:rStyle w:val="Hyperlink"/>
            </w:rPr>
            <w:delText>Assigning  Auto Judging to Judge modules</w:delText>
          </w:r>
          <w:r w:rsidDel="00917410">
            <w:rPr>
              <w:webHidden/>
            </w:rPr>
            <w:tab/>
          </w:r>
        </w:del>
      </w:ins>
      <w:ins w:id="767" w:author="John Clevenger" w:date="2022-12-17T16:24:00Z">
        <w:del w:id="768" w:author="John Buck" w:date="2023-04-11T15:53:00Z">
          <w:r w:rsidR="00F97818" w:rsidDel="00917410">
            <w:rPr>
              <w:webHidden/>
            </w:rPr>
            <w:delText>45</w:delText>
          </w:r>
        </w:del>
      </w:ins>
    </w:p>
    <w:p w14:paraId="7DED6FE8" w14:textId="6AE69E37" w:rsidR="004D72C9" w:rsidDel="00917410" w:rsidRDefault="004D72C9" w:rsidP="00F97818">
      <w:pPr>
        <w:pStyle w:val="TOC2"/>
        <w:rPr>
          <w:ins w:id="769" w:author="John Clevenger" w:date="2022-12-17T16:15:00Z"/>
          <w:del w:id="770" w:author="John Buck" w:date="2023-04-11T15:53:00Z"/>
          <w:rFonts w:asciiTheme="minorHAnsi" w:eastAsiaTheme="minorEastAsia" w:hAnsiTheme="minorHAnsi" w:cstheme="minorBidi"/>
          <w:sz w:val="22"/>
          <w:szCs w:val="22"/>
        </w:rPr>
      </w:pPr>
      <w:ins w:id="771" w:author="John Clevenger" w:date="2022-12-17T16:15:00Z">
        <w:del w:id="772" w:author="John Buck" w:date="2023-04-11T15:53:00Z">
          <w:r w:rsidRPr="00917410" w:rsidDel="00917410">
            <w:rPr>
              <w:rStyle w:val="Hyperlink"/>
              <w:b w:val="0"/>
              <w:bCs w:val="0"/>
            </w:rPr>
            <w:delText>6.4</w:delText>
          </w:r>
          <w:r w:rsidDel="00917410">
            <w:rPr>
              <w:rFonts w:asciiTheme="minorHAnsi" w:eastAsiaTheme="minorEastAsia" w:hAnsiTheme="minorHAnsi" w:cstheme="minorBidi"/>
              <w:sz w:val="22"/>
              <w:szCs w:val="22"/>
            </w:rPr>
            <w:tab/>
          </w:r>
          <w:r w:rsidRPr="00917410" w:rsidDel="00917410">
            <w:rPr>
              <w:rStyle w:val="Hyperlink"/>
              <w:b w:val="0"/>
              <w:bCs w:val="0"/>
            </w:rPr>
            <w:delText>Contest  Languages</w:delText>
          </w:r>
          <w:r w:rsidDel="00917410">
            <w:rPr>
              <w:webHidden/>
            </w:rPr>
            <w:tab/>
          </w:r>
        </w:del>
      </w:ins>
      <w:ins w:id="773" w:author="John Clevenger" w:date="2022-12-17T16:24:00Z">
        <w:del w:id="774" w:author="John Buck" w:date="2023-04-11T15:53:00Z">
          <w:r w:rsidR="00F97818" w:rsidDel="00917410">
            <w:rPr>
              <w:webHidden/>
            </w:rPr>
            <w:delText>49</w:delText>
          </w:r>
        </w:del>
      </w:ins>
    </w:p>
    <w:p w14:paraId="18EB23B3" w14:textId="0DEAF000" w:rsidR="004D72C9" w:rsidDel="00917410" w:rsidRDefault="004D72C9">
      <w:pPr>
        <w:pStyle w:val="TOC3"/>
        <w:rPr>
          <w:ins w:id="775" w:author="John Clevenger" w:date="2022-12-17T16:15:00Z"/>
          <w:del w:id="776" w:author="John Buck" w:date="2023-04-11T15:53:00Z"/>
          <w:rFonts w:asciiTheme="minorHAnsi" w:eastAsiaTheme="minorEastAsia" w:hAnsiTheme="minorHAnsi" w:cstheme="minorBidi"/>
          <w:sz w:val="22"/>
          <w:szCs w:val="22"/>
        </w:rPr>
      </w:pPr>
      <w:ins w:id="777" w:author="John Clevenger" w:date="2022-12-17T16:15:00Z">
        <w:del w:id="778" w:author="John Buck" w:date="2023-04-11T15:53:00Z">
          <w:r w:rsidRPr="00917410" w:rsidDel="00917410">
            <w:rPr>
              <w:rStyle w:val="Hyperlink"/>
            </w:rPr>
            <w:delText>6.4.1</w:delText>
          </w:r>
          <w:r w:rsidDel="00917410">
            <w:rPr>
              <w:rFonts w:asciiTheme="minorHAnsi" w:eastAsiaTheme="minorEastAsia" w:hAnsiTheme="minorHAnsi" w:cstheme="minorBidi"/>
              <w:sz w:val="22"/>
              <w:szCs w:val="22"/>
            </w:rPr>
            <w:tab/>
          </w:r>
          <w:r w:rsidRPr="00917410" w:rsidDel="00917410">
            <w:rPr>
              <w:rStyle w:val="Hyperlink"/>
            </w:rPr>
            <w:delText>Defining a Language</w:delText>
          </w:r>
          <w:r w:rsidDel="00917410">
            <w:rPr>
              <w:webHidden/>
            </w:rPr>
            <w:tab/>
          </w:r>
        </w:del>
      </w:ins>
      <w:ins w:id="779" w:author="John Clevenger" w:date="2022-12-17T16:24:00Z">
        <w:del w:id="780" w:author="John Buck" w:date="2023-04-11T15:53:00Z">
          <w:r w:rsidR="00F97818" w:rsidDel="00917410">
            <w:rPr>
              <w:webHidden/>
            </w:rPr>
            <w:delText>49</w:delText>
          </w:r>
        </w:del>
      </w:ins>
    </w:p>
    <w:p w14:paraId="0FC54CCB" w14:textId="02E80693" w:rsidR="004D72C9" w:rsidDel="00917410" w:rsidRDefault="004D72C9">
      <w:pPr>
        <w:pStyle w:val="TOC3"/>
        <w:rPr>
          <w:ins w:id="781" w:author="John Clevenger" w:date="2022-12-17T16:15:00Z"/>
          <w:del w:id="782" w:author="John Buck" w:date="2023-04-11T15:53:00Z"/>
          <w:rFonts w:asciiTheme="minorHAnsi" w:eastAsiaTheme="minorEastAsia" w:hAnsiTheme="minorHAnsi" w:cstheme="minorBidi"/>
          <w:sz w:val="22"/>
          <w:szCs w:val="22"/>
        </w:rPr>
      </w:pPr>
      <w:ins w:id="783" w:author="John Clevenger" w:date="2022-12-17T16:15:00Z">
        <w:del w:id="784" w:author="John Buck" w:date="2023-04-11T15:53:00Z">
          <w:r w:rsidRPr="00917410" w:rsidDel="00917410">
            <w:rPr>
              <w:rStyle w:val="Hyperlink"/>
            </w:rPr>
            <w:delText>6.4.2</w:delText>
          </w:r>
          <w:r w:rsidDel="00917410">
            <w:rPr>
              <w:rFonts w:asciiTheme="minorHAnsi" w:eastAsiaTheme="minorEastAsia" w:hAnsiTheme="minorHAnsi" w:cstheme="minorBidi"/>
              <w:sz w:val="22"/>
              <w:szCs w:val="22"/>
            </w:rPr>
            <w:tab/>
          </w:r>
          <w:r w:rsidRPr="00917410" w:rsidDel="00917410">
            <w:rPr>
              <w:rStyle w:val="Hyperlink"/>
            </w:rPr>
            <w:delText>Command Parameter Substitutions</w:delText>
          </w:r>
          <w:r w:rsidDel="00917410">
            <w:rPr>
              <w:webHidden/>
            </w:rPr>
            <w:tab/>
          </w:r>
        </w:del>
      </w:ins>
      <w:ins w:id="785" w:author="John Clevenger" w:date="2022-12-17T16:24:00Z">
        <w:del w:id="786" w:author="John Buck" w:date="2023-04-11T15:53:00Z">
          <w:r w:rsidR="00F97818" w:rsidDel="00917410">
            <w:rPr>
              <w:webHidden/>
            </w:rPr>
            <w:delText>52</w:delText>
          </w:r>
        </w:del>
      </w:ins>
    </w:p>
    <w:p w14:paraId="1F1FB528" w14:textId="2601B28C" w:rsidR="004D72C9" w:rsidDel="00917410" w:rsidRDefault="004D72C9">
      <w:pPr>
        <w:pStyle w:val="TOC3"/>
        <w:rPr>
          <w:ins w:id="787" w:author="John Clevenger" w:date="2022-12-17T16:15:00Z"/>
          <w:del w:id="788" w:author="John Buck" w:date="2023-04-11T15:53:00Z"/>
          <w:rFonts w:asciiTheme="minorHAnsi" w:eastAsiaTheme="minorEastAsia" w:hAnsiTheme="minorHAnsi" w:cstheme="minorBidi"/>
          <w:sz w:val="22"/>
          <w:szCs w:val="22"/>
        </w:rPr>
      </w:pPr>
      <w:ins w:id="789" w:author="John Clevenger" w:date="2022-12-17T16:15:00Z">
        <w:del w:id="790" w:author="John Buck" w:date="2023-04-11T15:53:00Z">
          <w:r w:rsidRPr="00917410" w:rsidDel="00917410">
            <w:rPr>
              <w:rStyle w:val="Hyperlink"/>
            </w:rPr>
            <w:delText>6.4.3</w:delText>
          </w:r>
          <w:r w:rsidDel="00917410">
            <w:rPr>
              <w:rFonts w:asciiTheme="minorHAnsi" w:eastAsiaTheme="minorEastAsia" w:hAnsiTheme="minorHAnsi" w:cstheme="minorBidi"/>
              <w:sz w:val="22"/>
              <w:szCs w:val="22"/>
            </w:rPr>
            <w:tab/>
          </w:r>
          <w:r w:rsidRPr="00917410" w:rsidDel="00917410">
            <w:rPr>
              <w:rStyle w:val="Hyperlink"/>
            </w:rPr>
            <w:delText>Language  Definition  Examples</w:delText>
          </w:r>
          <w:r w:rsidDel="00917410">
            <w:rPr>
              <w:webHidden/>
            </w:rPr>
            <w:tab/>
          </w:r>
        </w:del>
      </w:ins>
      <w:ins w:id="791" w:author="John Clevenger" w:date="2022-12-17T16:24:00Z">
        <w:del w:id="792" w:author="John Buck" w:date="2023-04-11T15:53:00Z">
          <w:r w:rsidR="00F97818" w:rsidDel="00917410">
            <w:rPr>
              <w:webHidden/>
            </w:rPr>
            <w:delText>52</w:delText>
          </w:r>
        </w:del>
      </w:ins>
    </w:p>
    <w:p w14:paraId="1E7575DB" w14:textId="58D03D3E" w:rsidR="004D72C9" w:rsidDel="00917410" w:rsidRDefault="004D72C9">
      <w:pPr>
        <w:pStyle w:val="TOC3"/>
        <w:rPr>
          <w:ins w:id="793" w:author="John Clevenger" w:date="2022-12-17T16:15:00Z"/>
          <w:del w:id="794" w:author="John Buck" w:date="2023-04-11T15:53:00Z"/>
          <w:rFonts w:asciiTheme="minorHAnsi" w:eastAsiaTheme="minorEastAsia" w:hAnsiTheme="minorHAnsi" w:cstheme="minorBidi"/>
          <w:sz w:val="22"/>
          <w:szCs w:val="22"/>
        </w:rPr>
      </w:pPr>
      <w:ins w:id="795" w:author="John Clevenger" w:date="2022-12-17T16:15:00Z">
        <w:del w:id="796" w:author="John Buck" w:date="2023-04-11T15:53:00Z">
          <w:r w:rsidRPr="00917410" w:rsidDel="00917410">
            <w:rPr>
              <w:rStyle w:val="Hyperlink"/>
            </w:rPr>
            <w:delText>6.4.4</w:delText>
          </w:r>
          <w:r w:rsidDel="00917410">
            <w:rPr>
              <w:rFonts w:asciiTheme="minorHAnsi" w:eastAsiaTheme="minorEastAsia" w:hAnsiTheme="minorHAnsi" w:cstheme="minorBidi"/>
              <w:sz w:val="22"/>
              <w:szCs w:val="22"/>
            </w:rPr>
            <w:tab/>
          </w:r>
          <w:r w:rsidRPr="00917410" w:rsidDel="00917410">
            <w:rPr>
              <w:rStyle w:val="Hyperlink"/>
            </w:rPr>
            <w:delText>Language  Definitions In Multi-Site Contests</w:delText>
          </w:r>
          <w:r w:rsidDel="00917410">
            <w:rPr>
              <w:webHidden/>
            </w:rPr>
            <w:tab/>
          </w:r>
        </w:del>
      </w:ins>
      <w:ins w:id="797" w:author="John Clevenger" w:date="2022-12-17T16:24:00Z">
        <w:del w:id="798" w:author="John Buck" w:date="2023-04-11T15:53:00Z">
          <w:r w:rsidR="00F97818" w:rsidDel="00917410">
            <w:rPr>
              <w:webHidden/>
            </w:rPr>
            <w:delText>54</w:delText>
          </w:r>
        </w:del>
      </w:ins>
    </w:p>
    <w:p w14:paraId="1B37207D" w14:textId="4FFF323E" w:rsidR="004D72C9" w:rsidDel="00917410" w:rsidRDefault="004D72C9" w:rsidP="00F97818">
      <w:pPr>
        <w:pStyle w:val="TOC2"/>
        <w:rPr>
          <w:ins w:id="799" w:author="John Clevenger" w:date="2022-12-17T16:15:00Z"/>
          <w:del w:id="800" w:author="John Buck" w:date="2023-04-11T15:53:00Z"/>
          <w:rFonts w:asciiTheme="minorHAnsi" w:eastAsiaTheme="minorEastAsia" w:hAnsiTheme="minorHAnsi" w:cstheme="minorBidi"/>
          <w:sz w:val="22"/>
          <w:szCs w:val="22"/>
        </w:rPr>
      </w:pPr>
      <w:ins w:id="801" w:author="John Clevenger" w:date="2022-12-17T16:15:00Z">
        <w:del w:id="802" w:author="John Buck" w:date="2023-04-11T15:53:00Z">
          <w:r w:rsidRPr="00917410" w:rsidDel="00917410">
            <w:rPr>
              <w:rStyle w:val="Hyperlink"/>
              <w:b w:val="0"/>
              <w:bCs w:val="0"/>
            </w:rPr>
            <w:delText>6.5</w:delText>
          </w:r>
          <w:r w:rsidDel="00917410">
            <w:rPr>
              <w:rFonts w:asciiTheme="minorHAnsi" w:eastAsiaTheme="minorEastAsia" w:hAnsiTheme="minorHAnsi" w:cstheme="minorBidi"/>
              <w:sz w:val="22"/>
              <w:szCs w:val="22"/>
            </w:rPr>
            <w:tab/>
          </w:r>
          <w:r w:rsidRPr="00917410" w:rsidDel="00917410">
            <w:rPr>
              <w:rStyle w:val="Hyperlink"/>
              <w:b w:val="0"/>
              <w:bCs w:val="0"/>
            </w:rPr>
            <w:delText>Contest  Judgments</w:delText>
          </w:r>
          <w:r w:rsidDel="00917410">
            <w:rPr>
              <w:webHidden/>
            </w:rPr>
            <w:tab/>
          </w:r>
        </w:del>
      </w:ins>
      <w:ins w:id="803" w:author="John Clevenger" w:date="2022-12-17T16:24:00Z">
        <w:del w:id="804" w:author="John Buck" w:date="2023-04-11T15:53:00Z">
          <w:r w:rsidR="00F97818" w:rsidDel="00917410">
            <w:rPr>
              <w:webHidden/>
            </w:rPr>
            <w:delText>56</w:delText>
          </w:r>
        </w:del>
      </w:ins>
    </w:p>
    <w:p w14:paraId="2CE60B4A" w14:textId="7D8DD96E" w:rsidR="004D72C9" w:rsidDel="00917410" w:rsidRDefault="004D72C9">
      <w:pPr>
        <w:pStyle w:val="TOC3"/>
        <w:rPr>
          <w:ins w:id="805" w:author="John Clevenger" w:date="2022-12-17T16:15:00Z"/>
          <w:del w:id="806" w:author="John Buck" w:date="2023-04-11T15:53:00Z"/>
          <w:rFonts w:asciiTheme="minorHAnsi" w:eastAsiaTheme="minorEastAsia" w:hAnsiTheme="minorHAnsi" w:cstheme="minorBidi"/>
          <w:sz w:val="22"/>
          <w:szCs w:val="22"/>
        </w:rPr>
      </w:pPr>
      <w:ins w:id="807" w:author="John Clevenger" w:date="2022-12-17T16:15:00Z">
        <w:del w:id="808" w:author="John Buck" w:date="2023-04-11T15:53:00Z">
          <w:r w:rsidRPr="00917410" w:rsidDel="00917410">
            <w:rPr>
              <w:rStyle w:val="Hyperlink"/>
            </w:rPr>
            <w:delText>6.5.1</w:delText>
          </w:r>
          <w:r w:rsidDel="00917410">
            <w:rPr>
              <w:rFonts w:asciiTheme="minorHAnsi" w:eastAsiaTheme="minorEastAsia" w:hAnsiTheme="minorHAnsi" w:cstheme="minorBidi"/>
              <w:sz w:val="22"/>
              <w:szCs w:val="22"/>
            </w:rPr>
            <w:tab/>
          </w:r>
          <w:r w:rsidRPr="00917410" w:rsidDel="00917410">
            <w:rPr>
              <w:rStyle w:val="Hyperlink"/>
            </w:rPr>
            <w:delText>Defining a New Judgment</w:delText>
          </w:r>
          <w:r w:rsidDel="00917410">
            <w:rPr>
              <w:webHidden/>
            </w:rPr>
            <w:tab/>
          </w:r>
        </w:del>
      </w:ins>
      <w:ins w:id="809" w:author="John Clevenger" w:date="2022-12-17T16:24:00Z">
        <w:del w:id="810" w:author="John Buck" w:date="2023-04-11T15:53:00Z">
          <w:r w:rsidR="00F97818" w:rsidDel="00917410">
            <w:rPr>
              <w:webHidden/>
            </w:rPr>
            <w:delText>56</w:delText>
          </w:r>
        </w:del>
      </w:ins>
    </w:p>
    <w:p w14:paraId="104BF259" w14:textId="325BFB45" w:rsidR="004D72C9" w:rsidDel="00917410" w:rsidRDefault="004D72C9">
      <w:pPr>
        <w:pStyle w:val="TOC3"/>
        <w:rPr>
          <w:ins w:id="811" w:author="John Clevenger" w:date="2022-12-17T16:15:00Z"/>
          <w:del w:id="812" w:author="John Buck" w:date="2023-04-11T15:53:00Z"/>
          <w:rFonts w:asciiTheme="minorHAnsi" w:eastAsiaTheme="minorEastAsia" w:hAnsiTheme="minorHAnsi" w:cstheme="minorBidi"/>
          <w:sz w:val="22"/>
          <w:szCs w:val="22"/>
        </w:rPr>
      </w:pPr>
      <w:ins w:id="813" w:author="John Clevenger" w:date="2022-12-17T16:15:00Z">
        <w:del w:id="814" w:author="John Buck" w:date="2023-04-11T15:53:00Z">
          <w:r w:rsidRPr="00917410" w:rsidDel="00917410">
            <w:rPr>
              <w:rStyle w:val="Hyperlink"/>
            </w:rPr>
            <w:delText>6.5.2</w:delText>
          </w:r>
          <w:r w:rsidDel="00917410">
            <w:rPr>
              <w:rFonts w:asciiTheme="minorHAnsi" w:eastAsiaTheme="minorEastAsia" w:hAnsiTheme="minorHAnsi" w:cstheme="minorBidi"/>
              <w:sz w:val="22"/>
              <w:szCs w:val="22"/>
            </w:rPr>
            <w:tab/>
          </w:r>
          <w:r w:rsidRPr="00917410" w:rsidDel="00917410">
            <w:rPr>
              <w:rStyle w:val="Hyperlink"/>
            </w:rPr>
            <w:delText>Changing Existing Judgments</w:delText>
          </w:r>
          <w:r w:rsidDel="00917410">
            <w:rPr>
              <w:webHidden/>
            </w:rPr>
            <w:tab/>
          </w:r>
        </w:del>
      </w:ins>
      <w:ins w:id="815" w:author="John Clevenger" w:date="2022-12-17T16:24:00Z">
        <w:del w:id="816" w:author="John Buck" w:date="2023-04-11T15:53:00Z">
          <w:r w:rsidR="00F97818" w:rsidDel="00917410">
            <w:rPr>
              <w:webHidden/>
            </w:rPr>
            <w:delText>57</w:delText>
          </w:r>
        </w:del>
      </w:ins>
    </w:p>
    <w:p w14:paraId="4C9CF95A" w14:textId="249330DD" w:rsidR="004D72C9" w:rsidDel="00917410" w:rsidRDefault="004D72C9" w:rsidP="00F97818">
      <w:pPr>
        <w:pStyle w:val="TOC2"/>
        <w:rPr>
          <w:ins w:id="817" w:author="John Clevenger" w:date="2022-12-17T16:15:00Z"/>
          <w:del w:id="818" w:author="John Buck" w:date="2023-04-11T15:53:00Z"/>
          <w:rFonts w:asciiTheme="minorHAnsi" w:eastAsiaTheme="minorEastAsia" w:hAnsiTheme="minorHAnsi" w:cstheme="minorBidi"/>
          <w:sz w:val="22"/>
          <w:szCs w:val="22"/>
        </w:rPr>
      </w:pPr>
      <w:ins w:id="819" w:author="John Clevenger" w:date="2022-12-17T16:15:00Z">
        <w:del w:id="820" w:author="John Buck" w:date="2023-04-11T15:53:00Z">
          <w:r w:rsidRPr="00917410" w:rsidDel="00917410">
            <w:rPr>
              <w:rStyle w:val="Hyperlink"/>
              <w:b w:val="0"/>
              <w:bCs w:val="0"/>
            </w:rPr>
            <w:delText>6.6</w:delText>
          </w:r>
          <w:r w:rsidDel="00917410">
            <w:rPr>
              <w:rFonts w:asciiTheme="minorHAnsi" w:eastAsiaTheme="minorEastAsia" w:hAnsiTheme="minorHAnsi" w:cstheme="minorBidi"/>
              <w:sz w:val="22"/>
              <w:szCs w:val="22"/>
            </w:rPr>
            <w:tab/>
          </w:r>
          <w:r w:rsidRPr="00917410" w:rsidDel="00917410">
            <w:rPr>
              <w:rStyle w:val="Hyperlink"/>
              <w:b w:val="0"/>
              <w:bCs w:val="0"/>
            </w:rPr>
            <w:delText>Balloon Notifications</w:delText>
          </w:r>
          <w:r w:rsidDel="00917410">
            <w:rPr>
              <w:webHidden/>
            </w:rPr>
            <w:tab/>
          </w:r>
        </w:del>
      </w:ins>
      <w:ins w:id="821" w:author="John Clevenger" w:date="2022-12-17T16:24:00Z">
        <w:del w:id="822" w:author="John Buck" w:date="2023-04-11T15:53:00Z">
          <w:r w:rsidR="00F97818" w:rsidDel="00917410">
            <w:rPr>
              <w:webHidden/>
            </w:rPr>
            <w:delText>58</w:delText>
          </w:r>
        </w:del>
      </w:ins>
    </w:p>
    <w:p w14:paraId="3D16D44D" w14:textId="62EDEBBB" w:rsidR="004D72C9" w:rsidDel="00917410" w:rsidRDefault="004D72C9">
      <w:pPr>
        <w:pStyle w:val="TOC3"/>
        <w:rPr>
          <w:ins w:id="823" w:author="John Clevenger" w:date="2022-12-17T16:15:00Z"/>
          <w:del w:id="824" w:author="John Buck" w:date="2023-04-11T15:53:00Z"/>
          <w:rFonts w:asciiTheme="minorHAnsi" w:eastAsiaTheme="minorEastAsia" w:hAnsiTheme="minorHAnsi" w:cstheme="minorBidi"/>
          <w:sz w:val="22"/>
          <w:szCs w:val="22"/>
        </w:rPr>
      </w:pPr>
      <w:ins w:id="825" w:author="John Clevenger" w:date="2022-12-17T16:15:00Z">
        <w:del w:id="826" w:author="John Buck" w:date="2023-04-11T15:53:00Z">
          <w:r w:rsidRPr="00917410" w:rsidDel="00917410">
            <w:rPr>
              <w:rStyle w:val="Hyperlink"/>
            </w:rPr>
            <w:delText>6.6.1</w:delText>
          </w:r>
          <w:r w:rsidDel="00917410">
            <w:rPr>
              <w:rFonts w:asciiTheme="minorHAnsi" w:eastAsiaTheme="minorEastAsia" w:hAnsiTheme="minorHAnsi" w:cstheme="minorBidi"/>
              <w:sz w:val="22"/>
              <w:szCs w:val="22"/>
            </w:rPr>
            <w:tab/>
          </w:r>
          <w:r w:rsidRPr="00917410" w:rsidDel="00917410">
            <w:rPr>
              <w:rStyle w:val="Hyperlink"/>
            </w:rPr>
            <w:delText>Defining Balloon Notifications</w:delText>
          </w:r>
          <w:r w:rsidDel="00917410">
            <w:rPr>
              <w:webHidden/>
            </w:rPr>
            <w:tab/>
          </w:r>
        </w:del>
      </w:ins>
      <w:ins w:id="827" w:author="John Clevenger" w:date="2022-12-17T16:24:00Z">
        <w:del w:id="828" w:author="John Buck" w:date="2023-04-11T15:53:00Z">
          <w:r w:rsidR="00F97818" w:rsidDel="00917410">
            <w:rPr>
              <w:webHidden/>
            </w:rPr>
            <w:delText>59</w:delText>
          </w:r>
        </w:del>
      </w:ins>
    </w:p>
    <w:p w14:paraId="2FDB6950" w14:textId="43E3B3D6" w:rsidR="004D72C9" w:rsidDel="00917410" w:rsidRDefault="004D72C9">
      <w:pPr>
        <w:pStyle w:val="TOC3"/>
        <w:rPr>
          <w:ins w:id="829" w:author="John Clevenger" w:date="2022-12-17T16:15:00Z"/>
          <w:del w:id="830" w:author="John Buck" w:date="2023-04-11T15:53:00Z"/>
          <w:rFonts w:asciiTheme="minorHAnsi" w:eastAsiaTheme="minorEastAsia" w:hAnsiTheme="minorHAnsi" w:cstheme="minorBidi"/>
          <w:sz w:val="22"/>
          <w:szCs w:val="22"/>
        </w:rPr>
      </w:pPr>
      <w:ins w:id="831" w:author="John Clevenger" w:date="2022-12-17T16:15:00Z">
        <w:del w:id="832" w:author="John Buck" w:date="2023-04-11T15:53:00Z">
          <w:r w:rsidRPr="00917410" w:rsidDel="00917410">
            <w:rPr>
              <w:rStyle w:val="Hyperlink"/>
            </w:rPr>
            <w:delText>6.6.2</w:delText>
          </w:r>
          <w:r w:rsidDel="00917410">
            <w:rPr>
              <w:rFonts w:asciiTheme="minorHAnsi" w:eastAsiaTheme="minorEastAsia" w:hAnsiTheme="minorHAnsi" w:cstheme="minorBidi"/>
              <w:sz w:val="22"/>
              <w:szCs w:val="22"/>
            </w:rPr>
            <w:tab/>
          </w:r>
          <w:r w:rsidRPr="00917410" w:rsidDel="00917410">
            <w:rPr>
              <w:rStyle w:val="Hyperlink"/>
            </w:rPr>
            <w:delText>Email Server Advanced Settings</w:delText>
          </w:r>
          <w:r w:rsidDel="00917410">
            <w:rPr>
              <w:webHidden/>
            </w:rPr>
            <w:tab/>
          </w:r>
        </w:del>
      </w:ins>
      <w:ins w:id="833" w:author="John Clevenger" w:date="2022-12-17T16:24:00Z">
        <w:del w:id="834" w:author="John Buck" w:date="2023-04-11T15:53:00Z">
          <w:r w:rsidR="00F97818" w:rsidDel="00917410">
            <w:rPr>
              <w:webHidden/>
            </w:rPr>
            <w:delText>60</w:delText>
          </w:r>
        </w:del>
      </w:ins>
    </w:p>
    <w:p w14:paraId="0F63E5A7" w14:textId="3F6714D9" w:rsidR="004D72C9" w:rsidDel="00917410" w:rsidRDefault="004D72C9" w:rsidP="00F97818">
      <w:pPr>
        <w:pStyle w:val="TOC2"/>
        <w:rPr>
          <w:ins w:id="835" w:author="John Clevenger" w:date="2022-12-17T16:15:00Z"/>
          <w:del w:id="836" w:author="John Buck" w:date="2023-04-11T15:53:00Z"/>
          <w:rFonts w:asciiTheme="minorHAnsi" w:eastAsiaTheme="minorEastAsia" w:hAnsiTheme="minorHAnsi" w:cstheme="minorBidi"/>
          <w:sz w:val="22"/>
          <w:szCs w:val="22"/>
        </w:rPr>
      </w:pPr>
      <w:ins w:id="837" w:author="John Clevenger" w:date="2022-12-17T16:15:00Z">
        <w:del w:id="838" w:author="John Buck" w:date="2023-04-11T15:53:00Z">
          <w:r w:rsidRPr="00917410" w:rsidDel="00917410">
            <w:rPr>
              <w:rStyle w:val="Hyperlink"/>
              <w:b w:val="0"/>
              <w:bCs w:val="0"/>
            </w:rPr>
            <w:delText>6.7</w:delText>
          </w:r>
          <w:r w:rsidDel="00917410">
            <w:rPr>
              <w:rFonts w:asciiTheme="minorHAnsi" w:eastAsiaTheme="minorEastAsia" w:hAnsiTheme="minorHAnsi" w:cstheme="minorBidi"/>
              <w:sz w:val="22"/>
              <w:szCs w:val="22"/>
            </w:rPr>
            <w:tab/>
          </w:r>
          <w:r w:rsidRPr="00917410" w:rsidDel="00917410">
            <w:rPr>
              <w:rStyle w:val="Hyperlink"/>
              <w:b w:val="0"/>
              <w:bCs w:val="0"/>
            </w:rPr>
            <w:delText>Options (Settings tab)</w:delText>
          </w:r>
          <w:r w:rsidDel="00917410">
            <w:rPr>
              <w:webHidden/>
            </w:rPr>
            <w:tab/>
          </w:r>
        </w:del>
      </w:ins>
      <w:ins w:id="839" w:author="John Clevenger" w:date="2022-12-17T16:24:00Z">
        <w:del w:id="840" w:author="John Buck" w:date="2023-04-11T15:53:00Z">
          <w:r w:rsidR="00F97818" w:rsidDel="00917410">
            <w:rPr>
              <w:webHidden/>
            </w:rPr>
            <w:delText>61</w:delText>
          </w:r>
        </w:del>
      </w:ins>
    </w:p>
    <w:p w14:paraId="066DE501" w14:textId="3914F390" w:rsidR="004D72C9" w:rsidDel="00917410" w:rsidRDefault="004D72C9" w:rsidP="00F97818">
      <w:pPr>
        <w:pStyle w:val="TOC2"/>
        <w:rPr>
          <w:ins w:id="841" w:author="John Clevenger" w:date="2022-12-17T16:15:00Z"/>
          <w:del w:id="842" w:author="John Buck" w:date="2023-04-11T15:53:00Z"/>
          <w:rFonts w:asciiTheme="minorHAnsi" w:eastAsiaTheme="minorEastAsia" w:hAnsiTheme="minorHAnsi" w:cstheme="minorBidi"/>
          <w:sz w:val="22"/>
          <w:szCs w:val="22"/>
        </w:rPr>
      </w:pPr>
      <w:ins w:id="843" w:author="John Clevenger" w:date="2022-12-17T16:15:00Z">
        <w:del w:id="844" w:author="John Buck" w:date="2023-04-11T15:53:00Z">
          <w:r w:rsidRPr="00917410" w:rsidDel="00917410">
            <w:rPr>
              <w:rStyle w:val="Hyperlink"/>
              <w:b w:val="0"/>
              <w:bCs w:val="0"/>
            </w:rPr>
            <w:delText>6.8</w:delText>
          </w:r>
          <w:r w:rsidDel="00917410">
            <w:rPr>
              <w:rFonts w:asciiTheme="minorHAnsi" w:eastAsiaTheme="minorEastAsia" w:hAnsiTheme="minorHAnsi" w:cstheme="minorBidi"/>
              <w:sz w:val="22"/>
              <w:szCs w:val="22"/>
            </w:rPr>
            <w:tab/>
          </w:r>
          <w:r w:rsidRPr="00917410" w:rsidDel="00917410">
            <w:rPr>
              <w:rStyle w:val="Hyperlink"/>
              <w:b w:val="0"/>
              <w:bCs w:val="0"/>
            </w:rPr>
            <w:delText>Sites</w:delText>
          </w:r>
          <w:r w:rsidDel="00917410">
            <w:rPr>
              <w:webHidden/>
            </w:rPr>
            <w:tab/>
          </w:r>
        </w:del>
      </w:ins>
      <w:ins w:id="845" w:author="John Clevenger" w:date="2022-12-17T16:24:00Z">
        <w:del w:id="846" w:author="John Buck" w:date="2023-04-11T15:53:00Z">
          <w:r w:rsidR="00F97818" w:rsidDel="00917410">
            <w:rPr>
              <w:webHidden/>
            </w:rPr>
            <w:delText>64</w:delText>
          </w:r>
        </w:del>
      </w:ins>
    </w:p>
    <w:p w14:paraId="40F706B8" w14:textId="1868E87B" w:rsidR="004D72C9" w:rsidDel="00917410" w:rsidRDefault="004D72C9">
      <w:pPr>
        <w:pStyle w:val="TOC1"/>
        <w:rPr>
          <w:ins w:id="847" w:author="John Clevenger" w:date="2022-12-17T16:15:00Z"/>
          <w:del w:id="848" w:author="John Buck" w:date="2023-04-11T15:53:00Z"/>
          <w:rFonts w:asciiTheme="minorHAnsi" w:eastAsiaTheme="minorEastAsia" w:hAnsiTheme="minorHAnsi" w:cstheme="minorBidi"/>
          <w:b w:val="0"/>
          <w:bCs w:val="0"/>
          <w:iCs w:val="0"/>
          <w:sz w:val="22"/>
          <w:szCs w:val="22"/>
        </w:rPr>
      </w:pPr>
      <w:ins w:id="849" w:author="John Clevenger" w:date="2022-12-17T16:15:00Z">
        <w:del w:id="850" w:author="John Buck" w:date="2023-04-11T15:53:00Z">
          <w:r w:rsidRPr="00917410" w:rsidDel="00917410">
            <w:rPr>
              <w:rStyle w:val="Hyperlink"/>
              <w:b w:val="0"/>
              <w:bCs w:val="0"/>
              <w:iCs w:val="0"/>
            </w:rPr>
            <w:delText>7</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Configuring the Contest via Configuration Files</w:delText>
          </w:r>
          <w:r w:rsidDel="00917410">
            <w:rPr>
              <w:webHidden/>
            </w:rPr>
            <w:tab/>
          </w:r>
        </w:del>
      </w:ins>
      <w:ins w:id="851" w:author="John Clevenger" w:date="2022-12-17T16:24:00Z">
        <w:del w:id="852" w:author="John Buck" w:date="2023-04-11T15:53:00Z">
          <w:r w:rsidR="00F97818" w:rsidDel="00917410">
            <w:rPr>
              <w:webHidden/>
            </w:rPr>
            <w:delText>65</w:delText>
          </w:r>
        </w:del>
      </w:ins>
    </w:p>
    <w:p w14:paraId="5FC992E3" w14:textId="0EC501B6" w:rsidR="004D72C9" w:rsidDel="00917410" w:rsidRDefault="004D72C9" w:rsidP="00F97818">
      <w:pPr>
        <w:pStyle w:val="TOC2"/>
        <w:rPr>
          <w:ins w:id="853" w:author="John Clevenger" w:date="2022-12-17T16:15:00Z"/>
          <w:del w:id="854" w:author="John Buck" w:date="2023-04-11T15:53:00Z"/>
          <w:rFonts w:asciiTheme="minorHAnsi" w:eastAsiaTheme="minorEastAsia" w:hAnsiTheme="minorHAnsi" w:cstheme="minorBidi"/>
          <w:sz w:val="22"/>
          <w:szCs w:val="22"/>
        </w:rPr>
      </w:pPr>
      <w:ins w:id="855" w:author="John Clevenger" w:date="2022-12-17T16:15:00Z">
        <w:del w:id="856" w:author="John Buck" w:date="2023-04-11T15:53:00Z">
          <w:r w:rsidRPr="00917410" w:rsidDel="00917410">
            <w:rPr>
              <w:rStyle w:val="Hyperlink"/>
              <w:b w:val="0"/>
              <w:bCs w:val="0"/>
            </w:rPr>
            <w:delText>7.1</w:delText>
          </w:r>
          <w:r w:rsidDel="00917410">
            <w:rPr>
              <w:rFonts w:asciiTheme="minorHAnsi" w:eastAsiaTheme="minorEastAsia" w:hAnsiTheme="minorHAnsi" w:cstheme="minorBidi"/>
              <w:sz w:val="22"/>
              <w:szCs w:val="22"/>
            </w:rPr>
            <w:tab/>
          </w:r>
          <w:r w:rsidRPr="00917410" w:rsidDel="00917410">
            <w:rPr>
              <w:rStyle w:val="Hyperlink"/>
              <w:b w:val="0"/>
              <w:bCs w:val="0"/>
            </w:rPr>
            <w:delText>Loading Configuration Files via the PC</w:delText>
          </w:r>
          <w:r w:rsidRPr="00917410" w:rsidDel="00917410">
            <w:rPr>
              <w:rStyle w:val="Hyperlink"/>
              <w:b w:val="0"/>
              <w:bCs w:val="0"/>
              <w:vertAlign w:val="superscript"/>
            </w:rPr>
            <w:delText>2</w:delText>
          </w:r>
          <w:r w:rsidRPr="00917410" w:rsidDel="00917410">
            <w:rPr>
              <w:rStyle w:val="Hyperlink"/>
              <w:b w:val="0"/>
              <w:bCs w:val="0"/>
            </w:rPr>
            <w:delText xml:space="preserve"> Server</w:delText>
          </w:r>
          <w:r w:rsidDel="00917410">
            <w:rPr>
              <w:webHidden/>
            </w:rPr>
            <w:tab/>
          </w:r>
        </w:del>
      </w:ins>
      <w:ins w:id="857" w:author="John Clevenger" w:date="2022-12-17T16:24:00Z">
        <w:del w:id="858" w:author="John Buck" w:date="2023-04-11T15:53:00Z">
          <w:r w:rsidR="00F97818" w:rsidDel="00917410">
            <w:rPr>
              <w:webHidden/>
            </w:rPr>
            <w:delText>65</w:delText>
          </w:r>
        </w:del>
      </w:ins>
    </w:p>
    <w:p w14:paraId="53150AB2" w14:textId="5EBF70FE" w:rsidR="004D72C9" w:rsidDel="00917410" w:rsidRDefault="004D72C9" w:rsidP="00F97818">
      <w:pPr>
        <w:pStyle w:val="TOC2"/>
        <w:rPr>
          <w:ins w:id="859" w:author="John Clevenger" w:date="2022-12-17T16:15:00Z"/>
          <w:del w:id="860" w:author="John Buck" w:date="2023-04-11T15:53:00Z"/>
          <w:rFonts w:asciiTheme="minorHAnsi" w:eastAsiaTheme="minorEastAsia" w:hAnsiTheme="minorHAnsi" w:cstheme="minorBidi"/>
          <w:sz w:val="22"/>
          <w:szCs w:val="22"/>
        </w:rPr>
      </w:pPr>
      <w:ins w:id="861" w:author="John Clevenger" w:date="2022-12-17T16:15:00Z">
        <w:del w:id="862" w:author="John Buck" w:date="2023-04-11T15:53:00Z">
          <w:r w:rsidRPr="00917410" w:rsidDel="00917410">
            <w:rPr>
              <w:rStyle w:val="Hyperlink"/>
              <w:b w:val="0"/>
              <w:bCs w:val="0"/>
            </w:rPr>
            <w:delText>7.2</w:delText>
          </w:r>
          <w:r w:rsidDel="00917410">
            <w:rPr>
              <w:rFonts w:asciiTheme="minorHAnsi" w:eastAsiaTheme="minorEastAsia" w:hAnsiTheme="minorHAnsi" w:cstheme="minorBidi"/>
              <w:sz w:val="22"/>
              <w:szCs w:val="22"/>
            </w:rPr>
            <w:tab/>
          </w:r>
          <w:r w:rsidRPr="00917410" w:rsidDel="00917410">
            <w:rPr>
              <w:rStyle w:val="Hyperlink"/>
              <w:b w:val="0"/>
              <w:bCs w:val="0"/>
            </w:rPr>
            <w:delText>Loading Configuration Files via the PC</w:delText>
          </w:r>
          <w:r w:rsidRPr="00917410" w:rsidDel="00917410">
            <w:rPr>
              <w:rStyle w:val="Hyperlink"/>
              <w:b w:val="0"/>
              <w:bCs w:val="0"/>
              <w:vertAlign w:val="superscript"/>
            </w:rPr>
            <w:delText>2</w:delText>
          </w:r>
          <w:r w:rsidRPr="00917410" w:rsidDel="00917410">
            <w:rPr>
              <w:rStyle w:val="Hyperlink"/>
              <w:b w:val="0"/>
              <w:bCs w:val="0"/>
            </w:rPr>
            <w:delText xml:space="preserve"> Admin</w:delText>
          </w:r>
          <w:r w:rsidDel="00917410">
            <w:rPr>
              <w:webHidden/>
            </w:rPr>
            <w:tab/>
          </w:r>
        </w:del>
      </w:ins>
      <w:ins w:id="863" w:author="John Clevenger" w:date="2022-12-17T16:24:00Z">
        <w:del w:id="864" w:author="John Buck" w:date="2023-04-11T15:53:00Z">
          <w:r w:rsidR="00F97818" w:rsidDel="00917410">
            <w:rPr>
              <w:webHidden/>
            </w:rPr>
            <w:delText>66</w:delText>
          </w:r>
        </w:del>
      </w:ins>
    </w:p>
    <w:p w14:paraId="69482EA5" w14:textId="200ED9B4" w:rsidR="004D72C9" w:rsidDel="00917410" w:rsidRDefault="004D72C9" w:rsidP="00F97818">
      <w:pPr>
        <w:pStyle w:val="TOC2"/>
        <w:rPr>
          <w:ins w:id="865" w:author="John Clevenger" w:date="2022-12-17T16:15:00Z"/>
          <w:del w:id="866" w:author="John Buck" w:date="2023-04-11T15:53:00Z"/>
          <w:rFonts w:asciiTheme="minorHAnsi" w:eastAsiaTheme="minorEastAsia" w:hAnsiTheme="minorHAnsi" w:cstheme="minorBidi"/>
          <w:sz w:val="22"/>
          <w:szCs w:val="22"/>
        </w:rPr>
      </w:pPr>
      <w:ins w:id="867" w:author="John Clevenger" w:date="2022-12-17T16:15:00Z">
        <w:del w:id="868" w:author="John Buck" w:date="2023-04-11T15:53:00Z">
          <w:r w:rsidRPr="00917410" w:rsidDel="00917410">
            <w:rPr>
              <w:rStyle w:val="Hyperlink"/>
              <w:b w:val="0"/>
              <w:bCs w:val="0"/>
            </w:rPr>
            <w:delText>7.3</w:delText>
          </w:r>
          <w:r w:rsidDel="00917410">
            <w:rPr>
              <w:rFonts w:asciiTheme="minorHAnsi" w:eastAsiaTheme="minorEastAsia" w:hAnsiTheme="minorHAnsi" w:cstheme="minorBidi"/>
              <w:sz w:val="22"/>
              <w:szCs w:val="22"/>
            </w:rPr>
            <w:tab/>
          </w:r>
          <w:r w:rsidRPr="00917410" w:rsidDel="00917410">
            <w:rPr>
              <w:rStyle w:val="Hyperlink"/>
              <w:b w:val="0"/>
              <w:bCs w:val="0"/>
            </w:rPr>
            <w:delText>Additional Configuration File Capabilities</w:delText>
          </w:r>
          <w:r w:rsidDel="00917410">
            <w:rPr>
              <w:webHidden/>
            </w:rPr>
            <w:tab/>
          </w:r>
        </w:del>
      </w:ins>
      <w:ins w:id="869" w:author="John Clevenger" w:date="2022-12-17T16:24:00Z">
        <w:del w:id="870" w:author="John Buck" w:date="2023-04-11T15:53:00Z">
          <w:r w:rsidR="00F97818" w:rsidDel="00917410">
            <w:rPr>
              <w:webHidden/>
            </w:rPr>
            <w:delText>66</w:delText>
          </w:r>
        </w:del>
      </w:ins>
    </w:p>
    <w:p w14:paraId="113263EF" w14:textId="04049C4A" w:rsidR="004D72C9" w:rsidDel="00917410" w:rsidRDefault="004D72C9">
      <w:pPr>
        <w:pStyle w:val="TOC1"/>
        <w:rPr>
          <w:ins w:id="871" w:author="John Clevenger" w:date="2022-12-17T16:15:00Z"/>
          <w:del w:id="872" w:author="John Buck" w:date="2023-04-11T15:53:00Z"/>
          <w:rFonts w:asciiTheme="minorHAnsi" w:eastAsiaTheme="minorEastAsia" w:hAnsiTheme="minorHAnsi" w:cstheme="minorBidi"/>
          <w:b w:val="0"/>
          <w:bCs w:val="0"/>
          <w:iCs w:val="0"/>
          <w:sz w:val="22"/>
          <w:szCs w:val="22"/>
        </w:rPr>
      </w:pPr>
      <w:ins w:id="873" w:author="John Clevenger" w:date="2022-12-17T16:15:00Z">
        <w:del w:id="874" w:author="John Buck" w:date="2023-04-11T15:53:00Z">
          <w:r w:rsidRPr="00917410" w:rsidDel="00917410">
            <w:rPr>
              <w:rStyle w:val="Hyperlink"/>
              <w:b w:val="0"/>
              <w:bCs w:val="0"/>
              <w:iCs w:val="0"/>
            </w:rPr>
            <w:delText>8</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Starting the Contest</w:delText>
          </w:r>
          <w:r w:rsidDel="00917410">
            <w:rPr>
              <w:webHidden/>
            </w:rPr>
            <w:tab/>
          </w:r>
        </w:del>
      </w:ins>
      <w:ins w:id="875" w:author="John Clevenger" w:date="2022-12-17T16:24:00Z">
        <w:del w:id="876" w:author="John Buck" w:date="2023-04-11T15:53:00Z">
          <w:r w:rsidR="00F97818" w:rsidDel="00917410">
            <w:rPr>
              <w:webHidden/>
            </w:rPr>
            <w:delText>68</w:delText>
          </w:r>
        </w:del>
      </w:ins>
    </w:p>
    <w:p w14:paraId="55308231" w14:textId="675E7CB3" w:rsidR="004D72C9" w:rsidDel="00917410" w:rsidRDefault="004D72C9" w:rsidP="00F97818">
      <w:pPr>
        <w:pStyle w:val="TOC2"/>
        <w:rPr>
          <w:ins w:id="877" w:author="John Clevenger" w:date="2022-12-17T16:15:00Z"/>
          <w:del w:id="878" w:author="John Buck" w:date="2023-04-11T15:53:00Z"/>
          <w:rFonts w:asciiTheme="minorHAnsi" w:eastAsiaTheme="minorEastAsia" w:hAnsiTheme="minorHAnsi" w:cstheme="minorBidi"/>
          <w:sz w:val="22"/>
          <w:szCs w:val="22"/>
        </w:rPr>
      </w:pPr>
      <w:ins w:id="879" w:author="John Clevenger" w:date="2022-12-17T16:15:00Z">
        <w:del w:id="880" w:author="John Buck" w:date="2023-04-11T15:53:00Z">
          <w:r w:rsidRPr="00917410" w:rsidDel="00917410">
            <w:rPr>
              <w:rStyle w:val="Hyperlink"/>
              <w:b w:val="0"/>
              <w:bCs w:val="0"/>
            </w:rPr>
            <w:delText>8.1</w:delText>
          </w:r>
          <w:r w:rsidDel="00917410">
            <w:rPr>
              <w:rFonts w:asciiTheme="minorHAnsi" w:eastAsiaTheme="minorEastAsia" w:hAnsiTheme="minorHAnsi" w:cstheme="minorBidi"/>
              <w:sz w:val="22"/>
              <w:szCs w:val="22"/>
            </w:rPr>
            <w:tab/>
          </w:r>
          <w:r w:rsidRPr="00917410" w:rsidDel="00917410">
            <w:rPr>
              <w:rStyle w:val="Hyperlink"/>
              <w:b w:val="0"/>
              <w:bCs w:val="0"/>
            </w:rPr>
            <w:delText>Clock Control</w:delText>
          </w:r>
          <w:r w:rsidDel="00917410">
            <w:rPr>
              <w:webHidden/>
            </w:rPr>
            <w:tab/>
          </w:r>
        </w:del>
      </w:ins>
      <w:ins w:id="881" w:author="John Clevenger" w:date="2022-12-17T16:24:00Z">
        <w:del w:id="882" w:author="John Buck" w:date="2023-04-11T15:53:00Z">
          <w:r w:rsidR="00F97818" w:rsidDel="00917410">
            <w:rPr>
              <w:webHidden/>
            </w:rPr>
            <w:delText>68</w:delText>
          </w:r>
        </w:del>
      </w:ins>
    </w:p>
    <w:p w14:paraId="40FF7EBF" w14:textId="2AC29043" w:rsidR="004D72C9" w:rsidDel="00917410" w:rsidRDefault="004D72C9">
      <w:pPr>
        <w:pStyle w:val="TOC3"/>
        <w:rPr>
          <w:ins w:id="883" w:author="John Clevenger" w:date="2022-12-17T16:15:00Z"/>
          <w:del w:id="884" w:author="John Buck" w:date="2023-04-11T15:53:00Z"/>
          <w:rFonts w:asciiTheme="minorHAnsi" w:eastAsiaTheme="minorEastAsia" w:hAnsiTheme="minorHAnsi" w:cstheme="minorBidi"/>
          <w:sz w:val="22"/>
          <w:szCs w:val="22"/>
        </w:rPr>
      </w:pPr>
      <w:ins w:id="885" w:author="John Clevenger" w:date="2022-12-17T16:15:00Z">
        <w:del w:id="886" w:author="John Buck" w:date="2023-04-11T15:53:00Z">
          <w:r w:rsidRPr="00917410" w:rsidDel="00917410">
            <w:rPr>
              <w:rStyle w:val="Hyperlink"/>
            </w:rPr>
            <w:delText>8.1.1</w:delText>
          </w:r>
          <w:r w:rsidDel="00917410">
            <w:rPr>
              <w:rFonts w:asciiTheme="minorHAnsi" w:eastAsiaTheme="minorEastAsia" w:hAnsiTheme="minorHAnsi" w:cstheme="minorBidi"/>
              <w:sz w:val="22"/>
              <w:szCs w:val="22"/>
            </w:rPr>
            <w:tab/>
          </w:r>
          <w:r w:rsidRPr="00917410" w:rsidDel="00917410">
            <w:rPr>
              <w:rStyle w:val="Hyperlink"/>
            </w:rPr>
            <w:delText>Starting the Contest Manually</w:delText>
          </w:r>
          <w:r w:rsidDel="00917410">
            <w:rPr>
              <w:webHidden/>
            </w:rPr>
            <w:tab/>
          </w:r>
        </w:del>
      </w:ins>
      <w:ins w:id="887" w:author="John Clevenger" w:date="2022-12-17T16:24:00Z">
        <w:del w:id="888" w:author="John Buck" w:date="2023-04-11T15:53:00Z">
          <w:r w:rsidR="00F97818" w:rsidDel="00917410">
            <w:rPr>
              <w:webHidden/>
            </w:rPr>
            <w:delText>68</w:delText>
          </w:r>
        </w:del>
      </w:ins>
    </w:p>
    <w:p w14:paraId="24AE4346" w14:textId="1D7060F4" w:rsidR="004D72C9" w:rsidDel="00917410" w:rsidRDefault="004D72C9">
      <w:pPr>
        <w:pStyle w:val="TOC3"/>
        <w:rPr>
          <w:ins w:id="889" w:author="John Clevenger" w:date="2022-12-17T16:15:00Z"/>
          <w:del w:id="890" w:author="John Buck" w:date="2023-04-11T15:53:00Z"/>
          <w:rFonts w:asciiTheme="minorHAnsi" w:eastAsiaTheme="minorEastAsia" w:hAnsiTheme="minorHAnsi" w:cstheme="minorBidi"/>
          <w:sz w:val="22"/>
          <w:szCs w:val="22"/>
        </w:rPr>
      </w:pPr>
      <w:ins w:id="891" w:author="John Clevenger" w:date="2022-12-17T16:15:00Z">
        <w:del w:id="892" w:author="John Buck" w:date="2023-04-11T15:53:00Z">
          <w:r w:rsidRPr="00917410" w:rsidDel="00917410">
            <w:rPr>
              <w:rStyle w:val="Hyperlink"/>
            </w:rPr>
            <w:delText>8.1.2</w:delText>
          </w:r>
          <w:r w:rsidDel="00917410">
            <w:rPr>
              <w:rFonts w:asciiTheme="minorHAnsi" w:eastAsiaTheme="minorEastAsia" w:hAnsiTheme="minorHAnsi" w:cstheme="minorBidi"/>
              <w:sz w:val="22"/>
              <w:szCs w:val="22"/>
            </w:rPr>
            <w:tab/>
          </w:r>
          <w:r w:rsidRPr="00917410" w:rsidDel="00917410">
            <w:rPr>
              <w:rStyle w:val="Hyperlink"/>
            </w:rPr>
            <w:delText>Starting the Contest Automatically</w:delText>
          </w:r>
          <w:r w:rsidDel="00917410">
            <w:rPr>
              <w:webHidden/>
            </w:rPr>
            <w:tab/>
          </w:r>
        </w:del>
      </w:ins>
      <w:ins w:id="893" w:author="John Clevenger" w:date="2022-12-17T16:24:00Z">
        <w:del w:id="894" w:author="John Buck" w:date="2023-04-11T15:53:00Z">
          <w:r w:rsidR="00F97818" w:rsidDel="00917410">
            <w:rPr>
              <w:webHidden/>
            </w:rPr>
            <w:delText>69</w:delText>
          </w:r>
        </w:del>
      </w:ins>
    </w:p>
    <w:p w14:paraId="4C579EC2" w14:textId="2043F2BF" w:rsidR="004D72C9" w:rsidDel="00917410" w:rsidRDefault="004D72C9" w:rsidP="00F97818">
      <w:pPr>
        <w:pStyle w:val="TOC2"/>
        <w:rPr>
          <w:ins w:id="895" w:author="John Clevenger" w:date="2022-12-17T16:15:00Z"/>
          <w:del w:id="896" w:author="John Buck" w:date="2023-04-11T15:53:00Z"/>
          <w:rFonts w:asciiTheme="minorHAnsi" w:eastAsiaTheme="minorEastAsia" w:hAnsiTheme="minorHAnsi" w:cstheme="minorBidi"/>
          <w:sz w:val="22"/>
          <w:szCs w:val="22"/>
        </w:rPr>
      </w:pPr>
      <w:ins w:id="897" w:author="John Clevenger" w:date="2022-12-17T16:15:00Z">
        <w:del w:id="898" w:author="John Buck" w:date="2023-04-11T15:53:00Z">
          <w:r w:rsidRPr="00917410" w:rsidDel="00917410">
            <w:rPr>
              <w:rStyle w:val="Hyperlink"/>
              <w:b w:val="0"/>
              <w:bCs w:val="0"/>
            </w:rPr>
            <w:delText>8.2</w:delText>
          </w:r>
          <w:r w:rsidDel="00917410">
            <w:rPr>
              <w:rFonts w:asciiTheme="minorHAnsi" w:eastAsiaTheme="minorEastAsia" w:hAnsiTheme="minorHAnsi" w:cstheme="minorBidi"/>
              <w:sz w:val="22"/>
              <w:szCs w:val="22"/>
            </w:rPr>
            <w:tab/>
          </w:r>
          <w:r w:rsidRPr="00917410" w:rsidDel="00917410">
            <w:rPr>
              <w:rStyle w:val="Hyperlink"/>
              <w:b w:val="0"/>
              <w:bCs w:val="0"/>
            </w:rPr>
            <w:delText>Contest Length</w:delText>
          </w:r>
          <w:r w:rsidDel="00917410">
            <w:rPr>
              <w:webHidden/>
            </w:rPr>
            <w:tab/>
          </w:r>
        </w:del>
      </w:ins>
      <w:ins w:id="899" w:author="John Clevenger" w:date="2022-12-17T16:24:00Z">
        <w:del w:id="900" w:author="John Buck" w:date="2023-04-11T15:53:00Z">
          <w:r w:rsidR="00F97818" w:rsidDel="00917410">
            <w:rPr>
              <w:webHidden/>
            </w:rPr>
            <w:delText>70</w:delText>
          </w:r>
        </w:del>
      </w:ins>
    </w:p>
    <w:p w14:paraId="58725982" w14:textId="42DD072C" w:rsidR="004D72C9" w:rsidDel="00917410" w:rsidRDefault="004D72C9" w:rsidP="00F97818">
      <w:pPr>
        <w:pStyle w:val="TOC2"/>
        <w:rPr>
          <w:ins w:id="901" w:author="John Clevenger" w:date="2022-12-17T16:15:00Z"/>
          <w:del w:id="902" w:author="John Buck" w:date="2023-04-11T15:53:00Z"/>
          <w:rFonts w:asciiTheme="minorHAnsi" w:eastAsiaTheme="minorEastAsia" w:hAnsiTheme="minorHAnsi" w:cstheme="minorBidi"/>
          <w:sz w:val="22"/>
          <w:szCs w:val="22"/>
        </w:rPr>
      </w:pPr>
      <w:ins w:id="903" w:author="John Clevenger" w:date="2022-12-17T16:15:00Z">
        <w:del w:id="904" w:author="John Buck" w:date="2023-04-11T15:53:00Z">
          <w:r w:rsidRPr="00917410" w:rsidDel="00917410">
            <w:rPr>
              <w:rStyle w:val="Hyperlink"/>
              <w:b w:val="0"/>
              <w:bCs w:val="0"/>
            </w:rPr>
            <w:delText>8.3</w:delText>
          </w:r>
          <w:r w:rsidDel="00917410">
            <w:rPr>
              <w:rFonts w:asciiTheme="minorHAnsi" w:eastAsiaTheme="minorEastAsia" w:hAnsiTheme="minorHAnsi" w:cstheme="minorBidi"/>
              <w:sz w:val="22"/>
              <w:szCs w:val="22"/>
            </w:rPr>
            <w:tab/>
          </w:r>
          <w:r w:rsidRPr="00917410" w:rsidDel="00917410">
            <w:rPr>
              <w:rStyle w:val="Hyperlink"/>
              <w:b w:val="0"/>
              <w:bCs w:val="0"/>
            </w:rPr>
            <w:delText>Multi-Site Clock Control</w:delText>
          </w:r>
          <w:r w:rsidDel="00917410">
            <w:rPr>
              <w:webHidden/>
            </w:rPr>
            <w:tab/>
          </w:r>
        </w:del>
      </w:ins>
      <w:ins w:id="905" w:author="John Clevenger" w:date="2022-12-17T16:24:00Z">
        <w:del w:id="906" w:author="John Buck" w:date="2023-04-11T15:53:00Z">
          <w:r w:rsidR="00F97818" w:rsidDel="00917410">
            <w:rPr>
              <w:webHidden/>
            </w:rPr>
            <w:delText>71</w:delText>
          </w:r>
        </w:del>
      </w:ins>
    </w:p>
    <w:p w14:paraId="35E0B2AF" w14:textId="033D23F9" w:rsidR="004D72C9" w:rsidDel="00917410" w:rsidRDefault="004D72C9" w:rsidP="00F97818">
      <w:pPr>
        <w:pStyle w:val="TOC2"/>
        <w:rPr>
          <w:ins w:id="907" w:author="John Clevenger" w:date="2022-12-17T16:15:00Z"/>
          <w:del w:id="908" w:author="John Buck" w:date="2023-04-11T15:53:00Z"/>
          <w:rFonts w:asciiTheme="minorHAnsi" w:eastAsiaTheme="minorEastAsia" w:hAnsiTheme="minorHAnsi" w:cstheme="minorBidi"/>
          <w:sz w:val="22"/>
          <w:szCs w:val="22"/>
        </w:rPr>
      </w:pPr>
      <w:ins w:id="909" w:author="John Clevenger" w:date="2022-12-17T16:15:00Z">
        <w:del w:id="910" w:author="John Buck" w:date="2023-04-11T15:53:00Z">
          <w:r w:rsidRPr="00917410" w:rsidDel="00917410">
            <w:rPr>
              <w:rStyle w:val="Hyperlink"/>
              <w:b w:val="0"/>
              <w:bCs w:val="0"/>
            </w:rPr>
            <w:delText>8.4</w:delText>
          </w:r>
          <w:r w:rsidDel="00917410">
            <w:rPr>
              <w:rFonts w:asciiTheme="minorHAnsi" w:eastAsiaTheme="minorEastAsia" w:hAnsiTheme="minorHAnsi" w:cstheme="minorBidi"/>
              <w:sz w:val="22"/>
              <w:szCs w:val="22"/>
            </w:rPr>
            <w:tab/>
          </w:r>
          <w:r w:rsidRPr="00917410" w:rsidDel="00917410">
            <w:rPr>
              <w:rStyle w:val="Hyperlink"/>
              <w:b w:val="0"/>
              <w:bCs w:val="0"/>
            </w:rPr>
            <w:delText>Practice Sessions:  Resetting A Contest</w:delText>
          </w:r>
          <w:r w:rsidDel="00917410">
            <w:rPr>
              <w:webHidden/>
            </w:rPr>
            <w:tab/>
          </w:r>
        </w:del>
      </w:ins>
      <w:ins w:id="911" w:author="John Clevenger" w:date="2022-12-17T16:24:00Z">
        <w:del w:id="912" w:author="John Buck" w:date="2023-04-11T15:53:00Z">
          <w:r w:rsidR="00F97818" w:rsidDel="00917410">
            <w:rPr>
              <w:webHidden/>
            </w:rPr>
            <w:delText>73</w:delText>
          </w:r>
        </w:del>
      </w:ins>
    </w:p>
    <w:p w14:paraId="0833B0FB" w14:textId="0FBA879B" w:rsidR="004D72C9" w:rsidDel="00917410" w:rsidRDefault="004D72C9">
      <w:pPr>
        <w:pStyle w:val="TOC1"/>
        <w:rPr>
          <w:ins w:id="913" w:author="John Clevenger" w:date="2022-12-17T16:15:00Z"/>
          <w:del w:id="914" w:author="John Buck" w:date="2023-04-11T15:53:00Z"/>
          <w:rFonts w:asciiTheme="minorHAnsi" w:eastAsiaTheme="minorEastAsia" w:hAnsiTheme="minorHAnsi" w:cstheme="minorBidi"/>
          <w:b w:val="0"/>
          <w:bCs w:val="0"/>
          <w:iCs w:val="0"/>
          <w:sz w:val="22"/>
          <w:szCs w:val="22"/>
        </w:rPr>
      </w:pPr>
      <w:ins w:id="915" w:author="John Clevenger" w:date="2022-12-17T16:15:00Z">
        <w:del w:id="916" w:author="John Buck" w:date="2023-04-11T15:53:00Z">
          <w:r w:rsidRPr="00917410" w:rsidDel="00917410">
            <w:rPr>
              <w:rStyle w:val="Hyperlink"/>
              <w:b w:val="0"/>
              <w:bCs w:val="0"/>
              <w:iCs w:val="0"/>
            </w:rPr>
            <w:delText>9</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Monitoring Contest Status</w:delText>
          </w:r>
          <w:r w:rsidDel="00917410">
            <w:rPr>
              <w:webHidden/>
            </w:rPr>
            <w:tab/>
          </w:r>
        </w:del>
      </w:ins>
      <w:ins w:id="917" w:author="John Clevenger" w:date="2022-12-17T16:24:00Z">
        <w:del w:id="918" w:author="John Buck" w:date="2023-04-11T15:53:00Z">
          <w:r w:rsidR="00F97818" w:rsidDel="00917410">
            <w:rPr>
              <w:webHidden/>
            </w:rPr>
            <w:delText>75</w:delText>
          </w:r>
        </w:del>
      </w:ins>
    </w:p>
    <w:p w14:paraId="421932A6" w14:textId="6E1433AA" w:rsidR="004D72C9" w:rsidDel="00917410" w:rsidRDefault="004D72C9" w:rsidP="00F97818">
      <w:pPr>
        <w:pStyle w:val="TOC2"/>
        <w:rPr>
          <w:ins w:id="919" w:author="John Clevenger" w:date="2022-12-17T16:15:00Z"/>
          <w:del w:id="920" w:author="John Buck" w:date="2023-04-11T15:53:00Z"/>
          <w:rFonts w:asciiTheme="minorHAnsi" w:eastAsiaTheme="minorEastAsia" w:hAnsiTheme="minorHAnsi" w:cstheme="minorBidi"/>
          <w:sz w:val="22"/>
          <w:szCs w:val="22"/>
        </w:rPr>
      </w:pPr>
      <w:ins w:id="921" w:author="John Clevenger" w:date="2022-12-17T16:15:00Z">
        <w:del w:id="922" w:author="John Buck" w:date="2023-04-11T15:53:00Z">
          <w:r w:rsidRPr="00917410" w:rsidDel="00917410">
            <w:rPr>
              <w:rStyle w:val="Hyperlink"/>
              <w:b w:val="0"/>
              <w:bCs w:val="0"/>
            </w:rPr>
            <w:delText>9.1</w:delText>
          </w:r>
          <w:r w:rsidDel="00917410">
            <w:rPr>
              <w:rFonts w:asciiTheme="minorHAnsi" w:eastAsiaTheme="minorEastAsia" w:hAnsiTheme="minorHAnsi" w:cstheme="minorBidi"/>
              <w:sz w:val="22"/>
              <w:szCs w:val="22"/>
            </w:rPr>
            <w:tab/>
          </w:r>
          <w:r w:rsidRPr="00917410" w:rsidDel="00917410">
            <w:rPr>
              <w:rStyle w:val="Hyperlink"/>
              <w:b w:val="0"/>
              <w:bCs w:val="0"/>
            </w:rPr>
            <w:delText>Team Startup Status</w:delText>
          </w:r>
          <w:r w:rsidDel="00917410">
            <w:rPr>
              <w:webHidden/>
            </w:rPr>
            <w:tab/>
          </w:r>
        </w:del>
      </w:ins>
      <w:ins w:id="923" w:author="John Clevenger" w:date="2022-12-17T16:24:00Z">
        <w:del w:id="924" w:author="John Buck" w:date="2023-04-11T15:53:00Z">
          <w:r w:rsidR="00F97818" w:rsidDel="00917410">
            <w:rPr>
              <w:webHidden/>
            </w:rPr>
            <w:delText>75</w:delText>
          </w:r>
        </w:del>
      </w:ins>
    </w:p>
    <w:p w14:paraId="5BB8DD40" w14:textId="33745FA9" w:rsidR="004D72C9" w:rsidDel="00917410" w:rsidRDefault="004D72C9" w:rsidP="00F97818">
      <w:pPr>
        <w:pStyle w:val="TOC2"/>
        <w:rPr>
          <w:ins w:id="925" w:author="John Clevenger" w:date="2022-12-17T16:15:00Z"/>
          <w:del w:id="926" w:author="John Buck" w:date="2023-04-11T15:53:00Z"/>
          <w:rFonts w:asciiTheme="minorHAnsi" w:eastAsiaTheme="minorEastAsia" w:hAnsiTheme="minorHAnsi" w:cstheme="minorBidi"/>
          <w:sz w:val="22"/>
          <w:szCs w:val="22"/>
        </w:rPr>
      </w:pPr>
      <w:ins w:id="927" w:author="John Clevenger" w:date="2022-12-17T16:15:00Z">
        <w:del w:id="928" w:author="John Buck" w:date="2023-04-11T15:53:00Z">
          <w:r w:rsidRPr="00917410" w:rsidDel="00917410">
            <w:rPr>
              <w:rStyle w:val="Hyperlink"/>
              <w:b w:val="0"/>
              <w:bCs w:val="0"/>
            </w:rPr>
            <w:delText>9.2</w:delText>
          </w:r>
          <w:r w:rsidDel="00917410">
            <w:rPr>
              <w:rFonts w:asciiTheme="minorHAnsi" w:eastAsiaTheme="minorEastAsia" w:hAnsiTheme="minorHAnsi" w:cstheme="minorBidi"/>
              <w:sz w:val="22"/>
              <w:szCs w:val="22"/>
            </w:rPr>
            <w:tab/>
          </w:r>
          <w:r w:rsidRPr="00917410" w:rsidDel="00917410">
            <w:rPr>
              <w:rStyle w:val="Hyperlink"/>
              <w:b w:val="0"/>
              <w:bCs w:val="0"/>
            </w:rPr>
            <w:delText>The Runs Display</w:delText>
          </w:r>
          <w:r w:rsidDel="00917410">
            <w:rPr>
              <w:webHidden/>
            </w:rPr>
            <w:tab/>
          </w:r>
        </w:del>
      </w:ins>
      <w:ins w:id="929" w:author="John Clevenger" w:date="2022-12-17T16:24:00Z">
        <w:del w:id="930" w:author="John Buck" w:date="2023-04-11T15:53:00Z">
          <w:r w:rsidR="00F97818" w:rsidDel="00917410">
            <w:rPr>
              <w:webHidden/>
            </w:rPr>
            <w:delText>76</w:delText>
          </w:r>
        </w:del>
      </w:ins>
    </w:p>
    <w:p w14:paraId="5E0CBD02" w14:textId="49520050" w:rsidR="004D72C9" w:rsidDel="00917410" w:rsidRDefault="004D72C9" w:rsidP="00F97818">
      <w:pPr>
        <w:pStyle w:val="TOC2"/>
        <w:rPr>
          <w:ins w:id="931" w:author="John Clevenger" w:date="2022-12-17T16:15:00Z"/>
          <w:del w:id="932" w:author="John Buck" w:date="2023-04-11T15:53:00Z"/>
          <w:rFonts w:asciiTheme="minorHAnsi" w:eastAsiaTheme="minorEastAsia" w:hAnsiTheme="minorHAnsi" w:cstheme="minorBidi"/>
          <w:sz w:val="22"/>
          <w:szCs w:val="22"/>
        </w:rPr>
      </w:pPr>
      <w:ins w:id="933" w:author="John Clevenger" w:date="2022-12-17T16:15:00Z">
        <w:del w:id="934" w:author="John Buck" w:date="2023-04-11T15:53:00Z">
          <w:r w:rsidRPr="00917410" w:rsidDel="00917410">
            <w:rPr>
              <w:rStyle w:val="Hyperlink"/>
              <w:b w:val="0"/>
              <w:bCs w:val="0"/>
            </w:rPr>
            <w:delText>9.3</w:delText>
          </w:r>
          <w:r w:rsidDel="00917410">
            <w:rPr>
              <w:rFonts w:asciiTheme="minorHAnsi" w:eastAsiaTheme="minorEastAsia" w:hAnsiTheme="minorHAnsi" w:cstheme="minorBidi"/>
              <w:sz w:val="22"/>
              <w:szCs w:val="22"/>
            </w:rPr>
            <w:tab/>
          </w:r>
          <w:r w:rsidRPr="00917410" w:rsidDel="00917410">
            <w:rPr>
              <w:rStyle w:val="Hyperlink"/>
              <w:b w:val="0"/>
              <w:bCs w:val="0"/>
            </w:rPr>
            <w:delText>Editing Runs</w:delText>
          </w:r>
          <w:r w:rsidDel="00917410">
            <w:rPr>
              <w:webHidden/>
            </w:rPr>
            <w:tab/>
          </w:r>
        </w:del>
      </w:ins>
      <w:ins w:id="935" w:author="John Clevenger" w:date="2022-12-17T16:24:00Z">
        <w:del w:id="936" w:author="John Buck" w:date="2023-04-11T15:53:00Z">
          <w:r w:rsidR="00F97818" w:rsidDel="00917410">
            <w:rPr>
              <w:webHidden/>
            </w:rPr>
            <w:delText>77</w:delText>
          </w:r>
        </w:del>
      </w:ins>
    </w:p>
    <w:p w14:paraId="29BBF0FC" w14:textId="1FB62FDF" w:rsidR="004D72C9" w:rsidDel="00917410" w:rsidRDefault="004D72C9">
      <w:pPr>
        <w:pStyle w:val="TOC3"/>
        <w:rPr>
          <w:ins w:id="937" w:author="John Clevenger" w:date="2022-12-17T16:15:00Z"/>
          <w:del w:id="938" w:author="John Buck" w:date="2023-04-11T15:53:00Z"/>
          <w:rFonts w:asciiTheme="minorHAnsi" w:eastAsiaTheme="minorEastAsia" w:hAnsiTheme="minorHAnsi" w:cstheme="minorBidi"/>
          <w:sz w:val="22"/>
          <w:szCs w:val="22"/>
        </w:rPr>
      </w:pPr>
      <w:ins w:id="939" w:author="John Clevenger" w:date="2022-12-17T16:15:00Z">
        <w:del w:id="940" w:author="John Buck" w:date="2023-04-11T15:53:00Z">
          <w:r w:rsidRPr="00917410" w:rsidDel="00917410">
            <w:rPr>
              <w:rStyle w:val="Hyperlink"/>
            </w:rPr>
            <w:delText>9.3.1</w:delText>
          </w:r>
          <w:r w:rsidDel="00917410">
            <w:rPr>
              <w:rFonts w:asciiTheme="minorHAnsi" w:eastAsiaTheme="minorEastAsia" w:hAnsiTheme="minorHAnsi" w:cstheme="minorBidi"/>
              <w:sz w:val="22"/>
              <w:szCs w:val="22"/>
            </w:rPr>
            <w:tab/>
          </w:r>
          <w:r w:rsidRPr="00917410" w:rsidDel="00917410">
            <w:rPr>
              <w:rStyle w:val="Hyperlink"/>
            </w:rPr>
            <w:delText>Extracting Runs</w:delText>
          </w:r>
          <w:r w:rsidDel="00917410">
            <w:rPr>
              <w:webHidden/>
            </w:rPr>
            <w:tab/>
          </w:r>
        </w:del>
      </w:ins>
      <w:ins w:id="941" w:author="John Clevenger" w:date="2022-12-17T16:24:00Z">
        <w:del w:id="942" w:author="John Buck" w:date="2023-04-11T15:53:00Z">
          <w:r w:rsidR="00F97818" w:rsidDel="00917410">
            <w:rPr>
              <w:webHidden/>
            </w:rPr>
            <w:delText>79</w:delText>
          </w:r>
        </w:del>
      </w:ins>
    </w:p>
    <w:p w14:paraId="2A18C5AC" w14:textId="2BF7EFA6" w:rsidR="004D72C9" w:rsidDel="00917410" w:rsidRDefault="004D72C9" w:rsidP="00F97818">
      <w:pPr>
        <w:pStyle w:val="TOC2"/>
        <w:rPr>
          <w:ins w:id="943" w:author="John Clevenger" w:date="2022-12-17T16:15:00Z"/>
          <w:del w:id="944" w:author="John Buck" w:date="2023-04-11T15:53:00Z"/>
          <w:rFonts w:asciiTheme="minorHAnsi" w:eastAsiaTheme="minorEastAsia" w:hAnsiTheme="minorHAnsi" w:cstheme="minorBidi"/>
          <w:sz w:val="22"/>
          <w:szCs w:val="22"/>
        </w:rPr>
      </w:pPr>
      <w:ins w:id="945" w:author="John Clevenger" w:date="2022-12-17T16:15:00Z">
        <w:del w:id="946" w:author="John Buck" w:date="2023-04-11T15:53:00Z">
          <w:r w:rsidRPr="00917410" w:rsidDel="00917410">
            <w:rPr>
              <w:rStyle w:val="Hyperlink"/>
              <w:b w:val="0"/>
              <w:bCs w:val="0"/>
            </w:rPr>
            <w:delText>9.4</w:delText>
          </w:r>
          <w:r w:rsidDel="00917410">
            <w:rPr>
              <w:rFonts w:asciiTheme="minorHAnsi" w:eastAsiaTheme="minorEastAsia" w:hAnsiTheme="minorHAnsi" w:cstheme="minorBidi"/>
              <w:sz w:val="22"/>
              <w:szCs w:val="22"/>
            </w:rPr>
            <w:tab/>
          </w:r>
          <w:r w:rsidRPr="00917410" w:rsidDel="00917410">
            <w:rPr>
              <w:rStyle w:val="Hyperlink"/>
              <w:b w:val="0"/>
              <w:bCs w:val="0"/>
            </w:rPr>
            <w:delText>Filtering  Runs</w:delText>
          </w:r>
          <w:r w:rsidDel="00917410">
            <w:rPr>
              <w:webHidden/>
            </w:rPr>
            <w:tab/>
          </w:r>
        </w:del>
      </w:ins>
      <w:ins w:id="947" w:author="John Clevenger" w:date="2022-12-17T16:24:00Z">
        <w:del w:id="948" w:author="John Buck" w:date="2023-04-11T15:53:00Z">
          <w:r w:rsidR="00F97818" w:rsidDel="00917410">
            <w:rPr>
              <w:webHidden/>
            </w:rPr>
            <w:delText>80</w:delText>
          </w:r>
        </w:del>
      </w:ins>
    </w:p>
    <w:p w14:paraId="13640DF6" w14:textId="5A6FAE7B" w:rsidR="004D72C9" w:rsidDel="00917410" w:rsidRDefault="004D72C9" w:rsidP="00F97818">
      <w:pPr>
        <w:pStyle w:val="TOC2"/>
        <w:rPr>
          <w:ins w:id="949" w:author="John Clevenger" w:date="2022-12-17T16:15:00Z"/>
          <w:del w:id="950" w:author="John Buck" w:date="2023-04-11T15:53:00Z"/>
          <w:rFonts w:asciiTheme="minorHAnsi" w:eastAsiaTheme="minorEastAsia" w:hAnsiTheme="minorHAnsi" w:cstheme="minorBidi"/>
          <w:sz w:val="22"/>
          <w:szCs w:val="22"/>
        </w:rPr>
      </w:pPr>
      <w:ins w:id="951" w:author="John Clevenger" w:date="2022-12-17T16:15:00Z">
        <w:del w:id="952" w:author="John Buck" w:date="2023-04-11T15:53:00Z">
          <w:r w:rsidRPr="00917410" w:rsidDel="00917410">
            <w:rPr>
              <w:rStyle w:val="Hyperlink"/>
              <w:b w:val="0"/>
              <w:bCs w:val="0"/>
            </w:rPr>
            <w:delText>9.5</w:delText>
          </w:r>
          <w:r w:rsidDel="00917410">
            <w:rPr>
              <w:rFonts w:asciiTheme="minorHAnsi" w:eastAsiaTheme="minorEastAsia" w:hAnsiTheme="minorHAnsi" w:cstheme="minorBidi"/>
              <w:sz w:val="22"/>
              <w:szCs w:val="22"/>
            </w:rPr>
            <w:tab/>
          </w:r>
          <w:r w:rsidRPr="00917410" w:rsidDel="00917410">
            <w:rPr>
              <w:rStyle w:val="Hyperlink"/>
              <w:b w:val="0"/>
              <w:bCs w:val="0"/>
            </w:rPr>
            <w:delText>Clarifications</w:delText>
          </w:r>
          <w:r w:rsidDel="00917410">
            <w:rPr>
              <w:webHidden/>
            </w:rPr>
            <w:tab/>
          </w:r>
        </w:del>
      </w:ins>
      <w:ins w:id="953" w:author="John Clevenger" w:date="2022-12-17T16:24:00Z">
        <w:del w:id="954" w:author="John Buck" w:date="2023-04-11T15:53:00Z">
          <w:r w:rsidR="00F97818" w:rsidDel="00917410">
            <w:rPr>
              <w:webHidden/>
            </w:rPr>
            <w:delText>81</w:delText>
          </w:r>
        </w:del>
      </w:ins>
    </w:p>
    <w:p w14:paraId="00784BDF" w14:textId="56FD3773" w:rsidR="004D72C9" w:rsidDel="00917410" w:rsidRDefault="004D72C9" w:rsidP="00F97818">
      <w:pPr>
        <w:pStyle w:val="TOC2"/>
        <w:rPr>
          <w:ins w:id="955" w:author="John Clevenger" w:date="2022-12-17T16:15:00Z"/>
          <w:del w:id="956" w:author="John Buck" w:date="2023-04-11T15:53:00Z"/>
          <w:rFonts w:asciiTheme="minorHAnsi" w:eastAsiaTheme="minorEastAsia" w:hAnsiTheme="minorHAnsi" w:cstheme="minorBidi"/>
          <w:sz w:val="22"/>
          <w:szCs w:val="22"/>
        </w:rPr>
      </w:pPr>
      <w:ins w:id="957" w:author="John Clevenger" w:date="2022-12-17T16:15:00Z">
        <w:del w:id="958" w:author="John Buck" w:date="2023-04-11T15:53:00Z">
          <w:r w:rsidRPr="00917410" w:rsidDel="00917410">
            <w:rPr>
              <w:rStyle w:val="Hyperlink"/>
              <w:b w:val="0"/>
              <w:bCs w:val="0"/>
            </w:rPr>
            <w:delText>9.6</w:delText>
          </w:r>
          <w:r w:rsidDel="00917410">
            <w:rPr>
              <w:rFonts w:asciiTheme="minorHAnsi" w:eastAsiaTheme="minorEastAsia" w:hAnsiTheme="minorHAnsi" w:cstheme="minorBidi"/>
              <w:sz w:val="22"/>
              <w:szCs w:val="22"/>
            </w:rPr>
            <w:tab/>
          </w:r>
          <w:r w:rsidRPr="00917410" w:rsidDel="00917410">
            <w:rPr>
              <w:rStyle w:val="Hyperlink"/>
              <w:b w:val="0"/>
              <w:bCs w:val="0"/>
            </w:rPr>
            <w:delText>Reports</w:delText>
          </w:r>
          <w:r w:rsidDel="00917410">
            <w:rPr>
              <w:webHidden/>
            </w:rPr>
            <w:tab/>
          </w:r>
        </w:del>
      </w:ins>
      <w:ins w:id="959" w:author="John Clevenger" w:date="2022-12-17T16:24:00Z">
        <w:del w:id="960" w:author="John Buck" w:date="2023-04-11T15:53:00Z">
          <w:r w:rsidR="00F97818" w:rsidDel="00917410">
            <w:rPr>
              <w:webHidden/>
            </w:rPr>
            <w:delText>82</w:delText>
          </w:r>
        </w:del>
      </w:ins>
    </w:p>
    <w:p w14:paraId="220351A7" w14:textId="5E967DED" w:rsidR="004D72C9" w:rsidDel="00917410" w:rsidRDefault="004D72C9" w:rsidP="00F97818">
      <w:pPr>
        <w:pStyle w:val="TOC2"/>
        <w:rPr>
          <w:ins w:id="961" w:author="John Clevenger" w:date="2022-12-17T16:15:00Z"/>
          <w:del w:id="962" w:author="John Buck" w:date="2023-04-11T15:53:00Z"/>
          <w:rFonts w:asciiTheme="minorHAnsi" w:eastAsiaTheme="minorEastAsia" w:hAnsiTheme="minorHAnsi" w:cstheme="minorBidi"/>
          <w:sz w:val="22"/>
          <w:szCs w:val="22"/>
        </w:rPr>
      </w:pPr>
      <w:ins w:id="963" w:author="John Clevenger" w:date="2022-12-17T16:15:00Z">
        <w:del w:id="964" w:author="John Buck" w:date="2023-04-11T15:53:00Z">
          <w:r w:rsidRPr="00917410" w:rsidDel="00917410">
            <w:rPr>
              <w:rStyle w:val="Hyperlink"/>
              <w:b w:val="0"/>
              <w:bCs w:val="0"/>
            </w:rPr>
            <w:delText>9.7</w:delText>
          </w:r>
          <w:r w:rsidDel="00917410">
            <w:rPr>
              <w:rFonts w:asciiTheme="minorHAnsi" w:eastAsiaTheme="minorEastAsia" w:hAnsiTheme="minorHAnsi" w:cstheme="minorBidi"/>
              <w:sz w:val="22"/>
              <w:szCs w:val="22"/>
            </w:rPr>
            <w:tab/>
          </w:r>
          <w:r w:rsidRPr="00917410" w:rsidDel="00917410">
            <w:rPr>
              <w:rStyle w:val="Hyperlink"/>
              <w:b w:val="0"/>
              <w:bCs w:val="0"/>
            </w:rPr>
            <w:delText>Event Feed</w:delText>
          </w:r>
          <w:r w:rsidDel="00917410">
            <w:rPr>
              <w:webHidden/>
            </w:rPr>
            <w:tab/>
          </w:r>
        </w:del>
      </w:ins>
      <w:ins w:id="965" w:author="John Clevenger" w:date="2022-12-17T16:24:00Z">
        <w:del w:id="966" w:author="John Buck" w:date="2023-04-11T15:53:00Z">
          <w:r w:rsidR="00F97818" w:rsidDel="00917410">
            <w:rPr>
              <w:webHidden/>
            </w:rPr>
            <w:delText>85</w:delText>
          </w:r>
        </w:del>
      </w:ins>
    </w:p>
    <w:p w14:paraId="74602A84" w14:textId="6759ABD2" w:rsidR="004D72C9" w:rsidDel="00917410" w:rsidRDefault="004D72C9" w:rsidP="00F97818">
      <w:pPr>
        <w:pStyle w:val="TOC2"/>
        <w:rPr>
          <w:ins w:id="967" w:author="John Clevenger" w:date="2022-12-17T16:15:00Z"/>
          <w:del w:id="968" w:author="John Buck" w:date="2023-04-11T15:53:00Z"/>
          <w:rFonts w:asciiTheme="minorHAnsi" w:eastAsiaTheme="minorEastAsia" w:hAnsiTheme="minorHAnsi" w:cstheme="minorBidi"/>
          <w:sz w:val="22"/>
          <w:szCs w:val="22"/>
        </w:rPr>
      </w:pPr>
      <w:ins w:id="969" w:author="John Clevenger" w:date="2022-12-17T16:15:00Z">
        <w:del w:id="970" w:author="John Buck" w:date="2023-04-11T15:53:00Z">
          <w:r w:rsidRPr="00917410" w:rsidDel="00917410">
            <w:rPr>
              <w:rStyle w:val="Hyperlink"/>
              <w:b w:val="0"/>
              <w:bCs w:val="0"/>
            </w:rPr>
            <w:delText>9.8</w:delText>
          </w:r>
          <w:r w:rsidDel="00917410">
            <w:rPr>
              <w:rFonts w:asciiTheme="minorHAnsi" w:eastAsiaTheme="minorEastAsia" w:hAnsiTheme="minorHAnsi" w:cstheme="minorBidi"/>
              <w:sz w:val="22"/>
              <w:szCs w:val="22"/>
            </w:rPr>
            <w:tab/>
          </w:r>
          <w:r w:rsidRPr="00917410" w:rsidDel="00917410">
            <w:rPr>
              <w:rStyle w:val="Hyperlink"/>
              <w:b w:val="0"/>
              <w:bCs w:val="0"/>
            </w:rPr>
            <w:delText>Web Services</w:delText>
          </w:r>
          <w:r w:rsidDel="00917410">
            <w:rPr>
              <w:webHidden/>
            </w:rPr>
            <w:tab/>
          </w:r>
        </w:del>
      </w:ins>
      <w:ins w:id="971" w:author="John Clevenger" w:date="2022-12-17T16:24:00Z">
        <w:del w:id="972" w:author="John Buck" w:date="2023-04-11T15:53:00Z">
          <w:r w:rsidR="00F97818" w:rsidDel="00917410">
            <w:rPr>
              <w:webHidden/>
            </w:rPr>
            <w:delText>85</w:delText>
          </w:r>
        </w:del>
      </w:ins>
    </w:p>
    <w:p w14:paraId="284BEDCC" w14:textId="6A788DFC" w:rsidR="004D72C9" w:rsidDel="00917410" w:rsidRDefault="004D72C9">
      <w:pPr>
        <w:pStyle w:val="TOC1"/>
        <w:rPr>
          <w:ins w:id="973" w:author="John Clevenger" w:date="2022-12-17T16:15:00Z"/>
          <w:del w:id="974" w:author="John Buck" w:date="2023-04-11T15:53:00Z"/>
          <w:rFonts w:asciiTheme="minorHAnsi" w:eastAsiaTheme="minorEastAsia" w:hAnsiTheme="minorHAnsi" w:cstheme="minorBidi"/>
          <w:b w:val="0"/>
          <w:bCs w:val="0"/>
          <w:iCs w:val="0"/>
          <w:sz w:val="22"/>
          <w:szCs w:val="22"/>
        </w:rPr>
      </w:pPr>
      <w:ins w:id="975" w:author="John Clevenger" w:date="2022-12-17T16:15:00Z">
        <w:del w:id="976" w:author="John Buck" w:date="2023-04-11T15:53:00Z">
          <w:r w:rsidRPr="00917410" w:rsidDel="00917410">
            <w:rPr>
              <w:rStyle w:val="Hyperlink"/>
              <w:b w:val="0"/>
              <w:bCs w:val="0"/>
              <w:iCs w:val="0"/>
            </w:rPr>
            <w:delText>10</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The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Scoreboard</w:delText>
          </w:r>
          <w:r w:rsidDel="00917410">
            <w:rPr>
              <w:webHidden/>
            </w:rPr>
            <w:tab/>
          </w:r>
        </w:del>
      </w:ins>
      <w:ins w:id="977" w:author="John Clevenger" w:date="2022-12-17T16:24:00Z">
        <w:del w:id="978" w:author="John Buck" w:date="2023-04-11T15:53:00Z">
          <w:r w:rsidR="00F97818" w:rsidDel="00917410">
            <w:rPr>
              <w:webHidden/>
            </w:rPr>
            <w:delText>86</w:delText>
          </w:r>
        </w:del>
      </w:ins>
    </w:p>
    <w:p w14:paraId="03EE7345" w14:textId="18145826" w:rsidR="004D72C9" w:rsidDel="00917410" w:rsidRDefault="004D72C9" w:rsidP="00F97818">
      <w:pPr>
        <w:pStyle w:val="TOC2"/>
        <w:rPr>
          <w:ins w:id="979" w:author="John Clevenger" w:date="2022-12-17T16:15:00Z"/>
          <w:del w:id="980" w:author="John Buck" w:date="2023-04-11T15:53:00Z"/>
          <w:rFonts w:asciiTheme="minorHAnsi" w:eastAsiaTheme="minorEastAsia" w:hAnsiTheme="minorHAnsi" w:cstheme="minorBidi"/>
          <w:sz w:val="22"/>
          <w:szCs w:val="22"/>
        </w:rPr>
      </w:pPr>
      <w:ins w:id="981" w:author="John Clevenger" w:date="2022-12-17T16:15:00Z">
        <w:del w:id="982" w:author="John Buck" w:date="2023-04-11T15:53:00Z">
          <w:r w:rsidRPr="00917410" w:rsidDel="00917410">
            <w:rPr>
              <w:rStyle w:val="Hyperlink"/>
              <w:b w:val="0"/>
              <w:bCs w:val="0"/>
            </w:rPr>
            <w:delText>10.1</w:delText>
          </w:r>
          <w:r w:rsidDel="00917410">
            <w:rPr>
              <w:rFonts w:asciiTheme="minorHAnsi" w:eastAsiaTheme="minorEastAsia" w:hAnsiTheme="minorHAnsi" w:cstheme="minorBidi"/>
              <w:sz w:val="22"/>
              <w:szCs w:val="22"/>
            </w:rPr>
            <w:tab/>
          </w:r>
          <w:r w:rsidRPr="00917410" w:rsidDel="00917410">
            <w:rPr>
              <w:rStyle w:val="Hyperlink"/>
              <w:b w:val="0"/>
              <w:bCs w:val="0"/>
            </w:rPr>
            <w:delText>Overview</w:delText>
          </w:r>
          <w:r w:rsidDel="00917410">
            <w:rPr>
              <w:webHidden/>
            </w:rPr>
            <w:tab/>
          </w:r>
        </w:del>
      </w:ins>
      <w:ins w:id="983" w:author="John Clevenger" w:date="2022-12-17T16:24:00Z">
        <w:del w:id="984" w:author="John Buck" w:date="2023-04-11T15:53:00Z">
          <w:r w:rsidR="00F97818" w:rsidDel="00917410">
            <w:rPr>
              <w:webHidden/>
            </w:rPr>
            <w:delText>86</w:delText>
          </w:r>
        </w:del>
      </w:ins>
    </w:p>
    <w:p w14:paraId="6DC8CE78" w14:textId="2A4A90A1" w:rsidR="004D72C9" w:rsidDel="00917410" w:rsidRDefault="004D72C9" w:rsidP="00F97818">
      <w:pPr>
        <w:pStyle w:val="TOC2"/>
        <w:rPr>
          <w:ins w:id="985" w:author="John Clevenger" w:date="2022-12-17T16:15:00Z"/>
          <w:del w:id="986" w:author="John Buck" w:date="2023-04-11T15:53:00Z"/>
          <w:rFonts w:asciiTheme="minorHAnsi" w:eastAsiaTheme="minorEastAsia" w:hAnsiTheme="minorHAnsi" w:cstheme="minorBidi"/>
          <w:sz w:val="22"/>
          <w:szCs w:val="22"/>
        </w:rPr>
      </w:pPr>
      <w:ins w:id="987" w:author="John Clevenger" w:date="2022-12-17T16:15:00Z">
        <w:del w:id="988" w:author="John Buck" w:date="2023-04-11T15:53:00Z">
          <w:r w:rsidRPr="00917410" w:rsidDel="00917410">
            <w:rPr>
              <w:rStyle w:val="Hyperlink"/>
              <w:b w:val="0"/>
              <w:bCs w:val="0"/>
            </w:rPr>
            <w:delText>10.2</w:delText>
          </w:r>
          <w:r w:rsidDel="00917410">
            <w:rPr>
              <w:rFonts w:asciiTheme="minorHAnsi" w:eastAsiaTheme="minorEastAsia" w:hAnsiTheme="minorHAnsi" w:cstheme="minorBidi"/>
              <w:sz w:val="22"/>
              <w:szCs w:val="22"/>
            </w:rPr>
            <w:tab/>
          </w:r>
          <w:r w:rsidRPr="00917410" w:rsidDel="00917410">
            <w:rPr>
              <w:rStyle w:val="Hyperlink"/>
              <w:b w:val="0"/>
              <w:bCs w:val="0"/>
            </w:rPr>
            <w:delText>Scoring Algorithm</w:delText>
          </w:r>
          <w:r w:rsidDel="00917410">
            <w:rPr>
              <w:webHidden/>
            </w:rPr>
            <w:tab/>
          </w:r>
        </w:del>
      </w:ins>
      <w:ins w:id="989" w:author="John Clevenger" w:date="2022-12-17T16:24:00Z">
        <w:del w:id="990" w:author="John Buck" w:date="2023-04-11T15:53:00Z">
          <w:r w:rsidR="00F97818" w:rsidDel="00917410">
            <w:rPr>
              <w:webHidden/>
            </w:rPr>
            <w:delText>86</w:delText>
          </w:r>
        </w:del>
      </w:ins>
    </w:p>
    <w:p w14:paraId="4BA5B878" w14:textId="1C26C475" w:rsidR="004D72C9" w:rsidDel="00917410" w:rsidRDefault="004D72C9" w:rsidP="00F97818">
      <w:pPr>
        <w:pStyle w:val="TOC2"/>
        <w:rPr>
          <w:ins w:id="991" w:author="John Clevenger" w:date="2022-12-17T16:15:00Z"/>
          <w:del w:id="992" w:author="John Buck" w:date="2023-04-11T15:53:00Z"/>
          <w:rFonts w:asciiTheme="minorHAnsi" w:eastAsiaTheme="minorEastAsia" w:hAnsiTheme="minorHAnsi" w:cstheme="minorBidi"/>
          <w:sz w:val="22"/>
          <w:szCs w:val="22"/>
        </w:rPr>
      </w:pPr>
      <w:ins w:id="993" w:author="John Clevenger" w:date="2022-12-17T16:15:00Z">
        <w:del w:id="994" w:author="John Buck" w:date="2023-04-11T15:53:00Z">
          <w:r w:rsidRPr="00917410" w:rsidDel="00917410">
            <w:rPr>
              <w:rStyle w:val="Hyperlink"/>
              <w:b w:val="0"/>
              <w:bCs w:val="0"/>
            </w:rPr>
            <w:delText>10.3</w:delText>
          </w:r>
          <w:r w:rsidDel="00917410">
            <w:rPr>
              <w:rFonts w:asciiTheme="minorHAnsi" w:eastAsiaTheme="minorEastAsia" w:hAnsiTheme="minorHAnsi" w:cstheme="minorBidi"/>
              <w:sz w:val="22"/>
              <w:szCs w:val="22"/>
            </w:rPr>
            <w:tab/>
          </w:r>
          <w:r w:rsidRPr="00917410" w:rsidDel="00917410">
            <w:rPr>
              <w:rStyle w:val="Hyperlink"/>
              <w:b w:val="0"/>
              <w:bCs w:val="0"/>
            </w:rPr>
            <w:delText>Configuring Scoring Properties</w:delText>
          </w:r>
          <w:r w:rsidDel="00917410">
            <w:rPr>
              <w:webHidden/>
            </w:rPr>
            <w:tab/>
          </w:r>
        </w:del>
      </w:ins>
      <w:ins w:id="995" w:author="John Clevenger" w:date="2022-12-17T16:24:00Z">
        <w:del w:id="996" w:author="John Buck" w:date="2023-04-11T15:53:00Z">
          <w:r w:rsidR="00F97818" w:rsidDel="00917410">
            <w:rPr>
              <w:webHidden/>
            </w:rPr>
            <w:delText>87</w:delText>
          </w:r>
        </w:del>
      </w:ins>
    </w:p>
    <w:p w14:paraId="2FA2BC92" w14:textId="646BC409" w:rsidR="004D72C9" w:rsidDel="00917410" w:rsidRDefault="004D72C9" w:rsidP="00F97818">
      <w:pPr>
        <w:pStyle w:val="TOC2"/>
        <w:rPr>
          <w:ins w:id="997" w:author="John Clevenger" w:date="2022-12-17T16:15:00Z"/>
          <w:del w:id="998" w:author="John Buck" w:date="2023-04-11T15:53:00Z"/>
          <w:rFonts w:asciiTheme="minorHAnsi" w:eastAsiaTheme="minorEastAsia" w:hAnsiTheme="minorHAnsi" w:cstheme="minorBidi"/>
          <w:sz w:val="22"/>
          <w:szCs w:val="22"/>
        </w:rPr>
      </w:pPr>
      <w:ins w:id="999" w:author="John Clevenger" w:date="2022-12-17T16:15:00Z">
        <w:del w:id="1000" w:author="John Buck" w:date="2023-04-11T15:53:00Z">
          <w:r w:rsidRPr="00917410" w:rsidDel="00917410">
            <w:rPr>
              <w:rStyle w:val="Hyperlink"/>
              <w:b w:val="0"/>
              <w:bCs w:val="0"/>
            </w:rPr>
            <w:delText>10.4</w:delText>
          </w:r>
          <w:r w:rsidDel="00917410">
            <w:rPr>
              <w:rFonts w:asciiTheme="minorHAnsi" w:eastAsiaTheme="minorEastAsia" w:hAnsiTheme="minorHAnsi" w:cstheme="minorBidi"/>
              <w:sz w:val="22"/>
              <w:szCs w:val="22"/>
            </w:rPr>
            <w:tab/>
          </w:r>
          <w:r w:rsidRPr="00917410" w:rsidDel="00917410">
            <w:rPr>
              <w:rStyle w:val="Hyperlink"/>
              <w:b w:val="0"/>
              <w:bCs w:val="0"/>
            </w:rPr>
            <w:delText>Starting the Scoreboard</w:delText>
          </w:r>
          <w:r w:rsidDel="00917410">
            <w:rPr>
              <w:webHidden/>
            </w:rPr>
            <w:tab/>
          </w:r>
        </w:del>
      </w:ins>
      <w:ins w:id="1001" w:author="John Clevenger" w:date="2022-12-17T16:24:00Z">
        <w:del w:id="1002" w:author="John Buck" w:date="2023-04-11T15:53:00Z">
          <w:r w:rsidR="00F97818" w:rsidDel="00917410">
            <w:rPr>
              <w:webHidden/>
            </w:rPr>
            <w:delText>88</w:delText>
          </w:r>
        </w:del>
      </w:ins>
    </w:p>
    <w:p w14:paraId="1128F2E0" w14:textId="0FDA8F7A" w:rsidR="004D72C9" w:rsidDel="00917410" w:rsidRDefault="004D72C9" w:rsidP="00F97818">
      <w:pPr>
        <w:pStyle w:val="TOC2"/>
        <w:rPr>
          <w:ins w:id="1003" w:author="John Clevenger" w:date="2022-12-17T16:15:00Z"/>
          <w:del w:id="1004" w:author="John Buck" w:date="2023-04-11T15:53:00Z"/>
          <w:rFonts w:asciiTheme="minorHAnsi" w:eastAsiaTheme="minorEastAsia" w:hAnsiTheme="minorHAnsi" w:cstheme="minorBidi"/>
          <w:sz w:val="22"/>
          <w:szCs w:val="22"/>
        </w:rPr>
      </w:pPr>
      <w:ins w:id="1005" w:author="John Clevenger" w:date="2022-12-17T16:15:00Z">
        <w:del w:id="1006" w:author="John Buck" w:date="2023-04-11T15:53:00Z">
          <w:r w:rsidRPr="00917410" w:rsidDel="00917410">
            <w:rPr>
              <w:rStyle w:val="Hyperlink"/>
              <w:b w:val="0"/>
              <w:bCs w:val="0"/>
            </w:rPr>
            <w:delText>10.5</w:delText>
          </w:r>
          <w:r w:rsidDel="00917410">
            <w:rPr>
              <w:rFonts w:asciiTheme="minorHAnsi" w:eastAsiaTheme="minorEastAsia" w:hAnsiTheme="minorHAnsi" w:cstheme="minorBidi"/>
              <w:sz w:val="22"/>
              <w:szCs w:val="22"/>
            </w:rPr>
            <w:tab/>
          </w:r>
          <w:r w:rsidRPr="00917410" w:rsidDel="00917410">
            <w:rPr>
              <w:rStyle w:val="Hyperlink"/>
              <w:b w:val="0"/>
              <w:bCs w:val="0"/>
            </w:rPr>
            <w:delText>Scoreboard Updates</w:delText>
          </w:r>
          <w:r w:rsidDel="00917410">
            <w:rPr>
              <w:webHidden/>
            </w:rPr>
            <w:tab/>
          </w:r>
        </w:del>
      </w:ins>
      <w:ins w:id="1007" w:author="John Clevenger" w:date="2022-12-17T16:24:00Z">
        <w:del w:id="1008" w:author="John Buck" w:date="2023-04-11T15:53:00Z">
          <w:r w:rsidR="00F97818" w:rsidDel="00917410">
            <w:rPr>
              <w:webHidden/>
            </w:rPr>
            <w:delText>90</w:delText>
          </w:r>
        </w:del>
      </w:ins>
    </w:p>
    <w:p w14:paraId="6AFA39F0" w14:textId="4EFCBD93" w:rsidR="004D72C9" w:rsidDel="00917410" w:rsidRDefault="004D72C9" w:rsidP="00F97818">
      <w:pPr>
        <w:pStyle w:val="TOC2"/>
        <w:rPr>
          <w:ins w:id="1009" w:author="John Clevenger" w:date="2022-12-17T16:15:00Z"/>
          <w:del w:id="1010" w:author="John Buck" w:date="2023-04-11T15:53:00Z"/>
          <w:rFonts w:asciiTheme="minorHAnsi" w:eastAsiaTheme="minorEastAsia" w:hAnsiTheme="minorHAnsi" w:cstheme="minorBidi"/>
          <w:sz w:val="22"/>
          <w:szCs w:val="22"/>
        </w:rPr>
      </w:pPr>
      <w:ins w:id="1011" w:author="John Clevenger" w:date="2022-12-17T16:15:00Z">
        <w:del w:id="1012" w:author="John Buck" w:date="2023-04-11T15:53:00Z">
          <w:r w:rsidRPr="00917410" w:rsidDel="00917410">
            <w:rPr>
              <w:rStyle w:val="Hyperlink"/>
              <w:b w:val="0"/>
              <w:bCs w:val="0"/>
            </w:rPr>
            <w:delText>10.6</w:delText>
          </w:r>
          <w:r w:rsidDel="00917410">
            <w:rPr>
              <w:rFonts w:asciiTheme="minorHAnsi" w:eastAsiaTheme="minorEastAsia" w:hAnsiTheme="minorHAnsi" w:cstheme="minorBidi"/>
              <w:sz w:val="22"/>
              <w:szCs w:val="22"/>
            </w:rPr>
            <w:tab/>
          </w:r>
          <w:r w:rsidRPr="00917410" w:rsidDel="00917410">
            <w:rPr>
              <w:rStyle w:val="Hyperlink"/>
              <w:b w:val="0"/>
              <w:bCs w:val="0"/>
            </w:rPr>
            <w:delText>Scoreboard  HTML  Files</w:delText>
          </w:r>
          <w:r w:rsidDel="00917410">
            <w:rPr>
              <w:webHidden/>
            </w:rPr>
            <w:tab/>
          </w:r>
        </w:del>
      </w:ins>
      <w:ins w:id="1013" w:author="John Clevenger" w:date="2022-12-17T16:24:00Z">
        <w:del w:id="1014" w:author="John Buck" w:date="2023-04-11T15:53:00Z">
          <w:r w:rsidR="00F97818" w:rsidDel="00917410">
            <w:rPr>
              <w:webHidden/>
            </w:rPr>
            <w:delText>90</w:delText>
          </w:r>
        </w:del>
      </w:ins>
    </w:p>
    <w:p w14:paraId="1C8D9FBB" w14:textId="074959C6" w:rsidR="004D72C9" w:rsidDel="00917410" w:rsidRDefault="004D72C9" w:rsidP="00F97818">
      <w:pPr>
        <w:pStyle w:val="TOC2"/>
        <w:rPr>
          <w:ins w:id="1015" w:author="John Clevenger" w:date="2022-12-17T16:15:00Z"/>
          <w:del w:id="1016" w:author="John Buck" w:date="2023-04-11T15:53:00Z"/>
          <w:rFonts w:asciiTheme="minorHAnsi" w:eastAsiaTheme="minorEastAsia" w:hAnsiTheme="minorHAnsi" w:cstheme="minorBidi"/>
          <w:sz w:val="22"/>
          <w:szCs w:val="22"/>
        </w:rPr>
      </w:pPr>
      <w:ins w:id="1017" w:author="John Clevenger" w:date="2022-12-17T16:15:00Z">
        <w:del w:id="1018" w:author="John Buck" w:date="2023-04-11T15:53:00Z">
          <w:r w:rsidRPr="00917410" w:rsidDel="00917410">
            <w:rPr>
              <w:rStyle w:val="Hyperlink"/>
              <w:b w:val="0"/>
              <w:bCs w:val="0"/>
            </w:rPr>
            <w:delText>10.7</w:delText>
          </w:r>
          <w:r w:rsidDel="00917410">
            <w:rPr>
              <w:rFonts w:asciiTheme="minorHAnsi" w:eastAsiaTheme="minorEastAsia" w:hAnsiTheme="minorHAnsi" w:cstheme="minorBidi"/>
              <w:sz w:val="22"/>
              <w:szCs w:val="22"/>
            </w:rPr>
            <w:tab/>
          </w:r>
          <w:r w:rsidRPr="00917410" w:rsidDel="00917410">
            <w:rPr>
              <w:rStyle w:val="Hyperlink"/>
              <w:b w:val="0"/>
              <w:bCs w:val="0"/>
            </w:rPr>
            <w:delText>Scoring Groups</w:delText>
          </w:r>
          <w:r w:rsidDel="00917410">
            <w:rPr>
              <w:webHidden/>
            </w:rPr>
            <w:tab/>
          </w:r>
        </w:del>
      </w:ins>
      <w:ins w:id="1019" w:author="John Clevenger" w:date="2022-12-17T16:24:00Z">
        <w:del w:id="1020" w:author="John Buck" w:date="2023-04-11T15:53:00Z">
          <w:r w:rsidR="00F97818" w:rsidDel="00917410">
            <w:rPr>
              <w:webHidden/>
            </w:rPr>
            <w:delText>92</w:delText>
          </w:r>
        </w:del>
      </w:ins>
    </w:p>
    <w:p w14:paraId="00358003" w14:textId="7897F520" w:rsidR="004D72C9" w:rsidDel="00917410" w:rsidRDefault="004D72C9" w:rsidP="00F97818">
      <w:pPr>
        <w:pStyle w:val="TOC2"/>
        <w:rPr>
          <w:ins w:id="1021" w:author="John Clevenger" w:date="2022-12-17T16:15:00Z"/>
          <w:del w:id="1022" w:author="John Buck" w:date="2023-04-11T15:53:00Z"/>
          <w:rFonts w:asciiTheme="minorHAnsi" w:eastAsiaTheme="minorEastAsia" w:hAnsiTheme="minorHAnsi" w:cstheme="minorBidi"/>
          <w:sz w:val="22"/>
          <w:szCs w:val="22"/>
        </w:rPr>
      </w:pPr>
      <w:ins w:id="1023" w:author="John Clevenger" w:date="2022-12-17T16:15:00Z">
        <w:del w:id="1024" w:author="John Buck" w:date="2023-04-11T15:53:00Z">
          <w:r w:rsidRPr="00917410" w:rsidDel="00917410">
            <w:rPr>
              <w:rStyle w:val="Hyperlink"/>
              <w:b w:val="0"/>
              <w:bCs w:val="0"/>
            </w:rPr>
            <w:delText>10.8</w:delText>
          </w:r>
          <w:r w:rsidDel="00917410">
            <w:rPr>
              <w:rFonts w:asciiTheme="minorHAnsi" w:eastAsiaTheme="minorEastAsia" w:hAnsiTheme="minorHAnsi" w:cstheme="minorBidi"/>
              <w:sz w:val="22"/>
              <w:szCs w:val="22"/>
            </w:rPr>
            <w:tab/>
          </w:r>
          <w:r w:rsidRPr="00917410" w:rsidDel="00917410">
            <w:rPr>
              <w:rStyle w:val="Hyperlink"/>
              <w:b w:val="0"/>
              <w:bCs w:val="0"/>
            </w:rPr>
            <w:delText>Managing HTML File Generation</w:delText>
          </w:r>
          <w:r w:rsidDel="00917410">
            <w:rPr>
              <w:webHidden/>
            </w:rPr>
            <w:tab/>
          </w:r>
        </w:del>
      </w:ins>
      <w:ins w:id="1025" w:author="John Clevenger" w:date="2022-12-17T16:24:00Z">
        <w:del w:id="1026" w:author="John Buck" w:date="2023-04-11T15:53:00Z">
          <w:r w:rsidR="00F97818" w:rsidDel="00917410">
            <w:rPr>
              <w:webHidden/>
            </w:rPr>
            <w:delText>93</w:delText>
          </w:r>
        </w:del>
      </w:ins>
    </w:p>
    <w:p w14:paraId="1F7C939C" w14:textId="2FB71077" w:rsidR="004D72C9" w:rsidDel="00917410" w:rsidRDefault="004D72C9" w:rsidP="00F97818">
      <w:pPr>
        <w:pStyle w:val="TOC2"/>
        <w:rPr>
          <w:ins w:id="1027" w:author="John Clevenger" w:date="2022-12-17T16:15:00Z"/>
          <w:del w:id="1028" w:author="John Buck" w:date="2023-04-11T15:53:00Z"/>
          <w:rFonts w:asciiTheme="minorHAnsi" w:eastAsiaTheme="minorEastAsia" w:hAnsiTheme="minorHAnsi" w:cstheme="minorBidi"/>
          <w:sz w:val="22"/>
          <w:szCs w:val="22"/>
        </w:rPr>
      </w:pPr>
      <w:ins w:id="1029" w:author="John Clevenger" w:date="2022-12-17T16:15:00Z">
        <w:del w:id="1030" w:author="John Buck" w:date="2023-04-11T15:53:00Z">
          <w:r w:rsidRPr="00917410" w:rsidDel="00917410">
            <w:rPr>
              <w:rStyle w:val="Hyperlink"/>
              <w:b w:val="0"/>
              <w:bCs w:val="0"/>
            </w:rPr>
            <w:delText>10.9</w:delText>
          </w:r>
          <w:r w:rsidDel="00917410">
            <w:rPr>
              <w:rFonts w:asciiTheme="minorHAnsi" w:eastAsiaTheme="minorEastAsia" w:hAnsiTheme="minorHAnsi" w:cstheme="minorBidi"/>
              <w:sz w:val="22"/>
              <w:szCs w:val="22"/>
            </w:rPr>
            <w:tab/>
          </w:r>
          <w:r w:rsidRPr="00917410" w:rsidDel="00917410">
            <w:rPr>
              <w:rStyle w:val="Hyperlink"/>
              <w:b w:val="0"/>
              <w:bCs w:val="0"/>
            </w:rPr>
            <w:delText>No-GUI Mode</w:delText>
          </w:r>
          <w:r w:rsidDel="00917410">
            <w:rPr>
              <w:webHidden/>
            </w:rPr>
            <w:tab/>
          </w:r>
        </w:del>
      </w:ins>
      <w:ins w:id="1031" w:author="John Clevenger" w:date="2022-12-17T16:24:00Z">
        <w:del w:id="1032" w:author="John Buck" w:date="2023-04-11T15:53:00Z">
          <w:r w:rsidR="00F97818" w:rsidDel="00917410">
            <w:rPr>
              <w:webHidden/>
            </w:rPr>
            <w:delText>95</w:delText>
          </w:r>
        </w:del>
      </w:ins>
    </w:p>
    <w:p w14:paraId="09379B12" w14:textId="52DB3E6C" w:rsidR="004D72C9" w:rsidDel="00917410" w:rsidRDefault="004D72C9">
      <w:pPr>
        <w:pStyle w:val="TOC1"/>
        <w:rPr>
          <w:ins w:id="1033" w:author="John Clevenger" w:date="2022-12-17T16:15:00Z"/>
          <w:del w:id="1034" w:author="John Buck" w:date="2023-04-11T15:53:00Z"/>
          <w:rFonts w:asciiTheme="minorHAnsi" w:eastAsiaTheme="minorEastAsia" w:hAnsiTheme="minorHAnsi" w:cstheme="minorBidi"/>
          <w:b w:val="0"/>
          <w:bCs w:val="0"/>
          <w:iCs w:val="0"/>
          <w:sz w:val="22"/>
          <w:szCs w:val="22"/>
        </w:rPr>
      </w:pPr>
      <w:ins w:id="1035" w:author="John Clevenger" w:date="2022-12-17T16:15:00Z">
        <w:del w:id="1036" w:author="John Buck" w:date="2023-04-11T15:53:00Z">
          <w:r w:rsidRPr="00917410" w:rsidDel="00917410">
            <w:rPr>
              <w:rStyle w:val="Hyperlink"/>
              <w:b w:val="0"/>
              <w:bCs w:val="0"/>
              <w:iCs w:val="0"/>
            </w:rPr>
            <w:delText>11</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Finishing the Contest</w:delText>
          </w:r>
          <w:r w:rsidDel="00917410">
            <w:rPr>
              <w:webHidden/>
            </w:rPr>
            <w:tab/>
          </w:r>
        </w:del>
      </w:ins>
      <w:ins w:id="1037" w:author="John Clevenger" w:date="2022-12-17T16:24:00Z">
        <w:del w:id="1038" w:author="John Buck" w:date="2023-04-11T15:53:00Z">
          <w:r w:rsidR="00F97818" w:rsidDel="00917410">
            <w:rPr>
              <w:webHidden/>
            </w:rPr>
            <w:delText>96</w:delText>
          </w:r>
        </w:del>
      </w:ins>
    </w:p>
    <w:p w14:paraId="3544C9C5" w14:textId="34D9B5F8" w:rsidR="004D72C9" w:rsidDel="00917410" w:rsidRDefault="004D72C9" w:rsidP="00F97818">
      <w:pPr>
        <w:pStyle w:val="TOC2"/>
        <w:rPr>
          <w:ins w:id="1039" w:author="John Clevenger" w:date="2022-12-17T16:15:00Z"/>
          <w:del w:id="1040" w:author="John Buck" w:date="2023-04-11T15:53:00Z"/>
          <w:rFonts w:asciiTheme="minorHAnsi" w:eastAsiaTheme="minorEastAsia" w:hAnsiTheme="minorHAnsi" w:cstheme="minorBidi"/>
          <w:sz w:val="22"/>
          <w:szCs w:val="22"/>
        </w:rPr>
      </w:pPr>
      <w:ins w:id="1041" w:author="John Clevenger" w:date="2022-12-17T16:15:00Z">
        <w:del w:id="1042" w:author="John Buck" w:date="2023-04-11T15:53:00Z">
          <w:r w:rsidRPr="00917410" w:rsidDel="00917410">
            <w:rPr>
              <w:rStyle w:val="Hyperlink"/>
              <w:b w:val="0"/>
              <w:bCs w:val="0"/>
            </w:rPr>
            <w:delText>11.1</w:delText>
          </w:r>
          <w:r w:rsidDel="00917410">
            <w:rPr>
              <w:rFonts w:asciiTheme="minorHAnsi" w:eastAsiaTheme="minorEastAsia" w:hAnsiTheme="minorHAnsi" w:cstheme="minorBidi"/>
              <w:sz w:val="22"/>
              <w:szCs w:val="22"/>
            </w:rPr>
            <w:tab/>
          </w:r>
          <w:r w:rsidRPr="00917410" w:rsidDel="00917410">
            <w:rPr>
              <w:rStyle w:val="Hyperlink"/>
              <w:b w:val="0"/>
              <w:bCs w:val="0"/>
            </w:rPr>
            <w:delText>Finalizing</w:delText>
          </w:r>
          <w:r w:rsidDel="00917410">
            <w:rPr>
              <w:webHidden/>
            </w:rPr>
            <w:tab/>
          </w:r>
        </w:del>
      </w:ins>
      <w:ins w:id="1043" w:author="John Clevenger" w:date="2022-12-17T16:24:00Z">
        <w:del w:id="1044" w:author="John Buck" w:date="2023-04-11T15:53:00Z">
          <w:r w:rsidR="00F97818" w:rsidDel="00917410">
            <w:rPr>
              <w:webHidden/>
            </w:rPr>
            <w:delText>96</w:delText>
          </w:r>
        </w:del>
      </w:ins>
    </w:p>
    <w:p w14:paraId="2AFD684E" w14:textId="41C7D22D" w:rsidR="004D72C9" w:rsidDel="00917410" w:rsidRDefault="004D72C9" w:rsidP="00F97818">
      <w:pPr>
        <w:pStyle w:val="TOC2"/>
        <w:rPr>
          <w:ins w:id="1045" w:author="John Clevenger" w:date="2022-12-17T16:15:00Z"/>
          <w:del w:id="1046" w:author="John Buck" w:date="2023-04-11T15:53:00Z"/>
          <w:rFonts w:asciiTheme="minorHAnsi" w:eastAsiaTheme="minorEastAsia" w:hAnsiTheme="minorHAnsi" w:cstheme="minorBidi"/>
          <w:sz w:val="22"/>
          <w:szCs w:val="22"/>
        </w:rPr>
      </w:pPr>
      <w:ins w:id="1047" w:author="John Clevenger" w:date="2022-12-17T16:15:00Z">
        <w:del w:id="1048" w:author="John Buck" w:date="2023-04-11T15:53:00Z">
          <w:r w:rsidRPr="00917410" w:rsidDel="00917410">
            <w:rPr>
              <w:rStyle w:val="Hyperlink"/>
              <w:b w:val="0"/>
              <w:bCs w:val="0"/>
            </w:rPr>
            <w:delText>11.2</w:delText>
          </w:r>
          <w:r w:rsidDel="00917410">
            <w:rPr>
              <w:rFonts w:asciiTheme="minorHAnsi" w:eastAsiaTheme="minorEastAsia" w:hAnsiTheme="minorHAnsi" w:cstheme="minorBidi"/>
              <w:sz w:val="22"/>
              <w:szCs w:val="22"/>
            </w:rPr>
            <w:tab/>
          </w:r>
          <w:r w:rsidRPr="00917410" w:rsidDel="00917410">
            <w:rPr>
              <w:rStyle w:val="Hyperlink"/>
              <w:b w:val="0"/>
              <w:bCs w:val="0"/>
            </w:rPr>
            <w:delText>Exporting Contest Results</w:delText>
          </w:r>
          <w:r w:rsidDel="00917410">
            <w:rPr>
              <w:webHidden/>
            </w:rPr>
            <w:tab/>
          </w:r>
        </w:del>
      </w:ins>
      <w:ins w:id="1049" w:author="John Clevenger" w:date="2022-12-17T16:24:00Z">
        <w:del w:id="1050" w:author="John Buck" w:date="2023-04-11T15:53:00Z">
          <w:r w:rsidR="00F97818" w:rsidDel="00917410">
            <w:rPr>
              <w:webHidden/>
            </w:rPr>
            <w:delText>97</w:delText>
          </w:r>
        </w:del>
      </w:ins>
    </w:p>
    <w:p w14:paraId="569734BA" w14:textId="73C9C590" w:rsidR="004D72C9" w:rsidDel="00917410" w:rsidRDefault="004D72C9">
      <w:pPr>
        <w:pStyle w:val="TOC3"/>
        <w:rPr>
          <w:ins w:id="1051" w:author="John Clevenger" w:date="2022-12-17T16:15:00Z"/>
          <w:del w:id="1052" w:author="John Buck" w:date="2023-04-11T15:53:00Z"/>
          <w:rFonts w:asciiTheme="minorHAnsi" w:eastAsiaTheme="minorEastAsia" w:hAnsiTheme="minorHAnsi" w:cstheme="minorBidi"/>
          <w:sz w:val="22"/>
          <w:szCs w:val="22"/>
        </w:rPr>
      </w:pPr>
      <w:ins w:id="1053" w:author="John Clevenger" w:date="2022-12-17T16:15:00Z">
        <w:del w:id="1054" w:author="John Buck" w:date="2023-04-11T15:53:00Z">
          <w:r w:rsidRPr="00917410" w:rsidDel="00917410">
            <w:rPr>
              <w:rStyle w:val="Hyperlink"/>
            </w:rPr>
            <w:delText>11.2.1</w:delText>
          </w:r>
          <w:r w:rsidDel="00917410">
            <w:rPr>
              <w:rFonts w:asciiTheme="minorHAnsi" w:eastAsiaTheme="minorEastAsia" w:hAnsiTheme="minorHAnsi" w:cstheme="minorBidi"/>
              <w:sz w:val="22"/>
              <w:szCs w:val="22"/>
            </w:rPr>
            <w:tab/>
          </w:r>
          <w:r w:rsidRPr="00917410" w:rsidDel="00917410">
            <w:rPr>
              <w:rStyle w:val="Hyperlink"/>
            </w:rPr>
            <w:delText xml:space="preserve">Generating a </w:delText>
          </w:r>
          <w:r w:rsidRPr="00917410" w:rsidDel="00917410">
            <w:rPr>
              <w:rStyle w:val="Hyperlink"/>
              <w:i/>
            </w:rPr>
            <w:delText>results.tsv</w:delText>
          </w:r>
          <w:r w:rsidRPr="00917410" w:rsidDel="00917410">
            <w:rPr>
              <w:rStyle w:val="Hyperlink"/>
            </w:rPr>
            <w:delText xml:space="preserve"> export file</w:delText>
          </w:r>
          <w:r w:rsidDel="00917410">
            <w:rPr>
              <w:webHidden/>
            </w:rPr>
            <w:tab/>
          </w:r>
        </w:del>
      </w:ins>
      <w:ins w:id="1055" w:author="John Clevenger" w:date="2022-12-17T16:24:00Z">
        <w:del w:id="1056" w:author="John Buck" w:date="2023-04-11T15:53:00Z">
          <w:r w:rsidR="00F97818" w:rsidDel="00917410">
            <w:rPr>
              <w:webHidden/>
            </w:rPr>
            <w:delText>97</w:delText>
          </w:r>
        </w:del>
      </w:ins>
    </w:p>
    <w:p w14:paraId="01CEACD9" w14:textId="0E99AEE2" w:rsidR="004D72C9" w:rsidDel="00917410" w:rsidRDefault="004D72C9">
      <w:pPr>
        <w:pStyle w:val="TOC3"/>
        <w:rPr>
          <w:ins w:id="1057" w:author="John Clevenger" w:date="2022-12-17T16:15:00Z"/>
          <w:del w:id="1058" w:author="John Buck" w:date="2023-04-11T15:53:00Z"/>
          <w:rFonts w:asciiTheme="minorHAnsi" w:eastAsiaTheme="minorEastAsia" w:hAnsiTheme="minorHAnsi" w:cstheme="minorBidi"/>
          <w:sz w:val="22"/>
          <w:szCs w:val="22"/>
        </w:rPr>
      </w:pPr>
      <w:ins w:id="1059" w:author="John Clevenger" w:date="2022-12-17T16:15:00Z">
        <w:del w:id="1060" w:author="John Buck" w:date="2023-04-11T15:53:00Z">
          <w:r w:rsidRPr="00917410" w:rsidDel="00917410">
            <w:rPr>
              <w:rStyle w:val="Hyperlink"/>
            </w:rPr>
            <w:delText>11.2.2</w:delText>
          </w:r>
          <w:r w:rsidDel="00917410">
            <w:rPr>
              <w:rFonts w:asciiTheme="minorHAnsi" w:eastAsiaTheme="minorEastAsia" w:hAnsiTheme="minorHAnsi" w:cstheme="minorBidi"/>
              <w:sz w:val="22"/>
              <w:szCs w:val="22"/>
            </w:rPr>
            <w:tab/>
          </w:r>
          <w:r w:rsidRPr="00917410" w:rsidDel="00917410">
            <w:rPr>
              <w:rStyle w:val="Hyperlink"/>
            </w:rPr>
            <w:delText xml:space="preserve">Generating a </w:delText>
          </w:r>
          <w:r w:rsidRPr="00917410" w:rsidDel="00917410">
            <w:rPr>
              <w:rStyle w:val="Hyperlink"/>
              <w:i/>
            </w:rPr>
            <w:delText xml:space="preserve">pc2export.dat </w:delText>
          </w:r>
          <w:r w:rsidRPr="00917410" w:rsidDel="00917410">
            <w:rPr>
              <w:rStyle w:val="Hyperlink"/>
            </w:rPr>
            <w:delText>export file</w:delText>
          </w:r>
          <w:r w:rsidDel="00917410">
            <w:rPr>
              <w:webHidden/>
            </w:rPr>
            <w:tab/>
          </w:r>
        </w:del>
      </w:ins>
      <w:ins w:id="1061" w:author="John Clevenger" w:date="2022-12-17T16:24:00Z">
        <w:del w:id="1062" w:author="John Buck" w:date="2023-04-11T15:53:00Z">
          <w:r w:rsidR="00F97818" w:rsidDel="00917410">
            <w:rPr>
              <w:webHidden/>
            </w:rPr>
            <w:delText>97</w:delText>
          </w:r>
        </w:del>
      </w:ins>
    </w:p>
    <w:p w14:paraId="70C9BC2C" w14:textId="3BCFCDD7" w:rsidR="004D72C9" w:rsidDel="00917410" w:rsidRDefault="004D72C9" w:rsidP="00F97818">
      <w:pPr>
        <w:pStyle w:val="TOC2"/>
        <w:rPr>
          <w:ins w:id="1063" w:author="John Clevenger" w:date="2022-12-17T16:15:00Z"/>
          <w:del w:id="1064" w:author="John Buck" w:date="2023-04-11T15:53:00Z"/>
          <w:rFonts w:asciiTheme="minorHAnsi" w:eastAsiaTheme="minorEastAsia" w:hAnsiTheme="minorHAnsi" w:cstheme="minorBidi"/>
          <w:sz w:val="22"/>
          <w:szCs w:val="22"/>
        </w:rPr>
      </w:pPr>
      <w:ins w:id="1065" w:author="John Clevenger" w:date="2022-12-17T16:15:00Z">
        <w:del w:id="1066" w:author="John Buck" w:date="2023-04-11T15:53:00Z">
          <w:r w:rsidRPr="00917410" w:rsidDel="00917410">
            <w:rPr>
              <w:rStyle w:val="Hyperlink"/>
              <w:b w:val="0"/>
              <w:bCs w:val="0"/>
            </w:rPr>
            <w:delText>11.3</w:delText>
          </w:r>
          <w:r w:rsidDel="00917410">
            <w:rPr>
              <w:rFonts w:asciiTheme="minorHAnsi" w:eastAsiaTheme="minorEastAsia" w:hAnsiTheme="minorHAnsi" w:cstheme="minorBidi"/>
              <w:sz w:val="22"/>
              <w:szCs w:val="22"/>
            </w:rPr>
            <w:tab/>
          </w:r>
          <w:r w:rsidRPr="00917410" w:rsidDel="00917410">
            <w:rPr>
              <w:rStyle w:val="Hyperlink"/>
              <w:b w:val="0"/>
              <w:bCs w:val="0"/>
            </w:rPr>
            <w:delText>Shutting Down</w:delText>
          </w:r>
          <w:r w:rsidDel="00917410">
            <w:rPr>
              <w:webHidden/>
            </w:rPr>
            <w:tab/>
          </w:r>
        </w:del>
      </w:ins>
      <w:ins w:id="1067" w:author="John Clevenger" w:date="2022-12-17T16:24:00Z">
        <w:del w:id="1068" w:author="John Buck" w:date="2023-04-11T15:53:00Z">
          <w:r w:rsidR="00F97818" w:rsidDel="00917410">
            <w:rPr>
              <w:webHidden/>
            </w:rPr>
            <w:delText>97</w:delText>
          </w:r>
        </w:del>
      </w:ins>
    </w:p>
    <w:p w14:paraId="0644DECC" w14:textId="2B9ED088" w:rsidR="004D72C9" w:rsidDel="00917410" w:rsidRDefault="004D72C9">
      <w:pPr>
        <w:pStyle w:val="TOC1"/>
        <w:rPr>
          <w:ins w:id="1069" w:author="John Clevenger" w:date="2022-12-17T16:15:00Z"/>
          <w:del w:id="1070" w:author="John Buck" w:date="2023-04-11T15:53:00Z"/>
          <w:rFonts w:asciiTheme="minorHAnsi" w:eastAsiaTheme="minorEastAsia" w:hAnsiTheme="minorHAnsi" w:cstheme="minorBidi"/>
          <w:b w:val="0"/>
          <w:bCs w:val="0"/>
          <w:iCs w:val="0"/>
          <w:sz w:val="22"/>
          <w:szCs w:val="22"/>
        </w:rPr>
      </w:pPr>
      <w:ins w:id="1071" w:author="John Clevenger" w:date="2022-12-17T16:15:00Z">
        <w:del w:id="1072" w:author="John Buck" w:date="2023-04-11T15:53:00Z">
          <w:r w:rsidRPr="00917410" w:rsidDel="00917410">
            <w:rPr>
              <w:rStyle w:val="Hyperlink"/>
              <w:b w:val="0"/>
              <w:bCs w:val="0"/>
              <w:iCs w:val="0"/>
            </w:rPr>
            <w:delText>Appendix A  –  pc2v9.ini Attributes</w:delText>
          </w:r>
          <w:r w:rsidDel="00917410">
            <w:rPr>
              <w:webHidden/>
            </w:rPr>
            <w:tab/>
          </w:r>
        </w:del>
      </w:ins>
      <w:ins w:id="1073" w:author="John Clevenger" w:date="2022-12-17T16:24:00Z">
        <w:del w:id="1074" w:author="John Buck" w:date="2023-04-11T15:53:00Z">
          <w:r w:rsidR="00F97818" w:rsidDel="00917410">
            <w:rPr>
              <w:webHidden/>
            </w:rPr>
            <w:delText>99</w:delText>
          </w:r>
        </w:del>
      </w:ins>
    </w:p>
    <w:p w14:paraId="1B23F76D" w14:textId="01AE5A60" w:rsidR="004D72C9" w:rsidDel="00917410" w:rsidRDefault="004D72C9">
      <w:pPr>
        <w:pStyle w:val="TOC1"/>
        <w:rPr>
          <w:ins w:id="1075" w:author="John Clevenger" w:date="2022-12-17T16:15:00Z"/>
          <w:del w:id="1076" w:author="John Buck" w:date="2023-04-11T15:53:00Z"/>
          <w:rFonts w:asciiTheme="minorHAnsi" w:eastAsiaTheme="minorEastAsia" w:hAnsiTheme="minorHAnsi" w:cstheme="minorBidi"/>
          <w:b w:val="0"/>
          <w:bCs w:val="0"/>
          <w:iCs w:val="0"/>
          <w:sz w:val="22"/>
          <w:szCs w:val="22"/>
        </w:rPr>
      </w:pPr>
      <w:ins w:id="1077" w:author="John Clevenger" w:date="2022-12-17T16:15:00Z">
        <w:del w:id="1078" w:author="John Buck" w:date="2023-04-11T15:53:00Z">
          <w:r w:rsidRPr="00917410" w:rsidDel="00917410">
            <w:rPr>
              <w:rStyle w:val="Hyperlink"/>
              <w:b w:val="0"/>
              <w:bCs w:val="0"/>
              <w:iCs w:val="0"/>
            </w:rPr>
            <w:delText>Appendix B  –  Networking Constraints</w:delText>
          </w:r>
          <w:r w:rsidDel="00917410">
            <w:rPr>
              <w:webHidden/>
            </w:rPr>
            <w:tab/>
          </w:r>
        </w:del>
      </w:ins>
      <w:ins w:id="1079" w:author="John Clevenger" w:date="2022-12-17T16:24:00Z">
        <w:del w:id="1080" w:author="John Buck" w:date="2023-04-11T15:53:00Z">
          <w:r w:rsidR="00F97818" w:rsidDel="00917410">
            <w:rPr>
              <w:webHidden/>
            </w:rPr>
            <w:delText>101</w:delText>
          </w:r>
        </w:del>
      </w:ins>
    </w:p>
    <w:p w14:paraId="4DD7D6BB" w14:textId="3E267809" w:rsidR="004D72C9" w:rsidDel="00917410" w:rsidRDefault="004D72C9">
      <w:pPr>
        <w:pStyle w:val="TOC1"/>
        <w:rPr>
          <w:ins w:id="1081" w:author="John Clevenger" w:date="2022-12-17T16:15:00Z"/>
          <w:del w:id="1082" w:author="John Buck" w:date="2023-04-11T15:53:00Z"/>
          <w:rFonts w:asciiTheme="minorHAnsi" w:eastAsiaTheme="minorEastAsia" w:hAnsiTheme="minorHAnsi" w:cstheme="minorBidi"/>
          <w:b w:val="0"/>
          <w:bCs w:val="0"/>
          <w:iCs w:val="0"/>
          <w:sz w:val="22"/>
          <w:szCs w:val="22"/>
        </w:rPr>
      </w:pPr>
      <w:ins w:id="1083" w:author="John Clevenger" w:date="2022-12-17T16:15:00Z">
        <w:del w:id="1084" w:author="John Buck" w:date="2023-04-11T15:53:00Z">
          <w:r w:rsidRPr="00917410" w:rsidDel="00917410">
            <w:rPr>
              <w:rStyle w:val="Hyperlink"/>
              <w:b w:val="0"/>
              <w:bCs w:val="0"/>
              <w:iCs w:val="0"/>
            </w:rPr>
            <w:delText>Appendix C  –  Command Line Arguments</w:delText>
          </w:r>
          <w:r w:rsidDel="00917410">
            <w:rPr>
              <w:webHidden/>
            </w:rPr>
            <w:tab/>
          </w:r>
        </w:del>
      </w:ins>
      <w:ins w:id="1085" w:author="John Clevenger" w:date="2022-12-17T16:24:00Z">
        <w:del w:id="1086" w:author="John Buck" w:date="2023-04-11T15:53:00Z">
          <w:r w:rsidR="00F97818" w:rsidDel="00917410">
            <w:rPr>
              <w:webHidden/>
            </w:rPr>
            <w:delText>103</w:delText>
          </w:r>
        </w:del>
      </w:ins>
    </w:p>
    <w:p w14:paraId="6C559E5F" w14:textId="2A3C746F" w:rsidR="004D72C9" w:rsidDel="00917410" w:rsidRDefault="004D72C9">
      <w:pPr>
        <w:pStyle w:val="TOC1"/>
        <w:rPr>
          <w:ins w:id="1087" w:author="John Clevenger" w:date="2022-12-17T16:15:00Z"/>
          <w:del w:id="1088" w:author="John Buck" w:date="2023-04-11T15:53:00Z"/>
          <w:rFonts w:asciiTheme="minorHAnsi" w:eastAsiaTheme="minorEastAsia" w:hAnsiTheme="minorHAnsi" w:cstheme="minorBidi"/>
          <w:b w:val="0"/>
          <w:bCs w:val="0"/>
          <w:iCs w:val="0"/>
          <w:sz w:val="22"/>
          <w:szCs w:val="22"/>
        </w:rPr>
      </w:pPr>
      <w:ins w:id="1089" w:author="John Clevenger" w:date="2022-12-17T16:15:00Z">
        <w:del w:id="1090" w:author="John Buck" w:date="2023-04-11T15:53:00Z">
          <w:r w:rsidRPr="00917410" w:rsidDel="00917410">
            <w:rPr>
              <w:rStyle w:val="Hyperlink"/>
              <w:b w:val="0"/>
              <w:bCs w:val="0"/>
              <w:iCs w:val="0"/>
            </w:rPr>
            <w:delText>Appendix D  –  ICPC Import/Export Interfaces</w:delText>
          </w:r>
          <w:r w:rsidDel="00917410">
            <w:rPr>
              <w:webHidden/>
            </w:rPr>
            <w:tab/>
          </w:r>
        </w:del>
      </w:ins>
      <w:ins w:id="1091" w:author="John Clevenger" w:date="2022-12-17T16:24:00Z">
        <w:del w:id="1092" w:author="John Buck" w:date="2023-04-11T15:53:00Z">
          <w:r w:rsidR="00F97818" w:rsidDel="00917410">
            <w:rPr>
              <w:webHidden/>
            </w:rPr>
            <w:delText>107</w:delText>
          </w:r>
        </w:del>
      </w:ins>
    </w:p>
    <w:p w14:paraId="2BA98592" w14:textId="08E6C4FE" w:rsidR="004D72C9" w:rsidDel="00917410" w:rsidRDefault="004D72C9">
      <w:pPr>
        <w:pStyle w:val="TOC1"/>
        <w:rPr>
          <w:ins w:id="1093" w:author="John Clevenger" w:date="2022-12-17T16:15:00Z"/>
          <w:del w:id="1094" w:author="John Buck" w:date="2023-04-11T15:53:00Z"/>
          <w:rFonts w:asciiTheme="minorHAnsi" w:eastAsiaTheme="minorEastAsia" w:hAnsiTheme="minorHAnsi" w:cstheme="minorBidi"/>
          <w:b w:val="0"/>
          <w:bCs w:val="0"/>
          <w:iCs w:val="0"/>
          <w:sz w:val="22"/>
          <w:szCs w:val="22"/>
        </w:rPr>
      </w:pPr>
      <w:ins w:id="1095" w:author="John Clevenger" w:date="2022-12-17T16:15:00Z">
        <w:del w:id="1096" w:author="John Buck" w:date="2023-04-11T15:53:00Z">
          <w:r w:rsidRPr="00917410" w:rsidDel="00917410">
            <w:rPr>
              <w:rStyle w:val="Hyperlink"/>
              <w:b w:val="0"/>
              <w:bCs w:val="0"/>
              <w:iCs w:val="0"/>
            </w:rPr>
            <w:delText>Appendix E  –  Output Validators</w:delText>
          </w:r>
          <w:r w:rsidDel="00917410">
            <w:rPr>
              <w:webHidden/>
            </w:rPr>
            <w:tab/>
          </w:r>
        </w:del>
      </w:ins>
      <w:ins w:id="1097" w:author="John Clevenger" w:date="2022-12-17T16:24:00Z">
        <w:del w:id="1098" w:author="John Buck" w:date="2023-04-11T15:53:00Z">
          <w:r w:rsidR="00F97818" w:rsidDel="00917410">
            <w:rPr>
              <w:webHidden/>
            </w:rPr>
            <w:delText>113</w:delText>
          </w:r>
        </w:del>
      </w:ins>
    </w:p>
    <w:p w14:paraId="2175EA9D" w14:textId="212EDAAC" w:rsidR="004D72C9" w:rsidDel="00917410" w:rsidRDefault="004D72C9">
      <w:pPr>
        <w:pStyle w:val="TOC1"/>
        <w:rPr>
          <w:ins w:id="1099" w:author="John Clevenger" w:date="2022-12-17T16:15:00Z"/>
          <w:del w:id="1100" w:author="John Buck" w:date="2023-04-11T15:53:00Z"/>
          <w:rFonts w:asciiTheme="minorHAnsi" w:eastAsiaTheme="minorEastAsia" w:hAnsiTheme="minorHAnsi" w:cstheme="minorBidi"/>
          <w:b w:val="0"/>
          <w:bCs w:val="0"/>
          <w:iCs w:val="0"/>
          <w:sz w:val="22"/>
          <w:szCs w:val="22"/>
        </w:rPr>
      </w:pPr>
      <w:ins w:id="1101" w:author="John Clevenger" w:date="2022-12-17T16:15:00Z">
        <w:del w:id="1102" w:author="John Buck" w:date="2023-04-11T15:53:00Z">
          <w:r w:rsidRPr="00917410" w:rsidDel="00917410">
            <w:rPr>
              <w:rStyle w:val="Hyperlink"/>
              <w:b w:val="0"/>
              <w:bCs w:val="0"/>
              <w:iCs w:val="0"/>
            </w:rPr>
            <w:delText>Appendix F  –  Language Definitions</w:delText>
          </w:r>
          <w:r w:rsidDel="00917410">
            <w:rPr>
              <w:webHidden/>
            </w:rPr>
            <w:tab/>
          </w:r>
        </w:del>
      </w:ins>
      <w:ins w:id="1103" w:author="John Clevenger" w:date="2022-12-17T16:24:00Z">
        <w:del w:id="1104" w:author="John Buck" w:date="2023-04-11T15:53:00Z">
          <w:r w:rsidR="00F97818" w:rsidDel="00917410">
            <w:rPr>
              <w:webHidden/>
            </w:rPr>
            <w:delText>126</w:delText>
          </w:r>
        </w:del>
      </w:ins>
    </w:p>
    <w:p w14:paraId="43B641D5" w14:textId="3A85E46E" w:rsidR="004D72C9" w:rsidDel="00917410" w:rsidRDefault="004D72C9">
      <w:pPr>
        <w:pStyle w:val="TOC1"/>
        <w:rPr>
          <w:ins w:id="1105" w:author="John Clevenger" w:date="2022-12-17T16:15:00Z"/>
          <w:del w:id="1106" w:author="John Buck" w:date="2023-04-11T15:53:00Z"/>
          <w:rFonts w:asciiTheme="minorHAnsi" w:eastAsiaTheme="minorEastAsia" w:hAnsiTheme="minorHAnsi" w:cstheme="minorBidi"/>
          <w:b w:val="0"/>
          <w:bCs w:val="0"/>
          <w:iCs w:val="0"/>
          <w:sz w:val="22"/>
          <w:szCs w:val="22"/>
        </w:rPr>
      </w:pPr>
      <w:ins w:id="1107" w:author="John Clevenger" w:date="2022-12-17T16:15:00Z">
        <w:del w:id="1108" w:author="John Buck" w:date="2023-04-11T15:53:00Z">
          <w:r w:rsidRPr="00917410" w:rsidDel="00917410">
            <w:rPr>
              <w:rStyle w:val="Hyperlink"/>
              <w:b w:val="0"/>
              <w:bCs w:val="0"/>
              <w:iCs w:val="0"/>
            </w:rPr>
            <w:delText>Appendix G –  Using the PC</w:delText>
          </w:r>
          <w:r w:rsidRPr="00917410" w:rsidDel="00917410">
            <w:rPr>
              <w:rStyle w:val="Hyperlink"/>
              <w:b w:val="0"/>
              <w:bCs w:val="0"/>
              <w:iCs w:val="0"/>
              <w:vertAlign w:val="superscript"/>
            </w:rPr>
            <w:delText xml:space="preserve">2 </w:delText>
          </w:r>
          <w:r w:rsidRPr="00917410" w:rsidDel="00917410">
            <w:rPr>
              <w:rStyle w:val="Hyperlink"/>
              <w:b w:val="0"/>
              <w:bCs w:val="0"/>
              <w:iCs w:val="0"/>
            </w:rPr>
            <w:delText>API</w:delText>
          </w:r>
          <w:r w:rsidDel="00917410">
            <w:rPr>
              <w:webHidden/>
            </w:rPr>
            <w:tab/>
          </w:r>
        </w:del>
      </w:ins>
      <w:ins w:id="1109" w:author="John Clevenger" w:date="2022-12-17T16:24:00Z">
        <w:del w:id="1110" w:author="John Buck" w:date="2023-04-11T15:53:00Z">
          <w:r w:rsidR="00F97818" w:rsidDel="00917410">
            <w:rPr>
              <w:webHidden/>
            </w:rPr>
            <w:delText>131</w:delText>
          </w:r>
        </w:del>
      </w:ins>
    </w:p>
    <w:p w14:paraId="42085614" w14:textId="5453B55C" w:rsidR="004D72C9" w:rsidDel="00917410" w:rsidRDefault="004D72C9">
      <w:pPr>
        <w:pStyle w:val="TOC1"/>
        <w:rPr>
          <w:ins w:id="1111" w:author="John Clevenger" w:date="2022-12-17T16:15:00Z"/>
          <w:del w:id="1112" w:author="John Buck" w:date="2023-04-11T15:53:00Z"/>
          <w:rFonts w:asciiTheme="minorHAnsi" w:eastAsiaTheme="minorEastAsia" w:hAnsiTheme="minorHAnsi" w:cstheme="minorBidi"/>
          <w:b w:val="0"/>
          <w:bCs w:val="0"/>
          <w:iCs w:val="0"/>
          <w:sz w:val="22"/>
          <w:szCs w:val="22"/>
        </w:rPr>
      </w:pPr>
      <w:ins w:id="1113" w:author="John Clevenger" w:date="2022-12-17T16:15:00Z">
        <w:del w:id="1114" w:author="John Buck" w:date="2023-04-11T15:53:00Z">
          <w:r w:rsidRPr="00917410" w:rsidDel="00917410">
            <w:rPr>
              <w:rStyle w:val="Hyperlink"/>
              <w:b w:val="0"/>
              <w:bCs w:val="0"/>
              <w:iCs w:val="0"/>
            </w:rPr>
            <w:delText>Appendix H – Troubleshooting / Getting Help</w:delText>
          </w:r>
          <w:r w:rsidDel="00917410">
            <w:rPr>
              <w:webHidden/>
            </w:rPr>
            <w:tab/>
          </w:r>
        </w:del>
      </w:ins>
      <w:ins w:id="1115" w:author="John Clevenger" w:date="2022-12-17T16:24:00Z">
        <w:del w:id="1116" w:author="John Buck" w:date="2023-04-11T15:53:00Z">
          <w:r w:rsidR="00F97818" w:rsidDel="00917410">
            <w:rPr>
              <w:webHidden/>
            </w:rPr>
            <w:delText>132</w:delText>
          </w:r>
        </w:del>
      </w:ins>
    </w:p>
    <w:p w14:paraId="54DB24F7" w14:textId="3A83AAAB" w:rsidR="004D72C9" w:rsidDel="00917410" w:rsidRDefault="004D72C9">
      <w:pPr>
        <w:pStyle w:val="TOC1"/>
        <w:rPr>
          <w:ins w:id="1117" w:author="John Clevenger" w:date="2022-12-17T16:15:00Z"/>
          <w:del w:id="1118" w:author="John Buck" w:date="2023-04-11T15:53:00Z"/>
          <w:rFonts w:asciiTheme="minorHAnsi" w:eastAsiaTheme="minorEastAsia" w:hAnsiTheme="minorHAnsi" w:cstheme="minorBidi"/>
          <w:b w:val="0"/>
          <w:bCs w:val="0"/>
          <w:iCs w:val="0"/>
          <w:sz w:val="22"/>
          <w:szCs w:val="22"/>
        </w:rPr>
      </w:pPr>
      <w:ins w:id="1119" w:author="John Clevenger" w:date="2022-12-17T16:15:00Z">
        <w:del w:id="1120" w:author="John Buck" w:date="2023-04-11T15:53:00Z">
          <w:r w:rsidRPr="00917410" w:rsidDel="00917410">
            <w:rPr>
              <w:rStyle w:val="Hyperlink"/>
              <w:b w:val="0"/>
              <w:bCs w:val="0"/>
              <w:iCs w:val="0"/>
            </w:rPr>
            <w:delText>Appendix I  –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Distribution Contents</w:delText>
          </w:r>
          <w:r w:rsidDel="00917410">
            <w:rPr>
              <w:webHidden/>
            </w:rPr>
            <w:tab/>
          </w:r>
        </w:del>
      </w:ins>
      <w:ins w:id="1121" w:author="John Clevenger" w:date="2022-12-17T16:24:00Z">
        <w:del w:id="1122" w:author="John Buck" w:date="2023-04-11T15:53:00Z">
          <w:r w:rsidR="00F97818" w:rsidDel="00917410">
            <w:rPr>
              <w:webHidden/>
            </w:rPr>
            <w:delText>133</w:delText>
          </w:r>
        </w:del>
      </w:ins>
    </w:p>
    <w:p w14:paraId="7626008D" w14:textId="3B42B1B1" w:rsidR="004D72C9" w:rsidDel="00917410" w:rsidRDefault="004D72C9">
      <w:pPr>
        <w:pStyle w:val="TOC1"/>
        <w:rPr>
          <w:ins w:id="1123" w:author="John Clevenger" w:date="2022-12-17T16:15:00Z"/>
          <w:del w:id="1124" w:author="John Buck" w:date="2023-04-11T15:53:00Z"/>
          <w:rFonts w:asciiTheme="minorHAnsi" w:eastAsiaTheme="minorEastAsia" w:hAnsiTheme="minorHAnsi" w:cstheme="minorBidi"/>
          <w:b w:val="0"/>
          <w:bCs w:val="0"/>
          <w:iCs w:val="0"/>
          <w:sz w:val="22"/>
          <w:szCs w:val="22"/>
        </w:rPr>
      </w:pPr>
      <w:ins w:id="1125" w:author="John Clevenger" w:date="2022-12-17T16:15:00Z">
        <w:del w:id="1126" w:author="John Buck" w:date="2023-04-11T15:53:00Z">
          <w:r w:rsidRPr="00917410" w:rsidDel="00917410">
            <w:rPr>
              <w:rStyle w:val="Hyperlink"/>
              <w:b w:val="0"/>
              <w:bCs w:val="0"/>
              <w:iCs w:val="0"/>
            </w:rPr>
            <w:delText>Appendix J – Log files</w:delText>
          </w:r>
          <w:r w:rsidDel="00917410">
            <w:rPr>
              <w:webHidden/>
            </w:rPr>
            <w:tab/>
          </w:r>
        </w:del>
      </w:ins>
      <w:ins w:id="1127" w:author="John Clevenger" w:date="2022-12-17T16:24:00Z">
        <w:del w:id="1128" w:author="John Buck" w:date="2023-04-11T15:53:00Z">
          <w:r w:rsidR="00F97818" w:rsidDel="00917410">
            <w:rPr>
              <w:webHidden/>
            </w:rPr>
            <w:delText>134</w:delText>
          </w:r>
        </w:del>
      </w:ins>
    </w:p>
    <w:p w14:paraId="2AF025D9" w14:textId="7F1A7CF4" w:rsidR="004D72C9" w:rsidDel="00917410" w:rsidRDefault="004D72C9">
      <w:pPr>
        <w:pStyle w:val="TOC1"/>
        <w:rPr>
          <w:ins w:id="1129" w:author="John Clevenger" w:date="2022-12-17T16:15:00Z"/>
          <w:del w:id="1130" w:author="John Buck" w:date="2023-04-11T15:53:00Z"/>
          <w:rFonts w:asciiTheme="minorHAnsi" w:eastAsiaTheme="minorEastAsia" w:hAnsiTheme="minorHAnsi" w:cstheme="minorBidi"/>
          <w:b w:val="0"/>
          <w:bCs w:val="0"/>
          <w:iCs w:val="0"/>
          <w:sz w:val="22"/>
          <w:szCs w:val="22"/>
        </w:rPr>
      </w:pPr>
      <w:ins w:id="1131" w:author="John Clevenger" w:date="2022-12-17T16:15:00Z">
        <w:del w:id="1132" w:author="John Buck" w:date="2023-04-11T15:53:00Z">
          <w:r w:rsidRPr="00917410" w:rsidDel="00917410">
            <w:rPr>
              <w:rStyle w:val="Hyperlink"/>
              <w:b w:val="0"/>
              <w:bCs w:val="0"/>
              <w:iCs w:val="0"/>
            </w:rPr>
            <w:delText>Appendix K – Reports Tools</w:delText>
          </w:r>
          <w:r w:rsidDel="00917410">
            <w:rPr>
              <w:webHidden/>
            </w:rPr>
            <w:tab/>
          </w:r>
        </w:del>
      </w:ins>
      <w:ins w:id="1133" w:author="John Clevenger" w:date="2022-12-17T16:24:00Z">
        <w:del w:id="1134" w:author="John Buck" w:date="2023-04-11T15:53:00Z">
          <w:r w:rsidR="00F97818" w:rsidDel="00917410">
            <w:rPr>
              <w:webHidden/>
            </w:rPr>
            <w:delText>135</w:delText>
          </w:r>
        </w:del>
      </w:ins>
    </w:p>
    <w:p w14:paraId="59E8BCCA" w14:textId="0B7B545B" w:rsidR="004D72C9" w:rsidDel="00917410" w:rsidRDefault="004D72C9">
      <w:pPr>
        <w:pStyle w:val="TOC1"/>
        <w:rPr>
          <w:ins w:id="1135" w:author="John Clevenger" w:date="2022-12-17T16:15:00Z"/>
          <w:del w:id="1136" w:author="John Buck" w:date="2023-04-11T15:53:00Z"/>
          <w:rFonts w:asciiTheme="minorHAnsi" w:eastAsiaTheme="minorEastAsia" w:hAnsiTheme="minorHAnsi" w:cstheme="minorBidi"/>
          <w:b w:val="0"/>
          <w:bCs w:val="0"/>
          <w:iCs w:val="0"/>
          <w:sz w:val="22"/>
          <w:szCs w:val="22"/>
        </w:rPr>
      </w:pPr>
      <w:ins w:id="1137" w:author="John Clevenger" w:date="2022-12-17T16:15:00Z">
        <w:del w:id="1138" w:author="John Buck" w:date="2023-04-11T15:53:00Z">
          <w:r w:rsidRPr="00917410" w:rsidDel="00917410">
            <w:rPr>
              <w:rStyle w:val="Hyperlink"/>
              <w:b w:val="0"/>
              <w:bCs w:val="0"/>
              <w:iCs w:val="0"/>
            </w:rPr>
            <w:delText>Appendix L –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XML (Legacy) Event Feed</w:delText>
          </w:r>
          <w:r w:rsidDel="00917410">
            <w:rPr>
              <w:webHidden/>
            </w:rPr>
            <w:tab/>
          </w:r>
        </w:del>
      </w:ins>
      <w:ins w:id="1139" w:author="John Clevenger" w:date="2022-12-17T16:24:00Z">
        <w:del w:id="1140" w:author="John Buck" w:date="2023-04-11T15:53:00Z">
          <w:r w:rsidR="00F97818" w:rsidDel="00917410">
            <w:rPr>
              <w:webHidden/>
            </w:rPr>
            <w:delText>138</w:delText>
          </w:r>
        </w:del>
      </w:ins>
    </w:p>
    <w:p w14:paraId="509F6BBF" w14:textId="374847FA" w:rsidR="004D72C9" w:rsidDel="00917410" w:rsidRDefault="004D72C9">
      <w:pPr>
        <w:pStyle w:val="TOC1"/>
        <w:rPr>
          <w:ins w:id="1141" w:author="John Clevenger" w:date="2022-12-17T16:15:00Z"/>
          <w:del w:id="1142" w:author="John Buck" w:date="2023-04-11T15:53:00Z"/>
          <w:rFonts w:asciiTheme="minorHAnsi" w:eastAsiaTheme="minorEastAsia" w:hAnsiTheme="minorHAnsi" w:cstheme="minorBidi"/>
          <w:b w:val="0"/>
          <w:bCs w:val="0"/>
          <w:iCs w:val="0"/>
          <w:sz w:val="22"/>
          <w:szCs w:val="22"/>
        </w:rPr>
      </w:pPr>
      <w:ins w:id="1143" w:author="John Clevenger" w:date="2022-12-17T16:15:00Z">
        <w:del w:id="1144" w:author="John Buck" w:date="2023-04-11T15:53:00Z">
          <w:r w:rsidRPr="00917410" w:rsidDel="00917410">
            <w:rPr>
              <w:rStyle w:val="Hyperlink"/>
              <w:b w:val="0"/>
              <w:bCs w:val="0"/>
              <w:iCs w:val="0"/>
            </w:rPr>
            <w:delText>Appendix M –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Web Services</w:delText>
          </w:r>
          <w:r w:rsidDel="00917410">
            <w:rPr>
              <w:webHidden/>
            </w:rPr>
            <w:tab/>
          </w:r>
        </w:del>
      </w:ins>
      <w:ins w:id="1145" w:author="John Clevenger" w:date="2022-12-17T16:24:00Z">
        <w:del w:id="1146" w:author="John Buck" w:date="2023-04-11T15:53:00Z">
          <w:r w:rsidR="00F97818" w:rsidDel="00917410">
            <w:rPr>
              <w:webHidden/>
            </w:rPr>
            <w:delText>142</w:delText>
          </w:r>
        </w:del>
      </w:ins>
    </w:p>
    <w:p w14:paraId="0EF55A7A" w14:textId="005AF6C6" w:rsidR="004D72C9" w:rsidDel="00917410" w:rsidRDefault="004D72C9">
      <w:pPr>
        <w:pStyle w:val="TOC1"/>
        <w:rPr>
          <w:ins w:id="1147" w:author="John Clevenger" w:date="2022-12-17T16:15:00Z"/>
          <w:del w:id="1148" w:author="John Buck" w:date="2023-04-11T15:53:00Z"/>
          <w:rFonts w:asciiTheme="minorHAnsi" w:eastAsiaTheme="minorEastAsia" w:hAnsiTheme="minorHAnsi" w:cstheme="minorBidi"/>
          <w:b w:val="0"/>
          <w:bCs w:val="0"/>
          <w:iCs w:val="0"/>
          <w:sz w:val="22"/>
          <w:szCs w:val="22"/>
        </w:rPr>
      </w:pPr>
      <w:ins w:id="1149" w:author="John Clevenger" w:date="2022-12-17T16:15:00Z">
        <w:del w:id="1150" w:author="John Buck" w:date="2023-04-11T15:53:00Z">
          <w:r w:rsidRPr="00917410" w:rsidDel="00917410">
            <w:rPr>
              <w:rStyle w:val="Hyperlink"/>
              <w:b w:val="0"/>
              <w:bCs w:val="0"/>
              <w:iCs w:val="0"/>
            </w:rPr>
            <w:delText>Appendix N –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Team Clients</w:delText>
          </w:r>
          <w:r w:rsidDel="00917410">
            <w:rPr>
              <w:webHidden/>
            </w:rPr>
            <w:tab/>
          </w:r>
        </w:del>
      </w:ins>
      <w:ins w:id="1151" w:author="John Clevenger" w:date="2022-12-17T16:24:00Z">
        <w:del w:id="1152" w:author="John Buck" w:date="2023-04-11T15:53:00Z">
          <w:r w:rsidR="00F97818" w:rsidDel="00917410">
            <w:rPr>
              <w:webHidden/>
            </w:rPr>
            <w:delText>146</w:delText>
          </w:r>
        </w:del>
      </w:ins>
    </w:p>
    <w:p w14:paraId="759CB6DC" w14:textId="26151972" w:rsidR="004D72C9" w:rsidDel="00917410" w:rsidRDefault="004D72C9">
      <w:pPr>
        <w:pStyle w:val="TOC1"/>
        <w:rPr>
          <w:ins w:id="1153" w:author="John Clevenger" w:date="2022-12-17T16:15:00Z"/>
          <w:del w:id="1154" w:author="John Buck" w:date="2023-04-11T15:53:00Z"/>
          <w:rFonts w:asciiTheme="minorHAnsi" w:eastAsiaTheme="minorEastAsia" w:hAnsiTheme="minorHAnsi" w:cstheme="minorBidi"/>
          <w:b w:val="0"/>
          <w:bCs w:val="0"/>
          <w:iCs w:val="0"/>
          <w:sz w:val="22"/>
          <w:szCs w:val="22"/>
        </w:rPr>
      </w:pPr>
      <w:ins w:id="1155" w:author="John Clevenger" w:date="2022-12-17T16:15:00Z">
        <w:del w:id="1156" w:author="John Buck" w:date="2023-04-11T15:53:00Z">
          <w:r w:rsidRPr="00917410" w:rsidDel="00917410">
            <w:rPr>
              <w:rStyle w:val="Hyperlink"/>
              <w:b w:val="0"/>
              <w:bCs w:val="0"/>
              <w:iCs w:val="0"/>
            </w:rPr>
            <w:delText>Appendix O – Input Validators</w:delText>
          </w:r>
          <w:r w:rsidDel="00917410">
            <w:rPr>
              <w:webHidden/>
            </w:rPr>
            <w:tab/>
          </w:r>
        </w:del>
      </w:ins>
      <w:ins w:id="1157" w:author="John Clevenger" w:date="2022-12-17T16:24:00Z">
        <w:del w:id="1158" w:author="John Buck" w:date="2023-04-11T15:53:00Z">
          <w:r w:rsidR="00F97818" w:rsidDel="00917410">
            <w:rPr>
              <w:webHidden/>
            </w:rPr>
            <w:delText>149</w:delText>
          </w:r>
        </w:del>
      </w:ins>
    </w:p>
    <w:p w14:paraId="18200D23" w14:textId="6CDD4A85" w:rsidR="004D72C9" w:rsidDel="00917410" w:rsidRDefault="004D72C9">
      <w:pPr>
        <w:pStyle w:val="TOC1"/>
        <w:rPr>
          <w:ins w:id="1159" w:author="John Clevenger" w:date="2022-12-17T16:15:00Z"/>
          <w:del w:id="1160" w:author="John Buck" w:date="2023-04-11T15:53:00Z"/>
          <w:rFonts w:asciiTheme="minorHAnsi" w:eastAsiaTheme="minorEastAsia" w:hAnsiTheme="minorHAnsi" w:cstheme="minorBidi"/>
          <w:b w:val="0"/>
          <w:bCs w:val="0"/>
          <w:iCs w:val="0"/>
          <w:sz w:val="22"/>
          <w:szCs w:val="22"/>
        </w:rPr>
      </w:pPr>
      <w:ins w:id="1161" w:author="John Clevenger" w:date="2022-12-17T16:15:00Z">
        <w:del w:id="1162" w:author="John Buck" w:date="2023-04-11T15:53:00Z">
          <w:r w:rsidRPr="00917410" w:rsidDel="00917410">
            <w:rPr>
              <w:rStyle w:val="Hyperlink"/>
              <w:b w:val="0"/>
              <w:bCs w:val="0"/>
              <w:iCs w:val="0"/>
            </w:rPr>
            <w:delText>Appendix P – reject.ini</w:delText>
          </w:r>
          <w:r w:rsidDel="00917410">
            <w:rPr>
              <w:webHidden/>
            </w:rPr>
            <w:tab/>
          </w:r>
        </w:del>
      </w:ins>
      <w:ins w:id="1163" w:author="John Clevenger" w:date="2022-12-17T16:24:00Z">
        <w:del w:id="1164" w:author="John Buck" w:date="2023-04-11T15:53:00Z">
          <w:r w:rsidR="00F97818" w:rsidDel="00917410">
            <w:rPr>
              <w:webHidden/>
            </w:rPr>
            <w:delText>157</w:delText>
          </w:r>
        </w:del>
      </w:ins>
    </w:p>
    <w:p w14:paraId="20A4AAE5" w14:textId="344EC150" w:rsidR="004D72C9" w:rsidDel="00917410" w:rsidRDefault="004D72C9">
      <w:pPr>
        <w:pStyle w:val="TOC1"/>
        <w:rPr>
          <w:ins w:id="1165" w:author="John Clevenger" w:date="2022-12-17T16:15:00Z"/>
          <w:del w:id="1166" w:author="John Buck" w:date="2023-04-11T15:53:00Z"/>
          <w:rFonts w:asciiTheme="minorHAnsi" w:eastAsiaTheme="minorEastAsia" w:hAnsiTheme="minorHAnsi" w:cstheme="minorBidi"/>
          <w:b w:val="0"/>
          <w:bCs w:val="0"/>
          <w:iCs w:val="0"/>
          <w:sz w:val="22"/>
          <w:szCs w:val="22"/>
        </w:rPr>
      </w:pPr>
      <w:ins w:id="1167" w:author="John Clevenger" w:date="2022-12-17T16:15:00Z">
        <w:del w:id="1168" w:author="John Buck" w:date="2023-04-11T15:53:00Z">
          <w:r w:rsidRPr="00917410" w:rsidDel="00917410">
            <w:rPr>
              <w:rStyle w:val="Hyperlink"/>
              <w:b w:val="0"/>
              <w:bCs w:val="0"/>
              <w:iCs w:val="0"/>
            </w:rPr>
            <w:delText>Appendix Q – GUI Customization</w:delText>
          </w:r>
          <w:r w:rsidDel="00917410">
            <w:rPr>
              <w:webHidden/>
            </w:rPr>
            <w:tab/>
          </w:r>
        </w:del>
      </w:ins>
      <w:ins w:id="1169" w:author="John Clevenger" w:date="2022-12-17T16:24:00Z">
        <w:del w:id="1170" w:author="John Buck" w:date="2023-04-11T15:53:00Z">
          <w:r w:rsidR="00F97818" w:rsidDel="00917410">
            <w:rPr>
              <w:webHidden/>
            </w:rPr>
            <w:delText>159</w:delText>
          </w:r>
        </w:del>
      </w:ins>
    </w:p>
    <w:p w14:paraId="683CC8FD" w14:textId="2C20E607" w:rsidR="004D72C9" w:rsidDel="00917410" w:rsidRDefault="004D72C9">
      <w:pPr>
        <w:pStyle w:val="TOC1"/>
        <w:rPr>
          <w:ins w:id="1171" w:author="John Clevenger" w:date="2022-12-17T16:15:00Z"/>
          <w:del w:id="1172" w:author="John Buck" w:date="2023-04-11T15:53:00Z"/>
          <w:rFonts w:asciiTheme="minorHAnsi" w:eastAsiaTheme="minorEastAsia" w:hAnsiTheme="minorHAnsi" w:cstheme="minorBidi"/>
          <w:b w:val="0"/>
          <w:bCs w:val="0"/>
          <w:iCs w:val="0"/>
          <w:sz w:val="22"/>
          <w:szCs w:val="22"/>
        </w:rPr>
      </w:pPr>
      <w:ins w:id="1173" w:author="John Clevenger" w:date="2022-12-17T16:15:00Z">
        <w:del w:id="1174" w:author="John Buck" w:date="2023-04-11T15:53:00Z">
          <w:r w:rsidRPr="00917410" w:rsidDel="00917410">
            <w:rPr>
              <w:rStyle w:val="Hyperlink"/>
              <w:b w:val="0"/>
              <w:bCs w:val="0"/>
              <w:iCs w:val="0"/>
            </w:rPr>
            <w:delText>Appendix R – Shadow Mode</w:delText>
          </w:r>
          <w:r w:rsidDel="00917410">
            <w:rPr>
              <w:webHidden/>
            </w:rPr>
            <w:tab/>
          </w:r>
        </w:del>
      </w:ins>
      <w:ins w:id="1175" w:author="John Clevenger" w:date="2022-12-17T16:24:00Z">
        <w:del w:id="1176" w:author="John Buck" w:date="2023-04-11T15:53:00Z">
          <w:r w:rsidR="00F97818" w:rsidDel="00917410">
            <w:rPr>
              <w:webHidden/>
            </w:rPr>
            <w:delText>160</w:delText>
          </w:r>
        </w:del>
      </w:ins>
    </w:p>
    <w:p w14:paraId="7EF77BC8" w14:textId="7139CB52" w:rsidR="004D72C9" w:rsidDel="00917410" w:rsidRDefault="004D72C9">
      <w:pPr>
        <w:pStyle w:val="TOC1"/>
        <w:rPr>
          <w:ins w:id="1177" w:author="John Clevenger" w:date="2022-12-17T16:15:00Z"/>
          <w:del w:id="1178" w:author="John Buck" w:date="2023-04-11T15:53:00Z"/>
          <w:rFonts w:asciiTheme="minorHAnsi" w:eastAsiaTheme="minorEastAsia" w:hAnsiTheme="minorHAnsi" w:cstheme="minorBidi"/>
          <w:b w:val="0"/>
          <w:bCs w:val="0"/>
          <w:iCs w:val="0"/>
          <w:sz w:val="22"/>
          <w:szCs w:val="22"/>
        </w:rPr>
      </w:pPr>
      <w:ins w:id="1179" w:author="John Clevenger" w:date="2022-12-17T16:15:00Z">
        <w:del w:id="1180" w:author="John Buck" w:date="2023-04-11T15:53:00Z">
          <w:r w:rsidRPr="00917410" w:rsidDel="00917410">
            <w:rPr>
              <w:rStyle w:val="Hyperlink"/>
              <w:b w:val="0"/>
              <w:bCs w:val="0"/>
              <w:iCs w:val="0"/>
            </w:rPr>
            <w:delText xml:space="preserve">Appendix S – The </w:delText>
          </w:r>
          <w:r w:rsidRPr="00917410" w:rsidDel="00917410">
            <w:rPr>
              <w:rStyle w:val="Hyperlink"/>
              <w:b w:val="0"/>
              <w:bCs w:val="0"/>
              <w:i/>
              <w:iCs w:val="0"/>
            </w:rPr>
            <w:delText>pc2rui</w:delText>
          </w:r>
          <w:r w:rsidRPr="00917410" w:rsidDel="00917410">
            <w:rPr>
              <w:rStyle w:val="Hyperlink"/>
              <w:b w:val="0"/>
              <w:bCs w:val="0"/>
              <w:iCs w:val="0"/>
            </w:rPr>
            <w:delText xml:space="preserve"> Tool</w:delText>
          </w:r>
          <w:r w:rsidDel="00917410">
            <w:rPr>
              <w:webHidden/>
            </w:rPr>
            <w:tab/>
          </w:r>
        </w:del>
      </w:ins>
      <w:ins w:id="1181" w:author="John Clevenger" w:date="2022-12-17T16:24:00Z">
        <w:del w:id="1182" w:author="John Buck" w:date="2023-04-11T15:53:00Z">
          <w:r w:rsidR="00F97818" w:rsidDel="00917410">
            <w:rPr>
              <w:webHidden/>
            </w:rPr>
            <w:delText>172</w:delText>
          </w:r>
        </w:del>
      </w:ins>
    </w:p>
    <w:p w14:paraId="77549ABE" w14:textId="49823F34" w:rsidR="004D72C9" w:rsidDel="00917410" w:rsidRDefault="004D72C9">
      <w:pPr>
        <w:pStyle w:val="TOC1"/>
        <w:rPr>
          <w:ins w:id="1183" w:author="John Clevenger" w:date="2022-12-17T16:15:00Z"/>
          <w:del w:id="1184" w:author="John Buck" w:date="2023-04-11T15:53:00Z"/>
          <w:rFonts w:asciiTheme="minorHAnsi" w:eastAsiaTheme="minorEastAsia" w:hAnsiTheme="minorHAnsi" w:cstheme="minorBidi"/>
          <w:b w:val="0"/>
          <w:bCs w:val="0"/>
          <w:iCs w:val="0"/>
          <w:sz w:val="22"/>
          <w:szCs w:val="22"/>
        </w:rPr>
      </w:pPr>
      <w:ins w:id="1185" w:author="John Clevenger" w:date="2022-12-17T16:15:00Z">
        <w:del w:id="1186" w:author="John Buck" w:date="2023-04-11T15:53:00Z">
          <w:r w:rsidRPr="00917410" w:rsidDel="00917410">
            <w:rPr>
              <w:rStyle w:val="Hyperlink"/>
              <w:b w:val="0"/>
              <w:bCs w:val="0"/>
              <w:iCs w:val="0"/>
            </w:rPr>
            <w:delText xml:space="preserve">Appendix T – The </w:delText>
          </w:r>
          <w:r w:rsidRPr="00917410" w:rsidDel="00917410">
            <w:rPr>
              <w:rStyle w:val="Hyperlink"/>
              <w:b w:val="0"/>
              <w:bCs w:val="0"/>
              <w:i/>
              <w:iCs w:val="0"/>
            </w:rPr>
            <w:delText>pc2tools</w:delText>
          </w:r>
          <w:r w:rsidRPr="00917410" w:rsidDel="00917410">
            <w:rPr>
              <w:rStyle w:val="Hyperlink"/>
              <w:b w:val="0"/>
              <w:bCs w:val="0"/>
              <w:iCs w:val="0"/>
            </w:rPr>
            <w:delText xml:space="preserve"> Toolsuite</w:delText>
          </w:r>
          <w:r w:rsidDel="00917410">
            <w:rPr>
              <w:webHidden/>
            </w:rPr>
            <w:tab/>
          </w:r>
        </w:del>
      </w:ins>
      <w:ins w:id="1187" w:author="John Clevenger" w:date="2022-12-17T16:24:00Z">
        <w:del w:id="1188" w:author="John Buck" w:date="2023-04-11T15:53:00Z">
          <w:r w:rsidR="00F97818" w:rsidDel="00917410">
            <w:rPr>
              <w:webHidden/>
            </w:rPr>
            <w:delText>174</w:delText>
          </w:r>
        </w:del>
      </w:ins>
    </w:p>
    <w:p w14:paraId="7D12353C" w14:textId="03C16B3B" w:rsidR="005D2B69" w:rsidDel="00917410" w:rsidRDefault="005D2B69">
      <w:pPr>
        <w:pStyle w:val="TOC1"/>
        <w:rPr>
          <w:ins w:id="1189" w:author="john" w:date="2020-11-28T18:38:00Z"/>
          <w:del w:id="1190" w:author="John Buck" w:date="2023-04-11T15:53:00Z"/>
          <w:rFonts w:asciiTheme="minorHAnsi" w:eastAsiaTheme="minorEastAsia" w:hAnsiTheme="minorHAnsi" w:cstheme="minorBidi"/>
          <w:b w:val="0"/>
          <w:bCs w:val="0"/>
          <w:iCs w:val="0"/>
          <w:sz w:val="22"/>
          <w:szCs w:val="22"/>
        </w:rPr>
      </w:pPr>
      <w:ins w:id="1191" w:author="john" w:date="2020-11-28T18:38:00Z">
        <w:del w:id="1192" w:author="John Buck" w:date="2023-04-11T15:53:00Z">
          <w:r w:rsidRPr="00D411E4" w:rsidDel="00917410">
            <w:rPr>
              <w:rStyle w:val="Hyperlink"/>
            </w:rPr>
            <w:delText>1</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Introduction</w:delText>
          </w:r>
          <w:r w:rsidDel="00917410">
            <w:rPr>
              <w:webHidden/>
            </w:rPr>
            <w:tab/>
          </w:r>
        </w:del>
      </w:ins>
      <w:ins w:id="1193" w:author="john" w:date="2020-11-28T18:39:00Z">
        <w:del w:id="1194" w:author="John Buck" w:date="2023-04-11T15:53:00Z">
          <w:r w:rsidDel="00917410">
            <w:rPr>
              <w:webHidden/>
            </w:rPr>
            <w:delText>5</w:delText>
          </w:r>
        </w:del>
      </w:ins>
    </w:p>
    <w:p w14:paraId="3E91412C" w14:textId="6171EC7F" w:rsidR="005D2B69" w:rsidDel="00917410" w:rsidRDefault="005D2B69">
      <w:pPr>
        <w:pStyle w:val="TOC2"/>
        <w:rPr>
          <w:ins w:id="1195" w:author="john" w:date="2020-11-28T18:38:00Z"/>
          <w:del w:id="1196" w:author="John Buck" w:date="2023-04-11T15:53:00Z"/>
          <w:rFonts w:asciiTheme="minorHAnsi" w:eastAsiaTheme="minorEastAsia" w:hAnsiTheme="minorHAnsi" w:cstheme="minorBidi"/>
          <w:b w:val="0"/>
          <w:bCs w:val="0"/>
          <w:sz w:val="22"/>
          <w:szCs w:val="22"/>
        </w:rPr>
      </w:pPr>
      <w:ins w:id="1197" w:author="john" w:date="2020-11-28T18:38:00Z">
        <w:del w:id="1198" w:author="John Buck" w:date="2023-04-11T15:53:00Z">
          <w:r w:rsidRPr="00D411E4" w:rsidDel="00917410">
            <w:rPr>
              <w:rStyle w:val="Hyperlink"/>
            </w:rPr>
            <w:delText>1.1</w:delText>
          </w:r>
          <w:r w:rsidDel="00917410">
            <w:rPr>
              <w:rFonts w:asciiTheme="minorHAnsi" w:eastAsiaTheme="minorEastAsia" w:hAnsiTheme="minorHAnsi" w:cstheme="minorBidi"/>
              <w:b w:val="0"/>
              <w:bCs w:val="0"/>
              <w:sz w:val="22"/>
              <w:szCs w:val="22"/>
            </w:rPr>
            <w:tab/>
          </w:r>
          <w:r w:rsidRPr="00D411E4" w:rsidDel="00917410">
            <w:rPr>
              <w:rStyle w:val="Hyperlink"/>
            </w:rPr>
            <w:delText>Overview</w:delText>
          </w:r>
          <w:r w:rsidDel="00917410">
            <w:rPr>
              <w:webHidden/>
            </w:rPr>
            <w:tab/>
          </w:r>
        </w:del>
      </w:ins>
      <w:ins w:id="1199" w:author="john" w:date="2020-11-28T18:39:00Z">
        <w:del w:id="1200" w:author="John Buck" w:date="2023-04-11T15:53:00Z">
          <w:r w:rsidDel="00917410">
            <w:rPr>
              <w:webHidden/>
            </w:rPr>
            <w:delText>5</w:delText>
          </w:r>
        </w:del>
      </w:ins>
    </w:p>
    <w:p w14:paraId="657E10EB" w14:textId="7BD9C192" w:rsidR="005D2B69" w:rsidDel="00917410" w:rsidRDefault="005D2B69">
      <w:pPr>
        <w:pStyle w:val="TOC2"/>
        <w:rPr>
          <w:ins w:id="1201" w:author="john" w:date="2020-11-28T18:38:00Z"/>
          <w:del w:id="1202" w:author="John Buck" w:date="2023-04-11T15:53:00Z"/>
          <w:rFonts w:asciiTheme="minorHAnsi" w:eastAsiaTheme="minorEastAsia" w:hAnsiTheme="minorHAnsi" w:cstheme="minorBidi"/>
          <w:b w:val="0"/>
          <w:bCs w:val="0"/>
          <w:sz w:val="22"/>
          <w:szCs w:val="22"/>
        </w:rPr>
      </w:pPr>
      <w:ins w:id="1203" w:author="john" w:date="2020-11-28T18:38:00Z">
        <w:del w:id="1204" w:author="John Buck" w:date="2023-04-11T15:53:00Z">
          <w:r w:rsidRPr="00D411E4" w:rsidDel="00917410">
            <w:rPr>
              <w:rStyle w:val="Hyperlink"/>
            </w:rPr>
            <w:delText>1.2</w:delText>
          </w:r>
          <w:r w:rsidDel="00917410">
            <w:rPr>
              <w:rFonts w:asciiTheme="minorHAnsi" w:eastAsiaTheme="minorEastAsia" w:hAnsiTheme="minorHAnsi" w:cstheme="minorBidi"/>
              <w:b w:val="0"/>
              <w:bCs w:val="0"/>
              <w:sz w:val="22"/>
              <w:szCs w:val="22"/>
            </w:rPr>
            <w:tab/>
          </w:r>
          <w:r w:rsidRPr="00D411E4" w:rsidDel="00917410">
            <w:rPr>
              <w:rStyle w:val="Hyperlink"/>
            </w:rPr>
            <w:delText>Compatibility Note</w:delText>
          </w:r>
          <w:r w:rsidDel="00917410">
            <w:rPr>
              <w:webHidden/>
            </w:rPr>
            <w:tab/>
          </w:r>
        </w:del>
      </w:ins>
      <w:ins w:id="1205" w:author="john" w:date="2020-11-28T18:39:00Z">
        <w:del w:id="1206" w:author="John Buck" w:date="2023-04-11T15:53:00Z">
          <w:r w:rsidDel="00917410">
            <w:rPr>
              <w:webHidden/>
            </w:rPr>
            <w:delText>6</w:delText>
          </w:r>
        </w:del>
      </w:ins>
    </w:p>
    <w:p w14:paraId="305C02B4" w14:textId="17C08049" w:rsidR="005D2B69" w:rsidDel="00917410" w:rsidRDefault="005D2B69">
      <w:pPr>
        <w:pStyle w:val="TOC2"/>
        <w:rPr>
          <w:ins w:id="1207" w:author="john" w:date="2020-11-28T18:38:00Z"/>
          <w:del w:id="1208" w:author="John Buck" w:date="2023-04-11T15:53:00Z"/>
          <w:rFonts w:asciiTheme="minorHAnsi" w:eastAsiaTheme="minorEastAsia" w:hAnsiTheme="minorHAnsi" w:cstheme="minorBidi"/>
          <w:b w:val="0"/>
          <w:bCs w:val="0"/>
          <w:sz w:val="22"/>
          <w:szCs w:val="22"/>
        </w:rPr>
      </w:pPr>
      <w:ins w:id="1209" w:author="john" w:date="2020-11-28T18:38:00Z">
        <w:del w:id="1210" w:author="John Buck" w:date="2023-04-11T15:53:00Z">
          <w:r w:rsidRPr="00D411E4" w:rsidDel="00917410">
            <w:rPr>
              <w:rStyle w:val="Hyperlink"/>
            </w:rPr>
            <w:delText>1.3</w:delText>
          </w:r>
          <w:r w:rsidDel="00917410">
            <w:rPr>
              <w:rFonts w:asciiTheme="minorHAnsi" w:eastAsiaTheme="minorEastAsia" w:hAnsiTheme="minorHAnsi" w:cstheme="minorBidi"/>
              <w:b w:val="0"/>
              <w:bCs w:val="0"/>
              <w:sz w:val="22"/>
              <w:szCs w:val="22"/>
            </w:rPr>
            <w:tab/>
          </w:r>
          <w:r w:rsidRPr="00D411E4" w:rsidDel="00917410">
            <w:rPr>
              <w:rStyle w:val="Hyperlink"/>
            </w:rPr>
            <w:delText>References</w:delText>
          </w:r>
          <w:r w:rsidDel="00917410">
            <w:rPr>
              <w:webHidden/>
            </w:rPr>
            <w:tab/>
          </w:r>
        </w:del>
      </w:ins>
      <w:ins w:id="1211" w:author="john" w:date="2020-11-28T18:39:00Z">
        <w:del w:id="1212" w:author="John Buck" w:date="2023-04-11T15:53:00Z">
          <w:r w:rsidDel="00917410">
            <w:rPr>
              <w:webHidden/>
            </w:rPr>
            <w:delText>6</w:delText>
          </w:r>
        </w:del>
      </w:ins>
    </w:p>
    <w:p w14:paraId="54E08C7B" w14:textId="00D8EDC2" w:rsidR="005D2B69" w:rsidDel="00917410" w:rsidRDefault="005D2B69">
      <w:pPr>
        <w:pStyle w:val="TOC1"/>
        <w:rPr>
          <w:ins w:id="1213" w:author="john" w:date="2020-11-28T18:38:00Z"/>
          <w:del w:id="1214" w:author="John Buck" w:date="2023-04-11T15:53:00Z"/>
          <w:rFonts w:asciiTheme="minorHAnsi" w:eastAsiaTheme="minorEastAsia" w:hAnsiTheme="minorHAnsi" w:cstheme="minorBidi"/>
          <w:b w:val="0"/>
          <w:bCs w:val="0"/>
          <w:iCs w:val="0"/>
          <w:sz w:val="22"/>
          <w:szCs w:val="22"/>
        </w:rPr>
      </w:pPr>
      <w:ins w:id="1215" w:author="john" w:date="2020-11-28T18:38:00Z">
        <w:del w:id="1216" w:author="John Buck" w:date="2023-04-11T15:53:00Z">
          <w:r w:rsidRPr="00D411E4" w:rsidDel="00917410">
            <w:rPr>
              <w:rStyle w:val="Hyperlink"/>
            </w:rPr>
            <w:delText>2</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Getting Started</w:delText>
          </w:r>
          <w:r w:rsidDel="00917410">
            <w:rPr>
              <w:webHidden/>
            </w:rPr>
            <w:tab/>
          </w:r>
        </w:del>
      </w:ins>
      <w:ins w:id="1217" w:author="john" w:date="2020-11-28T18:39:00Z">
        <w:del w:id="1218" w:author="John Buck" w:date="2023-04-11T15:53:00Z">
          <w:r w:rsidDel="00917410">
            <w:rPr>
              <w:webHidden/>
            </w:rPr>
            <w:delText>7</w:delText>
          </w:r>
        </w:del>
      </w:ins>
    </w:p>
    <w:p w14:paraId="457A2366" w14:textId="6E5E1564" w:rsidR="005D2B69" w:rsidDel="00917410" w:rsidRDefault="005D2B69">
      <w:pPr>
        <w:pStyle w:val="TOC2"/>
        <w:rPr>
          <w:ins w:id="1219" w:author="john" w:date="2020-11-28T18:38:00Z"/>
          <w:del w:id="1220" w:author="John Buck" w:date="2023-04-11T15:53:00Z"/>
          <w:rFonts w:asciiTheme="minorHAnsi" w:eastAsiaTheme="minorEastAsia" w:hAnsiTheme="minorHAnsi" w:cstheme="minorBidi"/>
          <w:b w:val="0"/>
          <w:bCs w:val="0"/>
          <w:sz w:val="22"/>
          <w:szCs w:val="22"/>
        </w:rPr>
      </w:pPr>
      <w:ins w:id="1221" w:author="john" w:date="2020-11-28T18:38:00Z">
        <w:del w:id="1222" w:author="John Buck" w:date="2023-04-11T15:53:00Z">
          <w:r w:rsidRPr="00D411E4" w:rsidDel="00917410">
            <w:rPr>
              <w:rStyle w:val="Hyperlink"/>
            </w:rPr>
            <w:delText>2.1</w:delText>
          </w:r>
          <w:r w:rsidDel="00917410">
            <w:rPr>
              <w:rFonts w:asciiTheme="minorHAnsi" w:eastAsiaTheme="minorEastAsia" w:hAnsiTheme="minorHAnsi" w:cstheme="minorBidi"/>
              <w:b w:val="0"/>
              <w:bCs w:val="0"/>
              <w:sz w:val="22"/>
              <w:szCs w:val="22"/>
            </w:rPr>
            <w:tab/>
          </w:r>
          <w:r w:rsidRPr="00D411E4" w:rsidDel="00917410">
            <w:rPr>
              <w:rStyle w:val="Hyperlink"/>
            </w:rPr>
            <w:delText>Server Startup</w:delText>
          </w:r>
          <w:r w:rsidDel="00917410">
            <w:rPr>
              <w:webHidden/>
            </w:rPr>
            <w:tab/>
          </w:r>
        </w:del>
      </w:ins>
      <w:ins w:id="1223" w:author="john" w:date="2020-11-28T18:39:00Z">
        <w:del w:id="1224" w:author="John Buck" w:date="2023-04-11T15:53:00Z">
          <w:r w:rsidDel="00917410">
            <w:rPr>
              <w:webHidden/>
            </w:rPr>
            <w:delText>7</w:delText>
          </w:r>
        </w:del>
      </w:ins>
    </w:p>
    <w:p w14:paraId="79ACDC4A" w14:textId="17F8BB63" w:rsidR="005D2B69" w:rsidDel="00917410" w:rsidRDefault="005D2B69">
      <w:pPr>
        <w:pStyle w:val="TOC2"/>
        <w:rPr>
          <w:ins w:id="1225" w:author="john" w:date="2020-11-28T18:38:00Z"/>
          <w:del w:id="1226" w:author="John Buck" w:date="2023-04-11T15:53:00Z"/>
          <w:rFonts w:asciiTheme="minorHAnsi" w:eastAsiaTheme="minorEastAsia" w:hAnsiTheme="minorHAnsi" w:cstheme="minorBidi"/>
          <w:b w:val="0"/>
          <w:bCs w:val="0"/>
          <w:sz w:val="22"/>
          <w:szCs w:val="22"/>
        </w:rPr>
      </w:pPr>
      <w:ins w:id="1227" w:author="john" w:date="2020-11-28T18:38:00Z">
        <w:del w:id="1228" w:author="John Buck" w:date="2023-04-11T15:53:00Z">
          <w:r w:rsidRPr="00D411E4" w:rsidDel="00917410">
            <w:rPr>
              <w:rStyle w:val="Hyperlink"/>
            </w:rPr>
            <w:delText>2.2</w:delText>
          </w:r>
          <w:r w:rsidDel="00917410">
            <w:rPr>
              <w:rFonts w:asciiTheme="minorHAnsi" w:eastAsiaTheme="minorEastAsia" w:hAnsiTheme="minorHAnsi" w:cstheme="minorBidi"/>
              <w:b w:val="0"/>
              <w:bCs w:val="0"/>
              <w:sz w:val="22"/>
              <w:szCs w:val="22"/>
            </w:rPr>
            <w:tab/>
          </w:r>
          <w:r w:rsidRPr="00D411E4" w:rsidDel="00917410">
            <w:rPr>
              <w:rStyle w:val="Hyperlink"/>
            </w:rPr>
            <w:delText>Admin Startup</w:delText>
          </w:r>
          <w:r w:rsidDel="00917410">
            <w:rPr>
              <w:webHidden/>
            </w:rPr>
            <w:tab/>
          </w:r>
        </w:del>
      </w:ins>
      <w:ins w:id="1229" w:author="john" w:date="2020-11-28T18:39:00Z">
        <w:del w:id="1230" w:author="John Buck" w:date="2023-04-11T15:53:00Z">
          <w:r w:rsidDel="00917410">
            <w:rPr>
              <w:webHidden/>
            </w:rPr>
            <w:delText>7</w:delText>
          </w:r>
        </w:del>
      </w:ins>
    </w:p>
    <w:p w14:paraId="778BF3B9" w14:textId="1A62BA8E" w:rsidR="005D2B69" w:rsidDel="00917410" w:rsidRDefault="005D2B69">
      <w:pPr>
        <w:pStyle w:val="TOC2"/>
        <w:rPr>
          <w:ins w:id="1231" w:author="john" w:date="2020-11-28T18:38:00Z"/>
          <w:del w:id="1232" w:author="John Buck" w:date="2023-04-11T15:53:00Z"/>
          <w:rFonts w:asciiTheme="minorHAnsi" w:eastAsiaTheme="minorEastAsia" w:hAnsiTheme="minorHAnsi" w:cstheme="minorBidi"/>
          <w:b w:val="0"/>
          <w:bCs w:val="0"/>
          <w:sz w:val="22"/>
          <w:szCs w:val="22"/>
        </w:rPr>
      </w:pPr>
      <w:ins w:id="1233" w:author="john" w:date="2020-11-28T18:38:00Z">
        <w:del w:id="1234" w:author="John Buck" w:date="2023-04-11T15:53:00Z">
          <w:r w:rsidRPr="00D411E4" w:rsidDel="00917410">
            <w:rPr>
              <w:rStyle w:val="Hyperlink"/>
            </w:rPr>
            <w:delText>2.3</w:delText>
          </w:r>
          <w:r w:rsidDel="00917410">
            <w:rPr>
              <w:rFonts w:asciiTheme="minorHAnsi" w:eastAsiaTheme="minorEastAsia" w:hAnsiTheme="minorHAnsi" w:cstheme="minorBidi"/>
              <w:b w:val="0"/>
              <w:bCs w:val="0"/>
              <w:sz w:val="22"/>
              <w:szCs w:val="22"/>
            </w:rPr>
            <w:tab/>
          </w:r>
          <w:r w:rsidRPr="00D411E4" w:rsidDel="00917410">
            <w:rPr>
              <w:rStyle w:val="Hyperlink"/>
            </w:rPr>
            <w:delText>Contest Configuration</w:delText>
          </w:r>
          <w:r w:rsidDel="00917410">
            <w:rPr>
              <w:webHidden/>
            </w:rPr>
            <w:tab/>
          </w:r>
        </w:del>
      </w:ins>
      <w:ins w:id="1235" w:author="john" w:date="2020-11-28T18:39:00Z">
        <w:del w:id="1236" w:author="John Buck" w:date="2023-04-11T15:53:00Z">
          <w:r w:rsidDel="00917410">
            <w:rPr>
              <w:webHidden/>
            </w:rPr>
            <w:delText>8</w:delText>
          </w:r>
        </w:del>
      </w:ins>
    </w:p>
    <w:p w14:paraId="4F11EF53" w14:textId="7DB611A9" w:rsidR="005D2B69" w:rsidDel="00917410" w:rsidRDefault="005D2B69">
      <w:pPr>
        <w:pStyle w:val="TOC2"/>
        <w:rPr>
          <w:ins w:id="1237" w:author="john" w:date="2020-11-28T18:38:00Z"/>
          <w:del w:id="1238" w:author="John Buck" w:date="2023-04-11T15:53:00Z"/>
          <w:rFonts w:asciiTheme="minorHAnsi" w:eastAsiaTheme="minorEastAsia" w:hAnsiTheme="minorHAnsi" w:cstheme="minorBidi"/>
          <w:b w:val="0"/>
          <w:bCs w:val="0"/>
          <w:sz w:val="22"/>
          <w:szCs w:val="22"/>
        </w:rPr>
      </w:pPr>
      <w:ins w:id="1239" w:author="john" w:date="2020-11-28T18:38:00Z">
        <w:del w:id="1240" w:author="John Buck" w:date="2023-04-11T15:53:00Z">
          <w:r w:rsidRPr="00D411E4" w:rsidDel="00917410">
            <w:rPr>
              <w:rStyle w:val="Hyperlink"/>
            </w:rPr>
            <w:delText>2.4</w:delText>
          </w:r>
          <w:r w:rsidDel="00917410">
            <w:rPr>
              <w:rFonts w:asciiTheme="minorHAnsi" w:eastAsiaTheme="minorEastAsia" w:hAnsiTheme="minorHAnsi" w:cstheme="minorBidi"/>
              <w:b w:val="0"/>
              <w:bCs w:val="0"/>
              <w:sz w:val="22"/>
              <w:szCs w:val="22"/>
            </w:rPr>
            <w:tab/>
          </w:r>
          <w:r w:rsidRPr="00D411E4" w:rsidDel="00917410">
            <w:rPr>
              <w:rStyle w:val="Hyperlink"/>
            </w:rPr>
            <w:delText>Team Startup</w:delText>
          </w:r>
          <w:r w:rsidDel="00917410">
            <w:rPr>
              <w:webHidden/>
            </w:rPr>
            <w:tab/>
          </w:r>
        </w:del>
      </w:ins>
      <w:ins w:id="1241" w:author="john" w:date="2020-11-28T18:39:00Z">
        <w:del w:id="1242" w:author="John Buck" w:date="2023-04-11T15:53:00Z">
          <w:r w:rsidDel="00917410">
            <w:rPr>
              <w:webHidden/>
            </w:rPr>
            <w:delText>8</w:delText>
          </w:r>
        </w:del>
      </w:ins>
    </w:p>
    <w:p w14:paraId="7E172B60" w14:textId="0D62C493" w:rsidR="005D2B69" w:rsidDel="00917410" w:rsidRDefault="005D2B69">
      <w:pPr>
        <w:pStyle w:val="TOC2"/>
        <w:rPr>
          <w:ins w:id="1243" w:author="john" w:date="2020-11-28T18:38:00Z"/>
          <w:del w:id="1244" w:author="John Buck" w:date="2023-04-11T15:53:00Z"/>
          <w:rFonts w:asciiTheme="minorHAnsi" w:eastAsiaTheme="minorEastAsia" w:hAnsiTheme="minorHAnsi" w:cstheme="minorBidi"/>
          <w:b w:val="0"/>
          <w:bCs w:val="0"/>
          <w:sz w:val="22"/>
          <w:szCs w:val="22"/>
        </w:rPr>
      </w:pPr>
      <w:ins w:id="1245" w:author="john" w:date="2020-11-28T18:38:00Z">
        <w:del w:id="1246" w:author="John Buck" w:date="2023-04-11T15:53:00Z">
          <w:r w:rsidRPr="00D411E4" w:rsidDel="00917410">
            <w:rPr>
              <w:rStyle w:val="Hyperlink"/>
            </w:rPr>
            <w:delText>2.5</w:delText>
          </w:r>
          <w:r w:rsidDel="00917410">
            <w:rPr>
              <w:rFonts w:asciiTheme="minorHAnsi" w:eastAsiaTheme="minorEastAsia" w:hAnsiTheme="minorHAnsi" w:cstheme="minorBidi"/>
              <w:b w:val="0"/>
              <w:bCs w:val="0"/>
              <w:sz w:val="22"/>
              <w:szCs w:val="22"/>
            </w:rPr>
            <w:tab/>
          </w:r>
          <w:r w:rsidRPr="00D411E4" w:rsidDel="00917410">
            <w:rPr>
              <w:rStyle w:val="Hyperlink"/>
            </w:rPr>
            <w:delText>Judge Startup</w:delText>
          </w:r>
          <w:r w:rsidDel="00917410">
            <w:rPr>
              <w:webHidden/>
            </w:rPr>
            <w:tab/>
          </w:r>
        </w:del>
      </w:ins>
      <w:ins w:id="1247" w:author="john" w:date="2020-11-28T18:39:00Z">
        <w:del w:id="1248" w:author="John Buck" w:date="2023-04-11T15:53:00Z">
          <w:r w:rsidDel="00917410">
            <w:rPr>
              <w:webHidden/>
            </w:rPr>
            <w:delText>9</w:delText>
          </w:r>
        </w:del>
      </w:ins>
    </w:p>
    <w:p w14:paraId="59E7F51D" w14:textId="72E81088" w:rsidR="005D2B69" w:rsidDel="00917410" w:rsidRDefault="005D2B69">
      <w:pPr>
        <w:pStyle w:val="TOC2"/>
        <w:rPr>
          <w:ins w:id="1249" w:author="john" w:date="2020-11-28T18:38:00Z"/>
          <w:del w:id="1250" w:author="John Buck" w:date="2023-04-11T15:53:00Z"/>
          <w:rFonts w:asciiTheme="minorHAnsi" w:eastAsiaTheme="minorEastAsia" w:hAnsiTheme="minorHAnsi" w:cstheme="minorBidi"/>
          <w:b w:val="0"/>
          <w:bCs w:val="0"/>
          <w:sz w:val="22"/>
          <w:szCs w:val="22"/>
        </w:rPr>
      </w:pPr>
      <w:ins w:id="1251" w:author="john" w:date="2020-11-28T18:38:00Z">
        <w:del w:id="1252" w:author="John Buck" w:date="2023-04-11T15:53:00Z">
          <w:r w:rsidRPr="00D411E4" w:rsidDel="00917410">
            <w:rPr>
              <w:rStyle w:val="Hyperlink"/>
            </w:rPr>
            <w:delText>2.6</w:delText>
          </w:r>
          <w:r w:rsidDel="00917410">
            <w:rPr>
              <w:rFonts w:asciiTheme="minorHAnsi" w:eastAsiaTheme="minorEastAsia" w:hAnsiTheme="minorHAnsi" w:cstheme="minorBidi"/>
              <w:b w:val="0"/>
              <w:bCs w:val="0"/>
              <w:sz w:val="22"/>
              <w:szCs w:val="22"/>
            </w:rPr>
            <w:tab/>
          </w:r>
          <w:r w:rsidRPr="00D411E4" w:rsidDel="00917410">
            <w:rPr>
              <w:rStyle w:val="Hyperlink"/>
            </w:rPr>
            <w:delText>Scoreboard Startup</w:delText>
          </w:r>
          <w:r w:rsidDel="00917410">
            <w:rPr>
              <w:webHidden/>
            </w:rPr>
            <w:tab/>
          </w:r>
        </w:del>
      </w:ins>
      <w:ins w:id="1253" w:author="john" w:date="2020-11-28T18:39:00Z">
        <w:del w:id="1254" w:author="John Buck" w:date="2023-04-11T15:53:00Z">
          <w:r w:rsidDel="00917410">
            <w:rPr>
              <w:webHidden/>
            </w:rPr>
            <w:delText>9</w:delText>
          </w:r>
        </w:del>
      </w:ins>
    </w:p>
    <w:p w14:paraId="32B34176" w14:textId="284D688D" w:rsidR="005D2B69" w:rsidDel="00917410" w:rsidRDefault="005D2B69">
      <w:pPr>
        <w:pStyle w:val="TOC2"/>
        <w:rPr>
          <w:ins w:id="1255" w:author="john" w:date="2020-11-28T18:38:00Z"/>
          <w:del w:id="1256" w:author="John Buck" w:date="2023-04-11T15:53:00Z"/>
          <w:rFonts w:asciiTheme="minorHAnsi" w:eastAsiaTheme="minorEastAsia" w:hAnsiTheme="minorHAnsi" w:cstheme="minorBidi"/>
          <w:b w:val="0"/>
          <w:bCs w:val="0"/>
          <w:sz w:val="22"/>
          <w:szCs w:val="22"/>
        </w:rPr>
      </w:pPr>
      <w:ins w:id="1257" w:author="john" w:date="2020-11-28T18:38:00Z">
        <w:del w:id="1258" w:author="John Buck" w:date="2023-04-11T15:53:00Z">
          <w:r w:rsidRPr="00D411E4" w:rsidDel="00917410">
            <w:rPr>
              <w:rStyle w:val="Hyperlink"/>
            </w:rPr>
            <w:delText>2.7</w:delText>
          </w:r>
          <w:r w:rsidDel="00917410">
            <w:rPr>
              <w:rFonts w:asciiTheme="minorHAnsi" w:eastAsiaTheme="minorEastAsia" w:hAnsiTheme="minorHAnsi" w:cstheme="minorBidi"/>
              <w:b w:val="0"/>
              <w:bCs w:val="0"/>
              <w:sz w:val="22"/>
              <w:szCs w:val="22"/>
            </w:rPr>
            <w:tab/>
          </w:r>
          <w:r w:rsidRPr="00D411E4" w:rsidDel="00917410">
            <w:rPr>
              <w:rStyle w:val="Hyperlink"/>
            </w:rPr>
            <w:delText>Starting the Contest</w:delText>
          </w:r>
          <w:r w:rsidDel="00917410">
            <w:rPr>
              <w:webHidden/>
            </w:rPr>
            <w:tab/>
          </w:r>
        </w:del>
      </w:ins>
      <w:ins w:id="1259" w:author="john" w:date="2020-11-28T18:39:00Z">
        <w:del w:id="1260" w:author="John Buck" w:date="2023-04-11T15:53:00Z">
          <w:r w:rsidDel="00917410">
            <w:rPr>
              <w:webHidden/>
            </w:rPr>
            <w:delText>10</w:delText>
          </w:r>
        </w:del>
      </w:ins>
    </w:p>
    <w:p w14:paraId="21E3233C" w14:textId="535DC4EB" w:rsidR="005D2B69" w:rsidDel="00917410" w:rsidRDefault="005D2B69">
      <w:pPr>
        <w:pStyle w:val="TOC2"/>
        <w:rPr>
          <w:ins w:id="1261" w:author="john" w:date="2020-11-28T18:38:00Z"/>
          <w:del w:id="1262" w:author="John Buck" w:date="2023-04-11T15:53:00Z"/>
          <w:rFonts w:asciiTheme="minorHAnsi" w:eastAsiaTheme="minorEastAsia" w:hAnsiTheme="minorHAnsi" w:cstheme="minorBidi"/>
          <w:b w:val="0"/>
          <w:bCs w:val="0"/>
          <w:sz w:val="22"/>
          <w:szCs w:val="22"/>
        </w:rPr>
      </w:pPr>
      <w:ins w:id="1263" w:author="john" w:date="2020-11-28T18:38:00Z">
        <w:del w:id="1264" w:author="John Buck" w:date="2023-04-11T15:53:00Z">
          <w:r w:rsidRPr="00D411E4" w:rsidDel="00917410">
            <w:rPr>
              <w:rStyle w:val="Hyperlink"/>
            </w:rPr>
            <w:delText>2.8</w:delText>
          </w:r>
          <w:r w:rsidDel="00917410">
            <w:rPr>
              <w:rFonts w:asciiTheme="minorHAnsi" w:eastAsiaTheme="minorEastAsia" w:hAnsiTheme="minorHAnsi" w:cstheme="minorBidi"/>
              <w:b w:val="0"/>
              <w:bCs w:val="0"/>
              <w:sz w:val="22"/>
              <w:szCs w:val="22"/>
            </w:rPr>
            <w:tab/>
          </w:r>
          <w:r w:rsidRPr="00D411E4" w:rsidDel="00917410">
            <w:rPr>
              <w:rStyle w:val="Hyperlink"/>
            </w:rPr>
            <w:delText>Additional Information</w:delText>
          </w:r>
          <w:r w:rsidDel="00917410">
            <w:rPr>
              <w:webHidden/>
            </w:rPr>
            <w:tab/>
          </w:r>
        </w:del>
      </w:ins>
      <w:ins w:id="1265" w:author="john" w:date="2020-11-28T18:39:00Z">
        <w:del w:id="1266" w:author="John Buck" w:date="2023-04-11T15:53:00Z">
          <w:r w:rsidDel="00917410">
            <w:rPr>
              <w:webHidden/>
            </w:rPr>
            <w:delText>10</w:delText>
          </w:r>
        </w:del>
      </w:ins>
    </w:p>
    <w:p w14:paraId="21CB86B2" w14:textId="2CDFEA17" w:rsidR="005D2B69" w:rsidDel="00917410" w:rsidRDefault="005D2B69">
      <w:pPr>
        <w:pStyle w:val="TOC1"/>
        <w:rPr>
          <w:ins w:id="1267" w:author="john" w:date="2020-11-28T18:38:00Z"/>
          <w:del w:id="1268" w:author="John Buck" w:date="2023-04-11T15:53:00Z"/>
          <w:rFonts w:asciiTheme="minorHAnsi" w:eastAsiaTheme="minorEastAsia" w:hAnsiTheme="minorHAnsi" w:cstheme="minorBidi"/>
          <w:b w:val="0"/>
          <w:bCs w:val="0"/>
          <w:iCs w:val="0"/>
          <w:sz w:val="22"/>
          <w:szCs w:val="22"/>
        </w:rPr>
      </w:pPr>
      <w:ins w:id="1269" w:author="john" w:date="2020-11-28T18:38:00Z">
        <w:del w:id="1270" w:author="John Buck" w:date="2023-04-11T15:53:00Z">
          <w:r w:rsidRPr="00D411E4" w:rsidDel="00917410">
            <w:rPr>
              <w:rStyle w:val="Hyperlink"/>
            </w:rPr>
            <w:delText>3</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Installation Details</w:delText>
          </w:r>
          <w:r w:rsidDel="00917410">
            <w:rPr>
              <w:webHidden/>
            </w:rPr>
            <w:tab/>
          </w:r>
        </w:del>
      </w:ins>
      <w:ins w:id="1271" w:author="john" w:date="2020-11-28T18:39:00Z">
        <w:del w:id="1272" w:author="John Buck" w:date="2023-04-11T15:53:00Z">
          <w:r w:rsidDel="00917410">
            <w:rPr>
              <w:webHidden/>
            </w:rPr>
            <w:delText>12</w:delText>
          </w:r>
        </w:del>
      </w:ins>
    </w:p>
    <w:p w14:paraId="17FB2299" w14:textId="6422A12A" w:rsidR="005D2B69" w:rsidDel="00917410" w:rsidRDefault="005D2B69">
      <w:pPr>
        <w:pStyle w:val="TOC2"/>
        <w:rPr>
          <w:ins w:id="1273" w:author="john" w:date="2020-11-28T18:38:00Z"/>
          <w:del w:id="1274" w:author="John Buck" w:date="2023-04-11T15:53:00Z"/>
          <w:rFonts w:asciiTheme="minorHAnsi" w:eastAsiaTheme="minorEastAsia" w:hAnsiTheme="minorHAnsi" w:cstheme="minorBidi"/>
          <w:b w:val="0"/>
          <w:bCs w:val="0"/>
          <w:sz w:val="22"/>
          <w:szCs w:val="22"/>
        </w:rPr>
      </w:pPr>
      <w:ins w:id="1275" w:author="john" w:date="2020-11-28T18:38:00Z">
        <w:del w:id="1276" w:author="John Buck" w:date="2023-04-11T15:53:00Z">
          <w:r w:rsidRPr="00D411E4" w:rsidDel="00917410">
            <w:rPr>
              <w:rStyle w:val="Hyperlink"/>
            </w:rPr>
            <w:delText>3.1</w:delText>
          </w:r>
          <w:r w:rsidDel="00917410">
            <w:rPr>
              <w:rFonts w:asciiTheme="minorHAnsi" w:eastAsiaTheme="minorEastAsia" w:hAnsiTheme="minorHAnsi" w:cstheme="minorBidi"/>
              <w:b w:val="0"/>
              <w:bCs w:val="0"/>
              <w:sz w:val="22"/>
              <w:szCs w:val="22"/>
            </w:rPr>
            <w:tab/>
          </w:r>
          <w:r w:rsidRPr="00D411E4" w:rsidDel="00917410">
            <w:rPr>
              <w:rStyle w:val="Hyperlink"/>
            </w:rPr>
            <w:delText>Installation</w:delText>
          </w:r>
          <w:r w:rsidDel="00917410">
            <w:rPr>
              <w:webHidden/>
            </w:rPr>
            <w:tab/>
          </w:r>
        </w:del>
      </w:ins>
      <w:ins w:id="1277" w:author="john" w:date="2020-11-28T18:39:00Z">
        <w:del w:id="1278" w:author="John Buck" w:date="2023-04-11T15:53:00Z">
          <w:r w:rsidDel="00917410">
            <w:rPr>
              <w:webHidden/>
            </w:rPr>
            <w:delText>12</w:delText>
          </w:r>
        </w:del>
      </w:ins>
    </w:p>
    <w:p w14:paraId="186B0972" w14:textId="6F9C1997" w:rsidR="005D2B69" w:rsidDel="00917410" w:rsidRDefault="005D2B69">
      <w:pPr>
        <w:pStyle w:val="TOC2"/>
        <w:rPr>
          <w:ins w:id="1279" w:author="john" w:date="2020-11-28T18:38:00Z"/>
          <w:del w:id="1280" w:author="John Buck" w:date="2023-04-11T15:53:00Z"/>
          <w:rFonts w:asciiTheme="minorHAnsi" w:eastAsiaTheme="minorEastAsia" w:hAnsiTheme="minorHAnsi" w:cstheme="minorBidi"/>
          <w:b w:val="0"/>
          <w:bCs w:val="0"/>
          <w:sz w:val="22"/>
          <w:szCs w:val="22"/>
        </w:rPr>
      </w:pPr>
      <w:ins w:id="1281" w:author="john" w:date="2020-11-28T18:38:00Z">
        <w:del w:id="1282" w:author="John Buck" w:date="2023-04-11T15:53:00Z">
          <w:r w:rsidRPr="00D411E4" w:rsidDel="00917410">
            <w:rPr>
              <w:rStyle w:val="Hyperlink"/>
            </w:rPr>
            <w:delText>3.2</w:delText>
          </w:r>
          <w:r w:rsidDel="00917410">
            <w:rPr>
              <w:rFonts w:asciiTheme="minorHAnsi" w:eastAsiaTheme="minorEastAsia" w:hAnsiTheme="minorHAnsi" w:cstheme="minorBidi"/>
              <w:b w:val="0"/>
              <w:bCs w:val="0"/>
              <w:sz w:val="22"/>
              <w:szCs w:val="22"/>
            </w:rPr>
            <w:tab/>
          </w:r>
          <w:r w:rsidRPr="00D411E4" w:rsidDel="00917410">
            <w:rPr>
              <w:rStyle w:val="Hyperlink"/>
            </w:rPr>
            <w:delText>Network / Firewall Requirements</w:delText>
          </w:r>
          <w:r w:rsidDel="00917410">
            <w:rPr>
              <w:webHidden/>
            </w:rPr>
            <w:tab/>
          </w:r>
        </w:del>
      </w:ins>
      <w:ins w:id="1283" w:author="john" w:date="2020-11-28T18:39:00Z">
        <w:del w:id="1284" w:author="John Buck" w:date="2023-04-11T15:53:00Z">
          <w:r w:rsidDel="00917410">
            <w:rPr>
              <w:webHidden/>
            </w:rPr>
            <w:delText>12</w:delText>
          </w:r>
        </w:del>
      </w:ins>
    </w:p>
    <w:p w14:paraId="5D56274A" w14:textId="19C29B50" w:rsidR="005D2B69" w:rsidDel="00917410" w:rsidRDefault="005D2B69">
      <w:pPr>
        <w:pStyle w:val="TOC2"/>
        <w:rPr>
          <w:ins w:id="1285" w:author="john" w:date="2020-11-28T18:38:00Z"/>
          <w:del w:id="1286" w:author="John Buck" w:date="2023-04-11T15:53:00Z"/>
          <w:rFonts w:asciiTheme="minorHAnsi" w:eastAsiaTheme="minorEastAsia" w:hAnsiTheme="minorHAnsi" w:cstheme="minorBidi"/>
          <w:b w:val="0"/>
          <w:bCs w:val="0"/>
          <w:sz w:val="22"/>
          <w:szCs w:val="22"/>
        </w:rPr>
      </w:pPr>
      <w:ins w:id="1287" w:author="john" w:date="2020-11-28T18:38:00Z">
        <w:del w:id="1288" w:author="John Buck" w:date="2023-04-11T15:53:00Z">
          <w:r w:rsidRPr="00D411E4" w:rsidDel="00917410">
            <w:rPr>
              <w:rStyle w:val="Hyperlink"/>
            </w:rPr>
            <w:delText>3.3</w:delText>
          </w:r>
          <w:r w:rsidDel="00917410">
            <w:rPr>
              <w:rFonts w:asciiTheme="minorHAnsi" w:eastAsiaTheme="minorEastAsia" w:hAnsiTheme="minorHAnsi" w:cstheme="minorBidi"/>
              <w:b w:val="0"/>
              <w:bCs w:val="0"/>
              <w:sz w:val="22"/>
              <w:szCs w:val="22"/>
            </w:rPr>
            <w:tab/>
          </w:r>
          <w:r w:rsidRPr="00D411E4" w:rsidDel="00917410">
            <w:rPr>
              <w:rStyle w:val="Hyperlink"/>
            </w:rPr>
            <w:delText>Memory Limits</w:delText>
          </w:r>
          <w:r w:rsidDel="00917410">
            <w:rPr>
              <w:webHidden/>
            </w:rPr>
            <w:tab/>
          </w:r>
        </w:del>
      </w:ins>
      <w:ins w:id="1289" w:author="john" w:date="2020-11-28T18:39:00Z">
        <w:del w:id="1290" w:author="John Buck" w:date="2023-04-11T15:53:00Z">
          <w:r w:rsidDel="00917410">
            <w:rPr>
              <w:webHidden/>
            </w:rPr>
            <w:delText>13</w:delText>
          </w:r>
        </w:del>
      </w:ins>
    </w:p>
    <w:p w14:paraId="4D2E29A8" w14:textId="65D4497D" w:rsidR="005D2B69" w:rsidDel="00917410" w:rsidRDefault="005D2B69">
      <w:pPr>
        <w:pStyle w:val="TOC2"/>
        <w:rPr>
          <w:ins w:id="1291" w:author="john" w:date="2020-11-28T18:38:00Z"/>
          <w:del w:id="1292" w:author="John Buck" w:date="2023-04-11T15:53:00Z"/>
          <w:rFonts w:asciiTheme="minorHAnsi" w:eastAsiaTheme="minorEastAsia" w:hAnsiTheme="minorHAnsi" w:cstheme="minorBidi"/>
          <w:b w:val="0"/>
          <w:bCs w:val="0"/>
          <w:sz w:val="22"/>
          <w:szCs w:val="22"/>
        </w:rPr>
      </w:pPr>
      <w:ins w:id="1293" w:author="john" w:date="2020-11-28T18:38:00Z">
        <w:del w:id="1294" w:author="John Buck" w:date="2023-04-11T15:53:00Z">
          <w:r w:rsidRPr="00D411E4" w:rsidDel="00917410">
            <w:rPr>
              <w:rStyle w:val="Hyperlink"/>
            </w:rPr>
            <w:delText>3.4</w:delText>
          </w:r>
          <w:r w:rsidDel="00917410">
            <w:rPr>
              <w:rFonts w:asciiTheme="minorHAnsi" w:eastAsiaTheme="minorEastAsia" w:hAnsiTheme="minorHAnsi" w:cstheme="minorBidi"/>
              <w:b w:val="0"/>
              <w:bCs w:val="0"/>
              <w:sz w:val="22"/>
              <w:szCs w:val="22"/>
            </w:rPr>
            <w:tab/>
          </w:r>
          <w:r w:rsidRPr="00D411E4" w:rsidDel="00917410">
            <w:rPr>
              <w:rStyle w:val="Hyperlink"/>
            </w:rPr>
            <w:delText>Security Alerts</w:delText>
          </w:r>
          <w:r w:rsidDel="00917410">
            <w:rPr>
              <w:webHidden/>
            </w:rPr>
            <w:tab/>
          </w:r>
        </w:del>
      </w:ins>
      <w:ins w:id="1295" w:author="john" w:date="2020-11-28T18:39:00Z">
        <w:del w:id="1296" w:author="John Buck" w:date="2023-04-11T15:53:00Z">
          <w:r w:rsidDel="00917410">
            <w:rPr>
              <w:webHidden/>
            </w:rPr>
            <w:delText>14</w:delText>
          </w:r>
        </w:del>
      </w:ins>
    </w:p>
    <w:p w14:paraId="7F0101D2" w14:textId="33FB91D0" w:rsidR="005D2B69" w:rsidDel="00917410" w:rsidRDefault="005D2B69">
      <w:pPr>
        <w:pStyle w:val="TOC2"/>
        <w:rPr>
          <w:ins w:id="1297" w:author="john" w:date="2020-11-28T18:38:00Z"/>
          <w:del w:id="1298" w:author="John Buck" w:date="2023-04-11T15:53:00Z"/>
          <w:rFonts w:asciiTheme="minorHAnsi" w:eastAsiaTheme="minorEastAsia" w:hAnsiTheme="minorHAnsi" w:cstheme="minorBidi"/>
          <w:b w:val="0"/>
          <w:bCs w:val="0"/>
          <w:sz w:val="22"/>
          <w:szCs w:val="22"/>
        </w:rPr>
      </w:pPr>
      <w:ins w:id="1299" w:author="john" w:date="2020-11-28T18:38:00Z">
        <w:del w:id="1300" w:author="John Buck" w:date="2023-04-11T15:53:00Z">
          <w:r w:rsidRPr="00D411E4" w:rsidDel="00917410">
            <w:rPr>
              <w:rStyle w:val="Hyperlink"/>
            </w:rPr>
            <w:delText>3.5</w:delText>
          </w:r>
          <w:r w:rsidDel="00917410">
            <w:rPr>
              <w:rFonts w:asciiTheme="minorHAnsi" w:eastAsiaTheme="minorEastAsia" w:hAnsiTheme="minorHAnsi" w:cstheme="minorBidi"/>
              <w:b w:val="0"/>
              <w:bCs w:val="0"/>
              <w:sz w:val="22"/>
              <w:szCs w:val="22"/>
            </w:rPr>
            <w:tab/>
          </w:r>
          <w:r w:rsidRPr="00D411E4" w:rsidDel="00917410">
            <w:rPr>
              <w:rStyle w:val="Hyperlink"/>
            </w:rPr>
            <w:delText>Uninstall</w:delText>
          </w:r>
          <w:r w:rsidDel="00917410">
            <w:rPr>
              <w:webHidden/>
            </w:rPr>
            <w:tab/>
          </w:r>
        </w:del>
      </w:ins>
      <w:ins w:id="1301" w:author="john" w:date="2020-11-28T18:39:00Z">
        <w:del w:id="1302" w:author="John Buck" w:date="2023-04-11T15:53:00Z">
          <w:r w:rsidDel="00917410">
            <w:rPr>
              <w:webHidden/>
            </w:rPr>
            <w:delText>14</w:delText>
          </w:r>
        </w:del>
      </w:ins>
    </w:p>
    <w:p w14:paraId="64AFD5CA" w14:textId="50158093" w:rsidR="005D2B69" w:rsidDel="00917410" w:rsidRDefault="005D2B69">
      <w:pPr>
        <w:pStyle w:val="TOC1"/>
        <w:rPr>
          <w:ins w:id="1303" w:author="john" w:date="2020-11-28T18:38:00Z"/>
          <w:del w:id="1304" w:author="John Buck" w:date="2023-04-11T15:53:00Z"/>
          <w:rFonts w:asciiTheme="minorHAnsi" w:eastAsiaTheme="minorEastAsia" w:hAnsiTheme="minorHAnsi" w:cstheme="minorBidi"/>
          <w:b w:val="0"/>
          <w:bCs w:val="0"/>
          <w:iCs w:val="0"/>
          <w:sz w:val="22"/>
          <w:szCs w:val="22"/>
        </w:rPr>
      </w:pPr>
      <w:ins w:id="1305" w:author="john" w:date="2020-11-28T18:38:00Z">
        <w:del w:id="1306" w:author="John Buck" w:date="2023-04-11T15:53:00Z">
          <w:r w:rsidRPr="00D411E4" w:rsidDel="00917410">
            <w:rPr>
              <w:rStyle w:val="Hyperlink"/>
            </w:rPr>
            <w:delText>4</w:delText>
          </w:r>
          <w:r w:rsidDel="00917410">
            <w:rPr>
              <w:rFonts w:asciiTheme="minorHAnsi" w:eastAsiaTheme="minorEastAsia" w:hAnsiTheme="minorHAnsi" w:cstheme="minorBidi"/>
              <w:b w:val="0"/>
              <w:bCs w:val="0"/>
              <w:iCs w:val="0"/>
              <w:sz w:val="22"/>
              <w:szCs w:val="22"/>
            </w:rPr>
            <w:tab/>
          </w:r>
          <w:r w:rsidRPr="00D411E4" w:rsidDel="00917410">
            <w:rPr>
              <w:rStyle w:val="Hyperlink"/>
              <w:rFonts w:cs="Arial"/>
            </w:rPr>
            <w:delText>PC</w:delText>
          </w:r>
          <w:r w:rsidRPr="00D411E4" w:rsidDel="00917410">
            <w:rPr>
              <w:rStyle w:val="Hyperlink"/>
              <w:rFonts w:cs="Arial"/>
              <w:vertAlign w:val="superscript"/>
            </w:rPr>
            <w:delText>2</w:delText>
          </w:r>
          <w:r w:rsidRPr="00D411E4" w:rsidDel="00917410">
            <w:rPr>
              <w:rStyle w:val="Hyperlink"/>
              <w:rFonts w:cs="Arial"/>
            </w:rPr>
            <w:delText xml:space="preserve">  </w:delText>
          </w:r>
          <w:r w:rsidRPr="00D411E4" w:rsidDel="00917410">
            <w:rPr>
              <w:rStyle w:val="Hyperlink"/>
            </w:rPr>
            <w:delText>Initialization  Files</w:delText>
          </w:r>
          <w:r w:rsidDel="00917410">
            <w:rPr>
              <w:webHidden/>
            </w:rPr>
            <w:tab/>
          </w:r>
        </w:del>
      </w:ins>
      <w:ins w:id="1307" w:author="john" w:date="2020-11-28T18:39:00Z">
        <w:del w:id="1308" w:author="John Buck" w:date="2023-04-11T15:53:00Z">
          <w:r w:rsidDel="00917410">
            <w:rPr>
              <w:webHidden/>
            </w:rPr>
            <w:delText>16</w:delText>
          </w:r>
        </w:del>
      </w:ins>
    </w:p>
    <w:p w14:paraId="48A99401" w14:textId="4A3F1B65" w:rsidR="005D2B69" w:rsidDel="00917410" w:rsidRDefault="005D2B69">
      <w:pPr>
        <w:pStyle w:val="TOC2"/>
        <w:rPr>
          <w:ins w:id="1309" w:author="john" w:date="2020-11-28T18:38:00Z"/>
          <w:del w:id="1310" w:author="John Buck" w:date="2023-04-11T15:53:00Z"/>
          <w:rFonts w:asciiTheme="minorHAnsi" w:eastAsiaTheme="minorEastAsia" w:hAnsiTheme="minorHAnsi" w:cstheme="minorBidi"/>
          <w:b w:val="0"/>
          <w:bCs w:val="0"/>
          <w:sz w:val="22"/>
          <w:szCs w:val="22"/>
        </w:rPr>
      </w:pPr>
      <w:ins w:id="1311" w:author="john" w:date="2020-11-28T18:38:00Z">
        <w:del w:id="1312" w:author="John Buck" w:date="2023-04-11T15:53:00Z">
          <w:r w:rsidRPr="00D411E4" w:rsidDel="00917410">
            <w:rPr>
              <w:rStyle w:val="Hyperlink"/>
            </w:rPr>
            <w:delText>4.1</w:delText>
          </w:r>
          <w:r w:rsidDel="00917410">
            <w:rPr>
              <w:rFonts w:asciiTheme="minorHAnsi" w:eastAsiaTheme="minorEastAsia" w:hAnsiTheme="minorHAnsi" w:cstheme="minorBidi"/>
              <w:b w:val="0"/>
              <w:bCs w:val="0"/>
              <w:sz w:val="22"/>
              <w:szCs w:val="22"/>
            </w:rPr>
            <w:tab/>
          </w:r>
          <w:r w:rsidRPr="00D411E4" w:rsidDel="00917410">
            <w:rPr>
              <w:rStyle w:val="Hyperlink"/>
            </w:rPr>
            <w:delText xml:space="preserve">The </w:delText>
          </w:r>
          <w:r w:rsidRPr="00D411E4" w:rsidDel="00917410">
            <w:rPr>
              <w:rStyle w:val="Hyperlink"/>
              <w:i/>
            </w:rPr>
            <w:delText>pc2v9.ini</w:delText>
          </w:r>
          <w:r w:rsidRPr="00D411E4" w:rsidDel="00917410">
            <w:rPr>
              <w:rStyle w:val="Hyperlink"/>
            </w:rPr>
            <w:delText xml:space="preserve">  file</w:delText>
          </w:r>
          <w:r w:rsidDel="00917410">
            <w:rPr>
              <w:webHidden/>
            </w:rPr>
            <w:tab/>
          </w:r>
        </w:del>
      </w:ins>
      <w:ins w:id="1313" w:author="john" w:date="2020-11-28T18:39:00Z">
        <w:del w:id="1314" w:author="John Buck" w:date="2023-04-11T15:53:00Z">
          <w:r w:rsidDel="00917410">
            <w:rPr>
              <w:webHidden/>
            </w:rPr>
            <w:delText>16</w:delText>
          </w:r>
        </w:del>
      </w:ins>
    </w:p>
    <w:p w14:paraId="2C9FBA3D" w14:textId="65AE6ECE" w:rsidR="005D2B69" w:rsidDel="00917410" w:rsidRDefault="005D2B69">
      <w:pPr>
        <w:pStyle w:val="TOC2"/>
        <w:rPr>
          <w:ins w:id="1315" w:author="john" w:date="2020-11-28T18:38:00Z"/>
          <w:del w:id="1316" w:author="John Buck" w:date="2023-04-11T15:53:00Z"/>
          <w:rFonts w:asciiTheme="minorHAnsi" w:eastAsiaTheme="minorEastAsia" w:hAnsiTheme="minorHAnsi" w:cstheme="minorBidi"/>
          <w:b w:val="0"/>
          <w:bCs w:val="0"/>
          <w:sz w:val="22"/>
          <w:szCs w:val="22"/>
        </w:rPr>
      </w:pPr>
      <w:ins w:id="1317" w:author="john" w:date="2020-11-28T18:38:00Z">
        <w:del w:id="1318" w:author="John Buck" w:date="2023-04-11T15:53:00Z">
          <w:r w:rsidRPr="00D411E4" w:rsidDel="00917410">
            <w:rPr>
              <w:rStyle w:val="Hyperlink"/>
            </w:rPr>
            <w:delText>4.2</w:delText>
          </w:r>
          <w:r w:rsidDel="00917410">
            <w:rPr>
              <w:rFonts w:asciiTheme="minorHAnsi" w:eastAsiaTheme="minorEastAsia" w:hAnsiTheme="minorHAnsi" w:cstheme="minorBidi"/>
              <w:b w:val="0"/>
              <w:bCs w:val="0"/>
              <w:sz w:val="22"/>
              <w:szCs w:val="22"/>
            </w:rPr>
            <w:tab/>
          </w:r>
          <w:r w:rsidRPr="00D411E4" w:rsidDel="00917410">
            <w:rPr>
              <w:rStyle w:val="Hyperlink"/>
            </w:rPr>
            <w:delText>Other Initialization Files</w:delText>
          </w:r>
          <w:r w:rsidDel="00917410">
            <w:rPr>
              <w:webHidden/>
            </w:rPr>
            <w:tab/>
          </w:r>
        </w:del>
      </w:ins>
      <w:ins w:id="1319" w:author="john" w:date="2020-11-28T18:39:00Z">
        <w:del w:id="1320" w:author="John Buck" w:date="2023-04-11T15:53:00Z">
          <w:r w:rsidDel="00917410">
            <w:rPr>
              <w:webHidden/>
            </w:rPr>
            <w:delText>18</w:delText>
          </w:r>
        </w:del>
      </w:ins>
    </w:p>
    <w:p w14:paraId="06B881C4" w14:textId="215BE689" w:rsidR="005D2B69" w:rsidDel="00917410" w:rsidRDefault="005D2B69">
      <w:pPr>
        <w:pStyle w:val="TOC1"/>
        <w:rPr>
          <w:ins w:id="1321" w:author="john" w:date="2020-11-28T18:38:00Z"/>
          <w:del w:id="1322" w:author="John Buck" w:date="2023-04-11T15:53:00Z"/>
          <w:rFonts w:asciiTheme="minorHAnsi" w:eastAsiaTheme="minorEastAsia" w:hAnsiTheme="minorHAnsi" w:cstheme="minorBidi"/>
          <w:b w:val="0"/>
          <w:bCs w:val="0"/>
          <w:iCs w:val="0"/>
          <w:sz w:val="22"/>
          <w:szCs w:val="22"/>
        </w:rPr>
      </w:pPr>
      <w:ins w:id="1323" w:author="john" w:date="2020-11-28T18:38:00Z">
        <w:del w:id="1324" w:author="John Buck" w:date="2023-04-11T15:53:00Z">
          <w:r w:rsidRPr="00D411E4" w:rsidDel="00917410">
            <w:rPr>
              <w:rStyle w:val="Hyperlink"/>
            </w:rPr>
            <w:delText>5</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PC</w:delText>
          </w:r>
          <w:r w:rsidRPr="00D411E4" w:rsidDel="00917410">
            <w:rPr>
              <w:rStyle w:val="Hyperlink"/>
              <w:vertAlign w:val="superscript"/>
            </w:rPr>
            <w:delText>2</w:delText>
          </w:r>
          <w:r w:rsidRPr="00D411E4" w:rsidDel="00917410">
            <w:rPr>
              <w:rStyle w:val="Hyperlink"/>
            </w:rPr>
            <w:delText xml:space="preserve">  Startup Procedures</w:delText>
          </w:r>
          <w:r w:rsidDel="00917410">
            <w:rPr>
              <w:webHidden/>
            </w:rPr>
            <w:tab/>
          </w:r>
        </w:del>
      </w:ins>
      <w:ins w:id="1325" w:author="john" w:date="2020-11-28T18:39:00Z">
        <w:del w:id="1326" w:author="John Buck" w:date="2023-04-11T15:53:00Z">
          <w:r w:rsidDel="00917410">
            <w:rPr>
              <w:webHidden/>
            </w:rPr>
            <w:delText>19</w:delText>
          </w:r>
        </w:del>
      </w:ins>
    </w:p>
    <w:p w14:paraId="6F56FA3E" w14:textId="527B1018" w:rsidR="005D2B69" w:rsidDel="00917410" w:rsidRDefault="005D2B69">
      <w:pPr>
        <w:pStyle w:val="TOC2"/>
        <w:rPr>
          <w:ins w:id="1327" w:author="john" w:date="2020-11-28T18:38:00Z"/>
          <w:del w:id="1328" w:author="John Buck" w:date="2023-04-11T15:53:00Z"/>
          <w:rFonts w:asciiTheme="minorHAnsi" w:eastAsiaTheme="minorEastAsia" w:hAnsiTheme="minorHAnsi" w:cstheme="minorBidi"/>
          <w:b w:val="0"/>
          <w:bCs w:val="0"/>
          <w:sz w:val="22"/>
          <w:szCs w:val="22"/>
        </w:rPr>
      </w:pPr>
      <w:ins w:id="1329" w:author="john" w:date="2020-11-28T18:38:00Z">
        <w:del w:id="1330" w:author="John Buck" w:date="2023-04-11T15:53:00Z">
          <w:r w:rsidRPr="00D411E4" w:rsidDel="00917410">
            <w:rPr>
              <w:rStyle w:val="Hyperlink"/>
            </w:rPr>
            <w:delText>5.1</w:delText>
          </w:r>
          <w:r w:rsidDel="00917410">
            <w:rPr>
              <w:rFonts w:asciiTheme="minorHAnsi" w:eastAsiaTheme="minorEastAsia" w:hAnsiTheme="minorHAnsi" w:cstheme="minorBidi"/>
              <w:b w:val="0"/>
              <w:bCs w:val="0"/>
              <w:sz w:val="22"/>
              <w:szCs w:val="22"/>
            </w:rPr>
            <w:tab/>
          </w:r>
          <w:r w:rsidRPr="00D411E4" w:rsidDel="00917410">
            <w:rPr>
              <w:rStyle w:val="Hyperlink"/>
            </w:rPr>
            <w:delText>Built-in Commands</w:delText>
          </w:r>
          <w:r w:rsidDel="00917410">
            <w:rPr>
              <w:webHidden/>
            </w:rPr>
            <w:tab/>
          </w:r>
        </w:del>
      </w:ins>
      <w:ins w:id="1331" w:author="john" w:date="2020-11-28T18:39:00Z">
        <w:del w:id="1332" w:author="John Buck" w:date="2023-04-11T15:53:00Z">
          <w:r w:rsidDel="00917410">
            <w:rPr>
              <w:webHidden/>
            </w:rPr>
            <w:delText>19</w:delText>
          </w:r>
        </w:del>
      </w:ins>
    </w:p>
    <w:p w14:paraId="76CB05A5" w14:textId="7585F612" w:rsidR="005D2B69" w:rsidDel="00917410" w:rsidRDefault="005D2B69">
      <w:pPr>
        <w:pStyle w:val="TOC2"/>
        <w:rPr>
          <w:ins w:id="1333" w:author="john" w:date="2020-11-28T18:38:00Z"/>
          <w:del w:id="1334" w:author="John Buck" w:date="2023-04-11T15:53:00Z"/>
          <w:rFonts w:asciiTheme="minorHAnsi" w:eastAsiaTheme="minorEastAsia" w:hAnsiTheme="minorHAnsi" w:cstheme="minorBidi"/>
          <w:b w:val="0"/>
          <w:bCs w:val="0"/>
          <w:sz w:val="22"/>
          <w:szCs w:val="22"/>
        </w:rPr>
      </w:pPr>
      <w:ins w:id="1335" w:author="john" w:date="2020-11-28T18:38:00Z">
        <w:del w:id="1336" w:author="John Buck" w:date="2023-04-11T15:53:00Z">
          <w:r w:rsidRPr="00D411E4" w:rsidDel="00917410">
            <w:rPr>
              <w:rStyle w:val="Hyperlink"/>
            </w:rPr>
            <w:delText>5.2</w:delText>
          </w:r>
          <w:r w:rsidDel="00917410">
            <w:rPr>
              <w:rFonts w:asciiTheme="minorHAnsi" w:eastAsiaTheme="minorEastAsia" w:hAnsiTheme="minorHAnsi" w:cstheme="minorBidi"/>
              <w:b w:val="0"/>
              <w:bCs w:val="0"/>
              <w:sz w:val="22"/>
              <w:szCs w:val="22"/>
            </w:rPr>
            <w:tab/>
          </w:r>
          <w:r w:rsidRPr="00D411E4" w:rsidDel="00917410">
            <w:rPr>
              <w:rStyle w:val="Hyperlink"/>
            </w:rPr>
            <w:delText>Server Startup</w:delText>
          </w:r>
          <w:r w:rsidDel="00917410">
            <w:rPr>
              <w:webHidden/>
            </w:rPr>
            <w:tab/>
          </w:r>
        </w:del>
      </w:ins>
      <w:ins w:id="1337" w:author="john" w:date="2020-11-28T18:39:00Z">
        <w:del w:id="1338" w:author="John Buck" w:date="2023-04-11T15:53:00Z">
          <w:r w:rsidDel="00917410">
            <w:rPr>
              <w:webHidden/>
            </w:rPr>
            <w:delText>20</w:delText>
          </w:r>
        </w:del>
      </w:ins>
    </w:p>
    <w:p w14:paraId="65A48526" w14:textId="2C85549B" w:rsidR="005D2B69" w:rsidDel="00917410" w:rsidRDefault="005D2B69">
      <w:pPr>
        <w:pStyle w:val="TOC3"/>
        <w:rPr>
          <w:ins w:id="1339" w:author="john" w:date="2020-11-28T18:38:00Z"/>
          <w:del w:id="1340" w:author="John Buck" w:date="2023-04-11T15:53:00Z"/>
          <w:rFonts w:asciiTheme="minorHAnsi" w:eastAsiaTheme="minorEastAsia" w:hAnsiTheme="minorHAnsi" w:cstheme="minorBidi"/>
          <w:sz w:val="22"/>
          <w:szCs w:val="22"/>
        </w:rPr>
      </w:pPr>
      <w:ins w:id="1341" w:author="john" w:date="2020-11-28T18:38:00Z">
        <w:del w:id="1342" w:author="John Buck" w:date="2023-04-11T15:53:00Z">
          <w:r w:rsidRPr="00D411E4" w:rsidDel="00917410">
            <w:rPr>
              <w:rStyle w:val="Hyperlink"/>
            </w:rPr>
            <w:delText>5.2.1</w:delText>
          </w:r>
          <w:r w:rsidDel="00917410">
            <w:rPr>
              <w:rFonts w:asciiTheme="minorHAnsi" w:eastAsiaTheme="minorEastAsia" w:hAnsiTheme="minorHAnsi" w:cstheme="minorBidi"/>
              <w:sz w:val="22"/>
              <w:szCs w:val="22"/>
            </w:rPr>
            <w:tab/>
          </w:r>
          <w:r w:rsidRPr="00D411E4" w:rsidDel="00917410">
            <w:rPr>
              <w:rStyle w:val="Hyperlink"/>
            </w:rPr>
            <w:delText>Non-GUI Server Startup</w:delText>
          </w:r>
          <w:r w:rsidDel="00917410">
            <w:rPr>
              <w:webHidden/>
            </w:rPr>
            <w:tab/>
          </w:r>
        </w:del>
      </w:ins>
      <w:ins w:id="1343" w:author="john" w:date="2020-11-28T18:39:00Z">
        <w:del w:id="1344" w:author="John Buck" w:date="2023-04-11T15:53:00Z">
          <w:r w:rsidDel="00917410">
            <w:rPr>
              <w:webHidden/>
            </w:rPr>
            <w:delText>22</w:delText>
          </w:r>
        </w:del>
      </w:ins>
    </w:p>
    <w:p w14:paraId="7394E688" w14:textId="2112BC09" w:rsidR="005D2B69" w:rsidDel="00917410" w:rsidRDefault="005D2B69">
      <w:pPr>
        <w:pStyle w:val="TOC2"/>
        <w:rPr>
          <w:ins w:id="1345" w:author="john" w:date="2020-11-28T18:38:00Z"/>
          <w:del w:id="1346" w:author="John Buck" w:date="2023-04-11T15:53:00Z"/>
          <w:rFonts w:asciiTheme="minorHAnsi" w:eastAsiaTheme="minorEastAsia" w:hAnsiTheme="minorHAnsi" w:cstheme="minorBidi"/>
          <w:b w:val="0"/>
          <w:bCs w:val="0"/>
          <w:sz w:val="22"/>
          <w:szCs w:val="22"/>
        </w:rPr>
      </w:pPr>
      <w:ins w:id="1347" w:author="john" w:date="2020-11-28T18:38:00Z">
        <w:del w:id="1348" w:author="John Buck" w:date="2023-04-11T15:53:00Z">
          <w:r w:rsidRPr="00D411E4" w:rsidDel="00917410">
            <w:rPr>
              <w:rStyle w:val="Hyperlink"/>
            </w:rPr>
            <w:delText>5.3</w:delText>
          </w:r>
          <w:r w:rsidDel="00917410">
            <w:rPr>
              <w:rFonts w:asciiTheme="minorHAnsi" w:eastAsiaTheme="minorEastAsia" w:hAnsiTheme="minorHAnsi" w:cstheme="minorBidi"/>
              <w:b w:val="0"/>
              <w:bCs w:val="0"/>
              <w:sz w:val="22"/>
              <w:szCs w:val="22"/>
            </w:rPr>
            <w:tab/>
          </w:r>
          <w:r w:rsidRPr="00D411E4" w:rsidDel="00917410">
            <w:rPr>
              <w:rStyle w:val="Hyperlink"/>
            </w:rPr>
            <w:delText>Server GUI Controls</w:delText>
          </w:r>
          <w:r w:rsidDel="00917410">
            <w:rPr>
              <w:webHidden/>
            </w:rPr>
            <w:tab/>
          </w:r>
        </w:del>
      </w:ins>
      <w:ins w:id="1349" w:author="john" w:date="2020-11-28T18:39:00Z">
        <w:del w:id="1350" w:author="John Buck" w:date="2023-04-11T15:53:00Z">
          <w:r w:rsidDel="00917410">
            <w:rPr>
              <w:webHidden/>
            </w:rPr>
            <w:delText>22</w:delText>
          </w:r>
        </w:del>
      </w:ins>
    </w:p>
    <w:p w14:paraId="325CE68B" w14:textId="579122C4" w:rsidR="005D2B69" w:rsidDel="00917410" w:rsidRDefault="005D2B69">
      <w:pPr>
        <w:pStyle w:val="TOC3"/>
        <w:rPr>
          <w:ins w:id="1351" w:author="john" w:date="2020-11-28T18:38:00Z"/>
          <w:del w:id="1352" w:author="John Buck" w:date="2023-04-11T15:53:00Z"/>
          <w:rFonts w:asciiTheme="minorHAnsi" w:eastAsiaTheme="minorEastAsia" w:hAnsiTheme="minorHAnsi" w:cstheme="minorBidi"/>
          <w:sz w:val="22"/>
          <w:szCs w:val="22"/>
        </w:rPr>
      </w:pPr>
      <w:ins w:id="1353" w:author="john" w:date="2020-11-28T18:38:00Z">
        <w:del w:id="1354" w:author="John Buck" w:date="2023-04-11T15:53:00Z">
          <w:r w:rsidRPr="00D411E4" w:rsidDel="00917410">
            <w:rPr>
              <w:rStyle w:val="Hyperlink"/>
            </w:rPr>
            <w:delText>5.3.1</w:delText>
          </w:r>
          <w:r w:rsidDel="00917410">
            <w:rPr>
              <w:rFonts w:asciiTheme="minorHAnsi" w:eastAsiaTheme="minorEastAsia" w:hAnsiTheme="minorHAnsi" w:cstheme="minorBidi"/>
              <w:sz w:val="22"/>
              <w:szCs w:val="22"/>
            </w:rPr>
            <w:tab/>
          </w:r>
          <w:r w:rsidRPr="00D411E4" w:rsidDel="00917410">
            <w:rPr>
              <w:rStyle w:val="Hyperlink"/>
            </w:rPr>
            <w:delText>Adding Sites</w:delText>
          </w:r>
          <w:r w:rsidDel="00917410">
            <w:rPr>
              <w:webHidden/>
            </w:rPr>
            <w:tab/>
          </w:r>
        </w:del>
      </w:ins>
      <w:ins w:id="1355" w:author="john" w:date="2020-11-28T18:39:00Z">
        <w:del w:id="1356" w:author="John Buck" w:date="2023-04-11T15:53:00Z">
          <w:r w:rsidDel="00917410">
            <w:rPr>
              <w:webHidden/>
            </w:rPr>
            <w:delText>23</w:delText>
          </w:r>
        </w:del>
      </w:ins>
    </w:p>
    <w:p w14:paraId="31053525" w14:textId="428DFA6A" w:rsidR="005D2B69" w:rsidDel="00917410" w:rsidRDefault="005D2B69">
      <w:pPr>
        <w:pStyle w:val="TOC3"/>
        <w:rPr>
          <w:ins w:id="1357" w:author="john" w:date="2020-11-28T18:38:00Z"/>
          <w:del w:id="1358" w:author="John Buck" w:date="2023-04-11T15:53:00Z"/>
          <w:rFonts w:asciiTheme="minorHAnsi" w:eastAsiaTheme="minorEastAsia" w:hAnsiTheme="minorHAnsi" w:cstheme="minorBidi"/>
          <w:sz w:val="22"/>
          <w:szCs w:val="22"/>
        </w:rPr>
      </w:pPr>
      <w:ins w:id="1359" w:author="john" w:date="2020-11-28T18:38:00Z">
        <w:del w:id="1360" w:author="John Buck" w:date="2023-04-11T15:53:00Z">
          <w:r w:rsidRPr="00D411E4" w:rsidDel="00917410">
            <w:rPr>
              <w:rStyle w:val="Hyperlink"/>
            </w:rPr>
            <w:delText>5.3.2</w:delText>
          </w:r>
          <w:r w:rsidDel="00917410">
            <w:rPr>
              <w:rFonts w:asciiTheme="minorHAnsi" w:eastAsiaTheme="minorEastAsia" w:hAnsiTheme="minorHAnsi" w:cstheme="minorBidi"/>
              <w:sz w:val="22"/>
              <w:szCs w:val="22"/>
            </w:rPr>
            <w:tab/>
          </w:r>
          <w:r w:rsidRPr="00D411E4" w:rsidDel="00917410">
            <w:rPr>
              <w:rStyle w:val="Hyperlink"/>
            </w:rPr>
            <w:delText>Restarting / Reconnecting Servers</w:delText>
          </w:r>
          <w:r w:rsidDel="00917410">
            <w:rPr>
              <w:webHidden/>
            </w:rPr>
            <w:tab/>
          </w:r>
        </w:del>
      </w:ins>
      <w:ins w:id="1361" w:author="john" w:date="2020-11-28T18:39:00Z">
        <w:del w:id="1362" w:author="John Buck" w:date="2023-04-11T15:53:00Z">
          <w:r w:rsidDel="00917410">
            <w:rPr>
              <w:webHidden/>
            </w:rPr>
            <w:delText>24</w:delText>
          </w:r>
        </w:del>
      </w:ins>
    </w:p>
    <w:p w14:paraId="2FD48D55" w14:textId="2F54291F" w:rsidR="005D2B69" w:rsidDel="00917410" w:rsidRDefault="005D2B69">
      <w:pPr>
        <w:pStyle w:val="TOC3"/>
        <w:rPr>
          <w:ins w:id="1363" w:author="john" w:date="2020-11-28T18:38:00Z"/>
          <w:del w:id="1364" w:author="John Buck" w:date="2023-04-11T15:53:00Z"/>
          <w:rFonts w:asciiTheme="minorHAnsi" w:eastAsiaTheme="minorEastAsia" w:hAnsiTheme="minorHAnsi" w:cstheme="minorBidi"/>
          <w:sz w:val="22"/>
          <w:szCs w:val="22"/>
        </w:rPr>
      </w:pPr>
      <w:ins w:id="1365" w:author="john" w:date="2020-11-28T18:38:00Z">
        <w:del w:id="1366" w:author="John Buck" w:date="2023-04-11T15:53:00Z">
          <w:r w:rsidRPr="00D411E4" w:rsidDel="00917410">
            <w:rPr>
              <w:rStyle w:val="Hyperlink"/>
            </w:rPr>
            <w:delText>5.3.3</w:delText>
          </w:r>
          <w:r w:rsidDel="00917410">
            <w:rPr>
              <w:rFonts w:asciiTheme="minorHAnsi" w:eastAsiaTheme="minorEastAsia" w:hAnsiTheme="minorHAnsi" w:cstheme="minorBidi"/>
              <w:sz w:val="22"/>
              <w:szCs w:val="22"/>
            </w:rPr>
            <w:tab/>
          </w:r>
          <w:r w:rsidRPr="00D411E4" w:rsidDel="00917410">
            <w:rPr>
              <w:rStyle w:val="Hyperlink"/>
            </w:rPr>
            <w:delText>Connections and Logins</w:delText>
          </w:r>
          <w:r w:rsidDel="00917410">
            <w:rPr>
              <w:webHidden/>
            </w:rPr>
            <w:tab/>
          </w:r>
        </w:del>
      </w:ins>
      <w:ins w:id="1367" w:author="john" w:date="2020-11-28T18:39:00Z">
        <w:del w:id="1368" w:author="John Buck" w:date="2023-04-11T15:53:00Z">
          <w:r w:rsidDel="00917410">
            <w:rPr>
              <w:webHidden/>
            </w:rPr>
            <w:delText>26</w:delText>
          </w:r>
        </w:del>
      </w:ins>
    </w:p>
    <w:p w14:paraId="083EB4E6" w14:textId="5D807C0A" w:rsidR="005D2B69" w:rsidDel="00917410" w:rsidRDefault="005D2B69">
      <w:pPr>
        <w:pStyle w:val="TOC3"/>
        <w:rPr>
          <w:ins w:id="1369" w:author="john" w:date="2020-11-28T18:38:00Z"/>
          <w:del w:id="1370" w:author="John Buck" w:date="2023-04-11T15:53:00Z"/>
          <w:rFonts w:asciiTheme="minorHAnsi" w:eastAsiaTheme="minorEastAsia" w:hAnsiTheme="minorHAnsi" w:cstheme="minorBidi"/>
          <w:sz w:val="22"/>
          <w:szCs w:val="22"/>
        </w:rPr>
      </w:pPr>
      <w:ins w:id="1371" w:author="john" w:date="2020-11-28T18:38:00Z">
        <w:del w:id="1372" w:author="John Buck" w:date="2023-04-11T15:53:00Z">
          <w:r w:rsidRPr="00D411E4" w:rsidDel="00917410">
            <w:rPr>
              <w:rStyle w:val="Hyperlink"/>
            </w:rPr>
            <w:delText>5.3.4</w:delText>
          </w:r>
          <w:r w:rsidDel="00917410">
            <w:rPr>
              <w:rFonts w:asciiTheme="minorHAnsi" w:eastAsiaTheme="minorEastAsia" w:hAnsiTheme="minorHAnsi" w:cstheme="minorBidi"/>
              <w:sz w:val="22"/>
              <w:szCs w:val="22"/>
            </w:rPr>
            <w:tab/>
          </w:r>
          <w:r w:rsidRPr="00D411E4" w:rsidDel="00917410">
            <w:rPr>
              <w:rStyle w:val="Hyperlink"/>
            </w:rPr>
            <w:delText>Additional Server GUI Controls</w:delText>
          </w:r>
          <w:r w:rsidDel="00917410">
            <w:rPr>
              <w:webHidden/>
            </w:rPr>
            <w:tab/>
          </w:r>
        </w:del>
      </w:ins>
      <w:ins w:id="1373" w:author="john" w:date="2020-11-28T18:39:00Z">
        <w:del w:id="1374" w:author="John Buck" w:date="2023-04-11T15:53:00Z">
          <w:r w:rsidDel="00917410">
            <w:rPr>
              <w:webHidden/>
            </w:rPr>
            <w:delText>26</w:delText>
          </w:r>
        </w:del>
      </w:ins>
    </w:p>
    <w:p w14:paraId="68AE85D0" w14:textId="26831C90" w:rsidR="005D2B69" w:rsidDel="00917410" w:rsidRDefault="005D2B69">
      <w:pPr>
        <w:pStyle w:val="TOC2"/>
        <w:rPr>
          <w:ins w:id="1375" w:author="john" w:date="2020-11-28T18:38:00Z"/>
          <w:del w:id="1376" w:author="John Buck" w:date="2023-04-11T15:53:00Z"/>
          <w:rFonts w:asciiTheme="minorHAnsi" w:eastAsiaTheme="minorEastAsia" w:hAnsiTheme="minorHAnsi" w:cstheme="minorBidi"/>
          <w:b w:val="0"/>
          <w:bCs w:val="0"/>
          <w:sz w:val="22"/>
          <w:szCs w:val="22"/>
        </w:rPr>
      </w:pPr>
      <w:ins w:id="1377" w:author="john" w:date="2020-11-28T18:38:00Z">
        <w:del w:id="1378" w:author="John Buck" w:date="2023-04-11T15:53:00Z">
          <w:r w:rsidRPr="00D411E4" w:rsidDel="00917410">
            <w:rPr>
              <w:rStyle w:val="Hyperlink"/>
            </w:rPr>
            <w:delText>5.4</w:delText>
          </w:r>
          <w:r w:rsidDel="00917410">
            <w:rPr>
              <w:rFonts w:asciiTheme="minorHAnsi" w:eastAsiaTheme="minorEastAsia" w:hAnsiTheme="minorHAnsi" w:cstheme="minorBidi"/>
              <w:b w:val="0"/>
              <w:bCs w:val="0"/>
              <w:sz w:val="22"/>
              <w:szCs w:val="22"/>
            </w:rPr>
            <w:tab/>
          </w:r>
          <w:r w:rsidRPr="00D411E4" w:rsidDel="00917410">
            <w:rPr>
              <w:rStyle w:val="Hyperlink"/>
            </w:rPr>
            <w:delText>Starting Clients</w:delText>
          </w:r>
          <w:r w:rsidDel="00917410">
            <w:rPr>
              <w:webHidden/>
            </w:rPr>
            <w:tab/>
          </w:r>
        </w:del>
      </w:ins>
      <w:ins w:id="1379" w:author="john" w:date="2020-11-28T18:39:00Z">
        <w:del w:id="1380" w:author="John Buck" w:date="2023-04-11T15:53:00Z">
          <w:r w:rsidDel="00917410">
            <w:rPr>
              <w:webHidden/>
            </w:rPr>
            <w:delText>26</w:delText>
          </w:r>
        </w:del>
      </w:ins>
    </w:p>
    <w:p w14:paraId="0A50677D" w14:textId="1CFB2978" w:rsidR="005D2B69" w:rsidDel="00917410" w:rsidRDefault="005D2B69">
      <w:pPr>
        <w:pStyle w:val="TOC2"/>
        <w:rPr>
          <w:ins w:id="1381" w:author="john" w:date="2020-11-28T18:38:00Z"/>
          <w:del w:id="1382" w:author="John Buck" w:date="2023-04-11T15:53:00Z"/>
          <w:rFonts w:asciiTheme="minorHAnsi" w:eastAsiaTheme="minorEastAsia" w:hAnsiTheme="minorHAnsi" w:cstheme="minorBidi"/>
          <w:b w:val="0"/>
          <w:bCs w:val="0"/>
          <w:sz w:val="22"/>
          <w:szCs w:val="22"/>
        </w:rPr>
      </w:pPr>
      <w:ins w:id="1383" w:author="john" w:date="2020-11-28T18:38:00Z">
        <w:del w:id="1384" w:author="John Buck" w:date="2023-04-11T15:53:00Z">
          <w:r w:rsidRPr="00D411E4" w:rsidDel="00917410">
            <w:rPr>
              <w:rStyle w:val="Hyperlink"/>
            </w:rPr>
            <w:delText>5.5</w:delText>
          </w:r>
          <w:r w:rsidDel="00917410">
            <w:rPr>
              <w:rFonts w:asciiTheme="minorHAnsi" w:eastAsiaTheme="minorEastAsia" w:hAnsiTheme="minorHAnsi" w:cstheme="minorBidi"/>
              <w:b w:val="0"/>
              <w:bCs w:val="0"/>
              <w:sz w:val="22"/>
              <w:szCs w:val="22"/>
            </w:rPr>
            <w:tab/>
          </w:r>
          <w:r w:rsidRPr="00D411E4" w:rsidDel="00917410">
            <w:rPr>
              <w:rStyle w:val="Hyperlink"/>
            </w:rPr>
            <w:delText>Contest Profiles</w:delText>
          </w:r>
          <w:r w:rsidDel="00917410">
            <w:rPr>
              <w:webHidden/>
            </w:rPr>
            <w:tab/>
          </w:r>
        </w:del>
      </w:ins>
      <w:ins w:id="1385" w:author="john" w:date="2020-11-28T18:39:00Z">
        <w:del w:id="1386" w:author="John Buck" w:date="2023-04-11T15:53:00Z">
          <w:r w:rsidDel="00917410">
            <w:rPr>
              <w:webHidden/>
            </w:rPr>
            <w:delText>27</w:delText>
          </w:r>
        </w:del>
      </w:ins>
    </w:p>
    <w:p w14:paraId="499EE19A" w14:textId="36408195" w:rsidR="005D2B69" w:rsidDel="00917410" w:rsidRDefault="005D2B69">
      <w:pPr>
        <w:pStyle w:val="TOC1"/>
        <w:rPr>
          <w:ins w:id="1387" w:author="john" w:date="2020-11-28T18:38:00Z"/>
          <w:del w:id="1388" w:author="John Buck" w:date="2023-04-11T15:53:00Z"/>
          <w:rFonts w:asciiTheme="minorHAnsi" w:eastAsiaTheme="minorEastAsia" w:hAnsiTheme="minorHAnsi" w:cstheme="minorBidi"/>
          <w:b w:val="0"/>
          <w:bCs w:val="0"/>
          <w:iCs w:val="0"/>
          <w:sz w:val="22"/>
          <w:szCs w:val="22"/>
        </w:rPr>
      </w:pPr>
      <w:ins w:id="1389" w:author="john" w:date="2020-11-28T18:38:00Z">
        <w:del w:id="1390" w:author="John Buck" w:date="2023-04-11T15:53:00Z">
          <w:r w:rsidRPr="00D411E4" w:rsidDel="00917410">
            <w:rPr>
              <w:rStyle w:val="Hyperlink"/>
            </w:rPr>
            <w:delText>6</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Interactive Contest Configuration</w:delText>
          </w:r>
          <w:r w:rsidDel="00917410">
            <w:rPr>
              <w:webHidden/>
            </w:rPr>
            <w:tab/>
          </w:r>
        </w:del>
      </w:ins>
      <w:ins w:id="1391" w:author="john" w:date="2020-11-28T18:39:00Z">
        <w:del w:id="1392" w:author="John Buck" w:date="2023-04-11T15:53:00Z">
          <w:r w:rsidDel="00917410">
            <w:rPr>
              <w:webHidden/>
            </w:rPr>
            <w:delText>32</w:delText>
          </w:r>
        </w:del>
      </w:ins>
    </w:p>
    <w:p w14:paraId="6F41BDD0" w14:textId="38C4A009" w:rsidR="005D2B69" w:rsidDel="00917410" w:rsidRDefault="005D2B69">
      <w:pPr>
        <w:pStyle w:val="TOC2"/>
        <w:rPr>
          <w:ins w:id="1393" w:author="john" w:date="2020-11-28T18:38:00Z"/>
          <w:del w:id="1394" w:author="John Buck" w:date="2023-04-11T15:53:00Z"/>
          <w:rFonts w:asciiTheme="minorHAnsi" w:eastAsiaTheme="minorEastAsia" w:hAnsiTheme="minorHAnsi" w:cstheme="minorBidi"/>
          <w:b w:val="0"/>
          <w:bCs w:val="0"/>
          <w:sz w:val="22"/>
          <w:szCs w:val="22"/>
        </w:rPr>
      </w:pPr>
      <w:ins w:id="1395" w:author="john" w:date="2020-11-28T18:38:00Z">
        <w:del w:id="1396" w:author="John Buck" w:date="2023-04-11T15:53:00Z">
          <w:r w:rsidRPr="00D411E4" w:rsidDel="00917410">
            <w:rPr>
              <w:rStyle w:val="Hyperlink"/>
            </w:rPr>
            <w:delText>6.1</w:delText>
          </w:r>
          <w:r w:rsidDel="00917410">
            <w:rPr>
              <w:rFonts w:asciiTheme="minorHAnsi" w:eastAsiaTheme="minorEastAsia" w:hAnsiTheme="minorHAnsi" w:cstheme="minorBidi"/>
              <w:b w:val="0"/>
              <w:bCs w:val="0"/>
              <w:sz w:val="22"/>
              <w:szCs w:val="22"/>
            </w:rPr>
            <w:tab/>
          </w:r>
          <w:r w:rsidRPr="00D411E4" w:rsidDel="00917410">
            <w:rPr>
              <w:rStyle w:val="Hyperlink"/>
            </w:rPr>
            <w:delText>Administrator Login</w:delText>
          </w:r>
          <w:r w:rsidDel="00917410">
            <w:rPr>
              <w:webHidden/>
            </w:rPr>
            <w:tab/>
          </w:r>
        </w:del>
      </w:ins>
      <w:ins w:id="1397" w:author="john" w:date="2020-11-28T18:39:00Z">
        <w:del w:id="1398" w:author="John Buck" w:date="2023-04-11T15:53:00Z">
          <w:r w:rsidDel="00917410">
            <w:rPr>
              <w:webHidden/>
            </w:rPr>
            <w:delText>32</w:delText>
          </w:r>
        </w:del>
      </w:ins>
    </w:p>
    <w:p w14:paraId="481BD1D8" w14:textId="0733A64B" w:rsidR="005D2B69" w:rsidDel="00917410" w:rsidRDefault="005D2B69">
      <w:pPr>
        <w:pStyle w:val="TOC2"/>
        <w:rPr>
          <w:ins w:id="1399" w:author="john" w:date="2020-11-28T18:38:00Z"/>
          <w:del w:id="1400" w:author="John Buck" w:date="2023-04-11T15:53:00Z"/>
          <w:rFonts w:asciiTheme="minorHAnsi" w:eastAsiaTheme="minorEastAsia" w:hAnsiTheme="minorHAnsi" w:cstheme="minorBidi"/>
          <w:b w:val="0"/>
          <w:bCs w:val="0"/>
          <w:sz w:val="22"/>
          <w:szCs w:val="22"/>
        </w:rPr>
      </w:pPr>
      <w:ins w:id="1401" w:author="john" w:date="2020-11-28T18:38:00Z">
        <w:del w:id="1402" w:author="John Buck" w:date="2023-04-11T15:53:00Z">
          <w:r w:rsidRPr="00D411E4" w:rsidDel="00917410">
            <w:rPr>
              <w:rStyle w:val="Hyperlink"/>
            </w:rPr>
            <w:delText>6.2</w:delText>
          </w:r>
          <w:r w:rsidDel="00917410">
            <w:rPr>
              <w:rFonts w:asciiTheme="minorHAnsi" w:eastAsiaTheme="minorEastAsia" w:hAnsiTheme="minorHAnsi" w:cstheme="minorBidi"/>
              <w:b w:val="0"/>
              <w:bCs w:val="0"/>
              <w:sz w:val="22"/>
              <w:szCs w:val="22"/>
            </w:rPr>
            <w:tab/>
          </w:r>
          <w:r w:rsidRPr="00D411E4" w:rsidDel="00917410">
            <w:rPr>
              <w:rStyle w:val="Hyperlink"/>
            </w:rPr>
            <w:delText>User Accounts</w:delText>
          </w:r>
          <w:r w:rsidDel="00917410">
            <w:rPr>
              <w:webHidden/>
            </w:rPr>
            <w:tab/>
          </w:r>
        </w:del>
      </w:ins>
      <w:ins w:id="1403" w:author="john" w:date="2020-11-28T18:39:00Z">
        <w:del w:id="1404" w:author="John Buck" w:date="2023-04-11T15:53:00Z">
          <w:r w:rsidDel="00917410">
            <w:rPr>
              <w:webHidden/>
            </w:rPr>
            <w:delText>33</w:delText>
          </w:r>
        </w:del>
      </w:ins>
    </w:p>
    <w:p w14:paraId="6E4E19EB" w14:textId="2A2C6358" w:rsidR="005D2B69" w:rsidDel="00917410" w:rsidRDefault="005D2B69">
      <w:pPr>
        <w:pStyle w:val="TOC3"/>
        <w:rPr>
          <w:ins w:id="1405" w:author="john" w:date="2020-11-28T18:38:00Z"/>
          <w:del w:id="1406" w:author="John Buck" w:date="2023-04-11T15:53:00Z"/>
          <w:rFonts w:asciiTheme="minorHAnsi" w:eastAsiaTheme="minorEastAsia" w:hAnsiTheme="minorHAnsi" w:cstheme="minorBidi"/>
          <w:sz w:val="22"/>
          <w:szCs w:val="22"/>
        </w:rPr>
      </w:pPr>
      <w:ins w:id="1407" w:author="john" w:date="2020-11-28T18:38:00Z">
        <w:del w:id="1408" w:author="John Buck" w:date="2023-04-11T15:53:00Z">
          <w:r w:rsidRPr="00D411E4" w:rsidDel="00917410">
            <w:rPr>
              <w:rStyle w:val="Hyperlink"/>
            </w:rPr>
            <w:delText>6.2.1</w:delText>
          </w:r>
          <w:r w:rsidDel="00917410">
            <w:rPr>
              <w:rFonts w:asciiTheme="minorHAnsi" w:eastAsiaTheme="minorEastAsia" w:hAnsiTheme="minorHAnsi" w:cstheme="minorBidi"/>
              <w:sz w:val="22"/>
              <w:szCs w:val="22"/>
            </w:rPr>
            <w:tab/>
          </w:r>
          <w:r w:rsidRPr="00D411E4" w:rsidDel="00917410">
            <w:rPr>
              <w:rStyle w:val="Hyperlink"/>
            </w:rPr>
            <w:delText>Account Creation</w:delText>
          </w:r>
          <w:r w:rsidDel="00917410">
            <w:rPr>
              <w:webHidden/>
            </w:rPr>
            <w:tab/>
          </w:r>
        </w:del>
      </w:ins>
      <w:ins w:id="1409" w:author="john" w:date="2020-11-28T18:39:00Z">
        <w:del w:id="1410" w:author="John Buck" w:date="2023-04-11T15:53:00Z">
          <w:r w:rsidDel="00917410">
            <w:rPr>
              <w:webHidden/>
            </w:rPr>
            <w:delText>33</w:delText>
          </w:r>
        </w:del>
      </w:ins>
    </w:p>
    <w:p w14:paraId="45452D07" w14:textId="3A8E6AA3" w:rsidR="005D2B69" w:rsidDel="00917410" w:rsidRDefault="005D2B69">
      <w:pPr>
        <w:pStyle w:val="TOC3"/>
        <w:rPr>
          <w:ins w:id="1411" w:author="john" w:date="2020-11-28T18:38:00Z"/>
          <w:del w:id="1412" w:author="John Buck" w:date="2023-04-11T15:53:00Z"/>
          <w:rFonts w:asciiTheme="minorHAnsi" w:eastAsiaTheme="minorEastAsia" w:hAnsiTheme="minorHAnsi" w:cstheme="minorBidi"/>
          <w:sz w:val="22"/>
          <w:szCs w:val="22"/>
        </w:rPr>
      </w:pPr>
      <w:ins w:id="1413" w:author="john" w:date="2020-11-28T18:38:00Z">
        <w:del w:id="1414" w:author="John Buck" w:date="2023-04-11T15:53:00Z">
          <w:r w:rsidRPr="00D411E4" w:rsidDel="00917410">
            <w:rPr>
              <w:rStyle w:val="Hyperlink"/>
            </w:rPr>
            <w:delText>6.2.2</w:delText>
          </w:r>
          <w:r w:rsidDel="00917410">
            <w:rPr>
              <w:rFonts w:asciiTheme="minorHAnsi" w:eastAsiaTheme="minorEastAsia" w:hAnsiTheme="minorHAnsi" w:cstheme="minorBidi"/>
              <w:sz w:val="22"/>
              <w:szCs w:val="22"/>
            </w:rPr>
            <w:tab/>
          </w:r>
          <w:r w:rsidRPr="00D411E4" w:rsidDel="00917410">
            <w:rPr>
              <w:rStyle w:val="Hyperlink"/>
            </w:rPr>
            <w:delText>Account Names and Passwords</w:delText>
          </w:r>
          <w:r w:rsidDel="00917410">
            <w:rPr>
              <w:webHidden/>
            </w:rPr>
            <w:tab/>
          </w:r>
        </w:del>
      </w:ins>
      <w:ins w:id="1415" w:author="john" w:date="2020-11-28T18:39:00Z">
        <w:del w:id="1416" w:author="John Buck" w:date="2023-04-11T15:53:00Z">
          <w:r w:rsidDel="00917410">
            <w:rPr>
              <w:webHidden/>
            </w:rPr>
            <w:delText>34</w:delText>
          </w:r>
        </w:del>
      </w:ins>
    </w:p>
    <w:p w14:paraId="09DD4BAD" w14:textId="301E45E9" w:rsidR="005D2B69" w:rsidDel="00917410" w:rsidRDefault="005D2B69">
      <w:pPr>
        <w:pStyle w:val="TOC3"/>
        <w:rPr>
          <w:ins w:id="1417" w:author="john" w:date="2020-11-28T18:38:00Z"/>
          <w:del w:id="1418" w:author="John Buck" w:date="2023-04-11T15:53:00Z"/>
          <w:rFonts w:asciiTheme="minorHAnsi" w:eastAsiaTheme="minorEastAsia" w:hAnsiTheme="minorHAnsi" w:cstheme="minorBidi"/>
          <w:sz w:val="22"/>
          <w:szCs w:val="22"/>
        </w:rPr>
      </w:pPr>
      <w:ins w:id="1419" w:author="john" w:date="2020-11-28T18:38:00Z">
        <w:del w:id="1420" w:author="John Buck" w:date="2023-04-11T15:53:00Z">
          <w:r w:rsidRPr="00D411E4" w:rsidDel="00917410">
            <w:rPr>
              <w:rStyle w:val="Hyperlink"/>
            </w:rPr>
            <w:delText>6.2.3</w:delText>
          </w:r>
          <w:r w:rsidDel="00917410">
            <w:rPr>
              <w:rFonts w:asciiTheme="minorHAnsi" w:eastAsiaTheme="minorEastAsia" w:hAnsiTheme="minorHAnsi" w:cstheme="minorBidi"/>
              <w:sz w:val="22"/>
              <w:szCs w:val="22"/>
            </w:rPr>
            <w:tab/>
          </w:r>
          <w:r w:rsidRPr="00D411E4" w:rsidDel="00917410">
            <w:rPr>
              <w:rStyle w:val="Hyperlink"/>
            </w:rPr>
            <w:delText>Loading Account Data</w:delText>
          </w:r>
          <w:r w:rsidDel="00917410">
            <w:rPr>
              <w:webHidden/>
            </w:rPr>
            <w:tab/>
          </w:r>
        </w:del>
      </w:ins>
      <w:ins w:id="1421" w:author="john" w:date="2020-11-28T18:39:00Z">
        <w:del w:id="1422" w:author="John Buck" w:date="2023-04-11T15:53:00Z">
          <w:r w:rsidDel="00917410">
            <w:rPr>
              <w:webHidden/>
            </w:rPr>
            <w:delText>37</w:delText>
          </w:r>
        </w:del>
      </w:ins>
    </w:p>
    <w:p w14:paraId="09ACCF11" w14:textId="1B1931F9" w:rsidR="005D2B69" w:rsidDel="00917410" w:rsidRDefault="005D2B69">
      <w:pPr>
        <w:pStyle w:val="TOC3"/>
        <w:rPr>
          <w:ins w:id="1423" w:author="john" w:date="2020-11-28T18:38:00Z"/>
          <w:del w:id="1424" w:author="John Buck" w:date="2023-04-11T15:53:00Z"/>
          <w:rFonts w:asciiTheme="minorHAnsi" w:eastAsiaTheme="minorEastAsia" w:hAnsiTheme="minorHAnsi" w:cstheme="minorBidi"/>
          <w:sz w:val="22"/>
          <w:szCs w:val="22"/>
        </w:rPr>
      </w:pPr>
      <w:ins w:id="1425" w:author="john" w:date="2020-11-28T18:38:00Z">
        <w:del w:id="1426" w:author="John Buck" w:date="2023-04-11T15:53:00Z">
          <w:r w:rsidRPr="00D411E4" w:rsidDel="00917410">
            <w:rPr>
              <w:rStyle w:val="Hyperlink"/>
            </w:rPr>
            <w:delText>6.2.4</w:delText>
          </w:r>
          <w:r w:rsidDel="00917410">
            <w:rPr>
              <w:rFonts w:asciiTheme="minorHAnsi" w:eastAsiaTheme="minorEastAsia" w:hAnsiTheme="minorHAnsi" w:cstheme="minorBidi"/>
              <w:sz w:val="22"/>
              <w:szCs w:val="22"/>
            </w:rPr>
            <w:tab/>
          </w:r>
          <w:r w:rsidRPr="00D411E4" w:rsidDel="00917410">
            <w:rPr>
              <w:rStyle w:val="Hyperlink"/>
            </w:rPr>
            <w:delText>Importing ICPC Data</w:delText>
          </w:r>
          <w:r w:rsidDel="00917410">
            <w:rPr>
              <w:webHidden/>
            </w:rPr>
            <w:tab/>
          </w:r>
        </w:del>
      </w:ins>
      <w:ins w:id="1427" w:author="john" w:date="2020-11-28T18:39:00Z">
        <w:del w:id="1428" w:author="John Buck" w:date="2023-04-11T15:53:00Z">
          <w:r w:rsidDel="00917410">
            <w:rPr>
              <w:webHidden/>
            </w:rPr>
            <w:delText>38</w:delText>
          </w:r>
        </w:del>
      </w:ins>
    </w:p>
    <w:p w14:paraId="459080E3" w14:textId="0F5E7E98" w:rsidR="005D2B69" w:rsidDel="00917410" w:rsidRDefault="005D2B69">
      <w:pPr>
        <w:pStyle w:val="TOC2"/>
        <w:rPr>
          <w:ins w:id="1429" w:author="john" w:date="2020-11-28T18:38:00Z"/>
          <w:del w:id="1430" w:author="John Buck" w:date="2023-04-11T15:53:00Z"/>
          <w:rFonts w:asciiTheme="minorHAnsi" w:eastAsiaTheme="minorEastAsia" w:hAnsiTheme="minorHAnsi" w:cstheme="minorBidi"/>
          <w:b w:val="0"/>
          <w:bCs w:val="0"/>
          <w:sz w:val="22"/>
          <w:szCs w:val="22"/>
        </w:rPr>
      </w:pPr>
      <w:ins w:id="1431" w:author="john" w:date="2020-11-28T18:38:00Z">
        <w:del w:id="1432" w:author="John Buck" w:date="2023-04-11T15:53:00Z">
          <w:r w:rsidRPr="00D411E4" w:rsidDel="00917410">
            <w:rPr>
              <w:rStyle w:val="Hyperlink"/>
            </w:rPr>
            <w:delText>6.3</w:delText>
          </w:r>
          <w:r w:rsidDel="00917410">
            <w:rPr>
              <w:rFonts w:asciiTheme="minorHAnsi" w:eastAsiaTheme="minorEastAsia" w:hAnsiTheme="minorHAnsi" w:cstheme="minorBidi"/>
              <w:b w:val="0"/>
              <w:bCs w:val="0"/>
              <w:sz w:val="22"/>
              <w:szCs w:val="22"/>
            </w:rPr>
            <w:tab/>
          </w:r>
          <w:r w:rsidRPr="00D411E4" w:rsidDel="00917410">
            <w:rPr>
              <w:rStyle w:val="Hyperlink"/>
            </w:rPr>
            <w:delText>Contest Problems</w:delText>
          </w:r>
          <w:r w:rsidDel="00917410">
            <w:rPr>
              <w:webHidden/>
            </w:rPr>
            <w:tab/>
          </w:r>
        </w:del>
      </w:ins>
      <w:ins w:id="1433" w:author="john" w:date="2020-11-28T18:39:00Z">
        <w:del w:id="1434" w:author="John Buck" w:date="2023-04-11T15:53:00Z">
          <w:r w:rsidDel="00917410">
            <w:rPr>
              <w:webHidden/>
            </w:rPr>
            <w:delText>39</w:delText>
          </w:r>
        </w:del>
      </w:ins>
    </w:p>
    <w:p w14:paraId="53AD69C4" w14:textId="38A321C8" w:rsidR="005D2B69" w:rsidDel="00917410" w:rsidRDefault="005D2B69">
      <w:pPr>
        <w:pStyle w:val="TOC3"/>
        <w:rPr>
          <w:ins w:id="1435" w:author="john" w:date="2020-11-28T18:38:00Z"/>
          <w:del w:id="1436" w:author="John Buck" w:date="2023-04-11T15:53:00Z"/>
          <w:rFonts w:asciiTheme="minorHAnsi" w:eastAsiaTheme="minorEastAsia" w:hAnsiTheme="minorHAnsi" w:cstheme="minorBidi"/>
          <w:sz w:val="22"/>
          <w:szCs w:val="22"/>
        </w:rPr>
      </w:pPr>
      <w:ins w:id="1437" w:author="john" w:date="2020-11-28T18:38:00Z">
        <w:del w:id="1438" w:author="John Buck" w:date="2023-04-11T15:53:00Z">
          <w:r w:rsidRPr="00D411E4" w:rsidDel="00917410">
            <w:rPr>
              <w:rStyle w:val="Hyperlink"/>
            </w:rPr>
            <w:delText>6.3.1</w:delText>
          </w:r>
          <w:r w:rsidDel="00917410">
            <w:rPr>
              <w:rFonts w:asciiTheme="minorHAnsi" w:eastAsiaTheme="minorEastAsia" w:hAnsiTheme="minorHAnsi" w:cstheme="minorBidi"/>
              <w:sz w:val="22"/>
              <w:szCs w:val="22"/>
            </w:rPr>
            <w:tab/>
          </w:r>
          <w:r w:rsidRPr="00D411E4" w:rsidDel="00917410">
            <w:rPr>
              <w:rStyle w:val="Hyperlink"/>
            </w:rPr>
            <w:delText>Defining a Problem</w:delText>
          </w:r>
          <w:r w:rsidDel="00917410">
            <w:rPr>
              <w:webHidden/>
            </w:rPr>
            <w:tab/>
          </w:r>
        </w:del>
      </w:ins>
      <w:ins w:id="1439" w:author="john" w:date="2020-11-28T18:39:00Z">
        <w:del w:id="1440" w:author="John Buck" w:date="2023-04-11T15:53:00Z">
          <w:r w:rsidDel="00917410">
            <w:rPr>
              <w:webHidden/>
            </w:rPr>
            <w:delText>39</w:delText>
          </w:r>
        </w:del>
      </w:ins>
    </w:p>
    <w:p w14:paraId="3EBF7439" w14:textId="05FEA1E0" w:rsidR="005D2B69" w:rsidDel="00917410" w:rsidRDefault="005D2B69">
      <w:pPr>
        <w:pStyle w:val="TOC3"/>
        <w:rPr>
          <w:ins w:id="1441" w:author="john" w:date="2020-11-28T18:38:00Z"/>
          <w:del w:id="1442" w:author="John Buck" w:date="2023-04-11T15:53:00Z"/>
          <w:rFonts w:asciiTheme="minorHAnsi" w:eastAsiaTheme="minorEastAsia" w:hAnsiTheme="minorHAnsi" w:cstheme="minorBidi"/>
          <w:sz w:val="22"/>
          <w:szCs w:val="22"/>
        </w:rPr>
      </w:pPr>
      <w:ins w:id="1443" w:author="john" w:date="2020-11-28T18:38:00Z">
        <w:del w:id="1444" w:author="John Buck" w:date="2023-04-11T15:53:00Z">
          <w:r w:rsidRPr="00D411E4" w:rsidDel="00917410">
            <w:rPr>
              <w:rStyle w:val="Hyperlink"/>
            </w:rPr>
            <w:delText>6.3.2</w:delText>
          </w:r>
          <w:r w:rsidDel="00917410">
            <w:rPr>
              <w:rFonts w:asciiTheme="minorHAnsi" w:eastAsiaTheme="minorEastAsia" w:hAnsiTheme="minorHAnsi" w:cstheme="minorBidi"/>
              <w:sz w:val="22"/>
              <w:szCs w:val="22"/>
            </w:rPr>
            <w:tab/>
          </w:r>
          <w:r w:rsidRPr="00D411E4" w:rsidDel="00917410">
            <w:rPr>
              <w:rStyle w:val="Hyperlink"/>
            </w:rPr>
            <w:delText>Multiple Test Data Files</w:delText>
          </w:r>
          <w:r w:rsidDel="00917410">
            <w:rPr>
              <w:webHidden/>
            </w:rPr>
            <w:tab/>
          </w:r>
        </w:del>
      </w:ins>
      <w:ins w:id="1445" w:author="john" w:date="2020-11-28T18:39:00Z">
        <w:del w:id="1446" w:author="John Buck" w:date="2023-04-11T15:53:00Z">
          <w:r w:rsidDel="00917410">
            <w:rPr>
              <w:webHidden/>
            </w:rPr>
            <w:delText>43</w:delText>
          </w:r>
        </w:del>
      </w:ins>
    </w:p>
    <w:p w14:paraId="51DA7763" w14:textId="724AFA63" w:rsidR="005D2B69" w:rsidDel="00917410" w:rsidRDefault="005D2B69">
      <w:pPr>
        <w:pStyle w:val="TOC3"/>
        <w:rPr>
          <w:ins w:id="1447" w:author="john" w:date="2020-11-28T18:38:00Z"/>
          <w:del w:id="1448" w:author="John Buck" w:date="2023-04-11T15:53:00Z"/>
          <w:rFonts w:asciiTheme="minorHAnsi" w:eastAsiaTheme="minorEastAsia" w:hAnsiTheme="minorHAnsi" w:cstheme="minorBidi"/>
          <w:sz w:val="22"/>
          <w:szCs w:val="22"/>
        </w:rPr>
      </w:pPr>
      <w:ins w:id="1449" w:author="john" w:date="2020-11-28T18:38:00Z">
        <w:del w:id="1450" w:author="John Buck" w:date="2023-04-11T15:53:00Z">
          <w:r w:rsidRPr="00D411E4" w:rsidDel="00917410">
            <w:rPr>
              <w:rStyle w:val="Hyperlink"/>
            </w:rPr>
            <w:delText>6.3.3</w:delText>
          </w:r>
          <w:r w:rsidDel="00917410">
            <w:rPr>
              <w:rFonts w:asciiTheme="minorHAnsi" w:eastAsiaTheme="minorEastAsia" w:hAnsiTheme="minorHAnsi" w:cstheme="minorBidi"/>
              <w:sz w:val="22"/>
              <w:szCs w:val="22"/>
            </w:rPr>
            <w:tab/>
          </w:r>
          <w:r w:rsidRPr="00D411E4" w:rsidDel="00917410">
            <w:rPr>
              <w:rStyle w:val="Hyperlink"/>
            </w:rPr>
            <w:delText>Defining Judging Type</w:delText>
          </w:r>
          <w:r w:rsidDel="00917410">
            <w:rPr>
              <w:webHidden/>
            </w:rPr>
            <w:tab/>
          </w:r>
        </w:del>
      </w:ins>
      <w:ins w:id="1451" w:author="john" w:date="2020-11-28T18:39:00Z">
        <w:del w:id="1452" w:author="John Buck" w:date="2023-04-11T15:53:00Z">
          <w:r w:rsidDel="00917410">
            <w:rPr>
              <w:webHidden/>
            </w:rPr>
            <w:delText>45</w:delText>
          </w:r>
        </w:del>
      </w:ins>
    </w:p>
    <w:p w14:paraId="4522F226" w14:textId="066F6C3B" w:rsidR="005D2B69" w:rsidDel="00917410" w:rsidRDefault="005D2B69">
      <w:pPr>
        <w:pStyle w:val="TOC3"/>
        <w:rPr>
          <w:ins w:id="1453" w:author="john" w:date="2020-11-28T18:38:00Z"/>
          <w:del w:id="1454" w:author="John Buck" w:date="2023-04-11T15:53:00Z"/>
          <w:rFonts w:asciiTheme="minorHAnsi" w:eastAsiaTheme="minorEastAsia" w:hAnsiTheme="minorHAnsi" w:cstheme="minorBidi"/>
          <w:sz w:val="22"/>
          <w:szCs w:val="22"/>
        </w:rPr>
      </w:pPr>
      <w:ins w:id="1455" w:author="john" w:date="2020-11-28T18:38:00Z">
        <w:del w:id="1456" w:author="John Buck" w:date="2023-04-11T15:53:00Z">
          <w:r w:rsidRPr="00D411E4" w:rsidDel="00917410">
            <w:rPr>
              <w:rStyle w:val="Hyperlink"/>
            </w:rPr>
            <w:delText>6.3.4</w:delText>
          </w:r>
          <w:r w:rsidDel="00917410">
            <w:rPr>
              <w:rFonts w:asciiTheme="minorHAnsi" w:eastAsiaTheme="minorEastAsia" w:hAnsiTheme="minorHAnsi" w:cstheme="minorBidi"/>
              <w:sz w:val="22"/>
              <w:szCs w:val="22"/>
            </w:rPr>
            <w:tab/>
          </w:r>
          <w:r w:rsidRPr="00D411E4" w:rsidDel="00917410">
            <w:rPr>
              <w:rStyle w:val="Hyperlink"/>
            </w:rPr>
            <w:delText>Assigning  Auto Judging to Judge modules</w:delText>
          </w:r>
          <w:r w:rsidDel="00917410">
            <w:rPr>
              <w:webHidden/>
            </w:rPr>
            <w:tab/>
          </w:r>
        </w:del>
      </w:ins>
      <w:ins w:id="1457" w:author="john" w:date="2020-11-28T18:39:00Z">
        <w:del w:id="1458" w:author="John Buck" w:date="2023-04-11T15:53:00Z">
          <w:r w:rsidDel="00917410">
            <w:rPr>
              <w:webHidden/>
            </w:rPr>
            <w:delText>46</w:delText>
          </w:r>
        </w:del>
      </w:ins>
    </w:p>
    <w:p w14:paraId="68B065D5" w14:textId="3A7A2304" w:rsidR="005D2B69" w:rsidDel="00917410" w:rsidRDefault="005D2B69">
      <w:pPr>
        <w:pStyle w:val="TOC2"/>
        <w:rPr>
          <w:ins w:id="1459" w:author="john" w:date="2020-11-28T18:38:00Z"/>
          <w:del w:id="1460" w:author="John Buck" w:date="2023-04-11T15:53:00Z"/>
          <w:rFonts w:asciiTheme="minorHAnsi" w:eastAsiaTheme="minorEastAsia" w:hAnsiTheme="minorHAnsi" w:cstheme="minorBidi"/>
          <w:b w:val="0"/>
          <w:bCs w:val="0"/>
          <w:sz w:val="22"/>
          <w:szCs w:val="22"/>
        </w:rPr>
      </w:pPr>
      <w:ins w:id="1461" w:author="john" w:date="2020-11-28T18:38:00Z">
        <w:del w:id="1462" w:author="John Buck" w:date="2023-04-11T15:53:00Z">
          <w:r w:rsidRPr="00D411E4" w:rsidDel="00917410">
            <w:rPr>
              <w:rStyle w:val="Hyperlink"/>
            </w:rPr>
            <w:delText>6.4</w:delText>
          </w:r>
          <w:r w:rsidDel="00917410">
            <w:rPr>
              <w:rFonts w:asciiTheme="minorHAnsi" w:eastAsiaTheme="minorEastAsia" w:hAnsiTheme="minorHAnsi" w:cstheme="minorBidi"/>
              <w:b w:val="0"/>
              <w:bCs w:val="0"/>
              <w:sz w:val="22"/>
              <w:szCs w:val="22"/>
            </w:rPr>
            <w:tab/>
          </w:r>
          <w:r w:rsidRPr="00D411E4" w:rsidDel="00917410">
            <w:rPr>
              <w:rStyle w:val="Hyperlink"/>
            </w:rPr>
            <w:delText>Contest  Languages</w:delText>
          </w:r>
          <w:r w:rsidDel="00917410">
            <w:rPr>
              <w:webHidden/>
            </w:rPr>
            <w:tab/>
          </w:r>
        </w:del>
      </w:ins>
      <w:ins w:id="1463" w:author="john" w:date="2020-11-28T18:39:00Z">
        <w:del w:id="1464" w:author="John Buck" w:date="2023-04-11T15:53:00Z">
          <w:r w:rsidDel="00917410">
            <w:rPr>
              <w:webHidden/>
            </w:rPr>
            <w:delText>49</w:delText>
          </w:r>
        </w:del>
      </w:ins>
    </w:p>
    <w:p w14:paraId="523F87E6" w14:textId="30F1257E" w:rsidR="005D2B69" w:rsidDel="00917410" w:rsidRDefault="005D2B69">
      <w:pPr>
        <w:pStyle w:val="TOC3"/>
        <w:rPr>
          <w:ins w:id="1465" w:author="john" w:date="2020-11-28T18:38:00Z"/>
          <w:del w:id="1466" w:author="John Buck" w:date="2023-04-11T15:53:00Z"/>
          <w:rFonts w:asciiTheme="minorHAnsi" w:eastAsiaTheme="minorEastAsia" w:hAnsiTheme="minorHAnsi" w:cstheme="minorBidi"/>
          <w:sz w:val="22"/>
          <w:szCs w:val="22"/>
        </w:rPr>
      </w:pPr>
      <w:ins w:id="1467" w:author="john" w:date="2020-11-28T18:38:00Z">
        <w:del w:id="1468" w:author="John Buck" w:date="2023-04-11T15:53:00Z">
          <w:r w:rsidRPr="00D411E4" w:rsidDel="00917410">
            <w:rPr>
              <w:rStyle w:val="Hyperlink"/>
            </w:rPr>
            <w:delText>6.4.1</w:delText>
          </w:r>
          <w:r w:rsidDel="00917410">
            <w:rPr>
              <w:rFonts w:asciiTheme="minorHAnsi" w:eastAsiaTheme="minorEastAsia" w:hAnsiTheme="minorHAnsi" w:cstheme="minorBidi"/>
              <w:sz w:val="22"/>
              <w:szCs w:val="22"/>
            </w:rPr>
            <w:tab/>
          </w:r>
          <w:r w:rsidRPr="00D411E4" w:rsidDel="00917410">
            <w:rPr>
              <w:rStyle w:val="Hyperlink"/>
            </w:rPr>
            <w:delText>Defining a Language</w:delText>
          </w:r>
          <w:r w:rsidDel="00917410">
            <w:rPr>
              <w:webHidden/>
            </w:rPr>
            <w:tab/>
          </w:r>
        </w:del>
      </w:ins>
      <w:ins w:id="1469" w:author="john" w:date="2020-11-28T18:39:00Z">
        <w:del w:id="1470" w:author="John Buck" w:date="2023-04-11T15:53:00Z">
          <w:r w:rsidDel="00917410">
            <w:rPr>
              <w:webHidden/>
            </w:rPr>
            <w:delText>49</w:delText>
          </w:r>
        </w:del>
      </w:ins>
    </w:p>
    <w:p w14:paraId="6A4D757E" w14:textId="6C4304EC" w:rsidR="005D2B69" w:rsidDel="00917410" w:rsidRDefault="005D2B69">
      <w:pPr>
        <w:pStyle w:val="TOC3"/>
        <w:rPr>
          <w:ins w:id="1471" w:author="john" w:date="2020-11-28T18:38:00Z"/>
          <w:del w:id="1472" w:author="John Buck" w:date="2023-04-11T15:53:00Z"/>
          <w:rFonts w:asciiTheme="minorHAnsi" w:eastAsiaTheme="minorEastAsia" w:hAnsiTheme="minorHAnsi" w:cstheme="minorBidi"/>
          <w:sz w:val="22"/>
          <w:szCs w:val="22"/>
        </w:rPr>
      </w:pPr>
      <w:ins w:id="1473" w:author="john" w:date="2020-11-28T18:38:00Z">
        <w:del w:id="1474" w:author="John Buck" w:date="2023-04-11T15:53:00Z">
          <w:r w:rsidRPr="00D411E4" w:rsidDel="00917410">
            <w:rPr>
              <w:rStyle w:val="Hyperlink"/>
            </w:rPr>
            <w:delText>6.4.2</w:delText>
          </w:r>
          <w:r w:rsidDel="00917410">
            <w:rPr>
              <w:rFonts w:asciiTheme="minorHAnsi" w:eastAsiaTheme="minorEastAsia" w:hAnsiTheme="minorHAnsi" w:cstheme="minorBidi"/>
              <w:sz w:val="22"/>
              <w:szCs w:val="22"/>
            </w:rPr>
            <w:tab/>
          </w:r>
          <w:r w:rsidRPr="00D411E4" w:rsidDel="00917410">
            <w:rPr>
              <w:rStyle w:val="Hyperlink"/>
            </w:rPr>
            <w:delText>Command Parameter Substitutions</w:delText>
          </w:r>
          <w:r w:rsidDel="00917410">
            <w:rPr>
              <w:webHidden/>
            </w:rPr>
            <w:tab/>
          </w:r>
        </w:del>
      </w:ins>
      <w:ins w:id="1475" w:author="john" w:date="2020-11-28T18:39:00Z">
        <w:del w:id="1476" w:author="John Buck" w:date="2023-04-11T15:53:00Z">
          <w:r w:rsidDel="00917410">
            <w:rPr>
              <w:webHidden/>
            </w:rPr>
            <w:delText>53</w:delText>
          </w:r>
        </w:del>
      </w:ins>
    </w:p>
    <w:p w14:paraId="38A1550A" w14:textId="44774EB6" w:rsidR="005D2B69" w:rsidDel="00917410" w:rsidRDefault="005D2B69">
      <w:pPr>
        <w:pStyle w:val="TOC3"/>
        <w:rPr>
          <w:ins w:id="1477" w:author="john" w:date="2020-11-28T18:38:00Z"/>
          <w:del w:id="1478" w:author="John Buck" w:date="2023-04-11T15:53:00Z"/>
          <w:rFonts w:asciiTheme="minorHAnsi" w:eastAsiaTheme="minorEastAsia" w:hAnsiTheme="minorHAnsi" w:cstheme="minorBidi"/>
          <w:sz w:val="22"/>
          <w:szCs w:val="22"/>
        </w:rPr>
      </w:pPr>
      <w:ins w:id="1479" w:author="john" w:date="2020-11-28T18:38:00Z">
        <w:del w:id="1480" w:author="John Buck" w:date="2023-04-11T15:53:00Z">
          <w:r w:rsidRPr="00D411E4" w:rsidDel="00917410">
            <w:rPr>
              <w:rStyle w:val="Hyperlink"/>
            </w:rPr>
            <w:delText>6.4.3</w:delText>
          </w:r>
          <w:r w:rsidDel="00917410">
            <w:rPr>
              <w:rFonts w:asciiTheme="minorHAnsi" w:eastAsiaTheme="minorEastAsia" w:hAnsiTheme="minorHAnsi" w:cstheme="minorBidi"/>
              <w:sz w:val="22"/>
              <w:szCs w:val="22"/>
            </w:rPr>
            <w:tab/>
          </w:r>
          <w:r w:rsidRPr="00D411E4" w:rsidDel="00917410">
            <w:rPr>
              <w:rStyle w:val="Hyperlink"/>
            </w:rPr>
            <w:delText>Language  Definition  Examples</w:delText>
          </w:r>
          <w:r w:rsidDel="00917410">
            <w:rPr>
              <w:webHidden/>
            </w:rPr>
            <w:tab/>
          </w:r>
        </w:del>
      </w:ins>
      <w:ins w:id="1481" w:author="john" w:date="2020-11-28T18:39:00Z">
        <w:del w:id="1482" w:author="John Buck" w:date="2023-04-11T15:53:00Z">
          <w:r w:rsidDel="00917410">
            <w:rPr>
              <w:webHidden/>
            </w:rPr>
            <w:delText>53</w:delText>
          </w:r>
        </w:del>
      </w:ins>
    </w:p>
    <w:p w14:paraId="20483A8D" w14:textId="40CA4251" w:rsidR="005D2B69" w:rsidDel="00917410" w:rsidRDefault="005D2B69">
      <w:pPr>
        <w:pStyle w:val="TOC3"/>
        <w:rPr>
          <w:ins w:id="1483" w:author="john" w:date="2020-11-28T18:38:00Z"/>
          <w:del w:id="1484" w:author="John Buck" w:date="2023-04-11T15:53:00Z"/>
          <w:rFonts w:asciiTheme="minorHAnsi" w:eastAsiaTheme="minorEastAsia" w:hAnsiTheme="minorHAnsi" w:cstheme="minorBidi"/>
          <w:sz w:val="22"/>
          <w:szCs w:val="22"/>
        </w:rPr>
      </w:pPr>
      <w:ins w:id="1485" w:author="john" w:date="2020-11-28T18:38:00Z">
        <w:del w:id="1486" w:author="John Buck" w:date="2023-04-11T15:53:00Z">
          <w:r w:rsidRPr="00D411E4" w:rsidDel="00917410">
            <w:rPr>
              <w:rStyle w:val="Hyperlink"/>
            </w:rPr>
            <w:delText>6.4.4</w:delText>
          </w:r>
          <w:r w:rsidDel="00917410">
            <w:rPr>
              <w:rFonts w:asciiTheme="minorHAnsi" w:eastAsiaTheme="minorEastAsia" w:hAnsiTheme="minorHAnsi" w:cstheme="minorBidi"/>
              <w:sz w:val="22"/>
              <w:szCs w:val="22"/>
            </w:rPr>
            <w:tab/>
          </w:r>
          <w:r w:rsidRPr="00D411E4" w:rsidDel="00917410">
            <w:rPr>
              <w:rStyle w:val="Hyperlink"/>
            </w:rPr>
            <w:delText>Language  Definitions In Multi-Site Contests</w:delText>
          </w:r>
          <w:r w:rsidDel="00917410">
            <w:rPr>
              <w:webHidden/>
            </w:rPr>
            <w:tab/>
          </w:r>
        </w:del>
      </w:ins>
      <w:ins w:id="1487" w:author="john" w:date="2020-11-28T18:39:00Z">
        <w:del w:id="1488" w:author="John Buck" w:date="2023-04-11T15:53:00Z">
          <w:r w:rsidDel="00917410">
            <w:rPr>
              <w:webHidden/>
            </w:rPr>
            <w:delText>55</w:delText>
          </w:r>
        </w:del>
      </w:ins>
    </w:p>
    <w:p w14:paraId="0DFAE581" w14:textId="46F9BAAA" w:rsidR="005D2B69" w:rsidDel="00917410" w:rsidRDefault="005D2B69">
      <w:pPr>
        <w:pStyle w:val="TOC2"/>
        <w:rPr>
          <w:ins w:id="1489" w:author="john" w:date="2020-11-28T18:38:00Z"/>
          <w:del w:id="1490" w:author="John Buck" w:date="2023-04-11T15:53:00Z"/>
          <w:rFonts w:asciiTheme="minorHAnsi" w:eastAsiaTheme="minorEastAsia" w:hAnsiTheme="minorHAnsi" w:cstheme="minorBidi"/>
          <w:b w:val="0"/>
          <w:bCs w:val="0"/>
          <w:sz w:val="22"/>
          <w:szCs w:val="22"/>
        </w:rPr>
      </w:pPr>
      <w:ins w:id="1491" w:author="john" w:date="2020-11-28T18:38:00Z">
        <w:del w:id="1492" w:author="John Buck" w:date="2023-04-11T15:53:00Z">
          <w:r w:rsidRPr="00D411E4" w:rsidDel="00917410">
            <w:rPr>
              <w:rStyle w:val="Hyperlink"/>
            </w:rPr>
            <w:delText>6.5</w:delText>
          </w:r>
          <w:r w:rsidDel="00917410">
            <w:rPr>
              <w:rFonts w:asciiTheme="minorHAnsi" w:eastAsiaTheme="minorEastAsia" w:hAnsiTheme="minorHAnsi" w:cstheme="minorBidi"/>
              <w:b w:val="0"/>
              <w:bCs w:val="0"/>
              <w:sz w:val="22"/>
              <w:szCs w:val="22"/>
            </w:rPr>
            <w:tab/>
          </w:r>
          <w:r w:rsidRPr="00D411E4" w:rsidDel="00917410">
            <w:rPr>
              <w:rStyle w:val="Hyperlink"/>
            </w:rPr>
            <w:delText>Contest  Judgments</w:delText>
          </w:r>
          <w:r w:rsidDel="00917410">
            <w:rPr>
              <w:webHidden/>
            </w:rPr>
            <w:tab/>
          </w:r>
        </w:del>
      </w:ins>
      <w:ins w:id="1493" w:author="john" w:date="2020-11-28T18:39:00Z">
        <w:del w:id="1494" w:author="John Buck" w:date="2023-04-11T15:53:00Z">
          <w:r w:rsidDel="00917410">
            <w:rPr>
              <w:webHidden/>
            </w:rPr>
            <w:delText>57</w:delText>
          </w:r>
        </w:del>
      </w:ins>
    </w:p>
    <w:p w14:paraId="6D4334C4" w14:textId="4B449E5C" w:rsidR="005D2B69" w:rsidDel="00917410" w:rsidRDefault="005D2B69">
      <w:pPr>
        <w:pStyle w:val="TOC3"/>
        <w:rPr>
          <w:ins w:id="1495" w:author="john" w:date="2020-11-28T18:38:00Z"/>
          <w:del w:id="1496" w:author="John Buck" w:date="2023-04-11T15:53:00Z"/>
          <w:rFonts w:asciiTheme="minorHAnsi" w:eastAsiaTheme="minorEastAsia" w:hAnsiTheme="minorHAnsi" w:cstheme="minorBidi"/>
          <w:sz w:val="22"/>
          <w:szCs w:val="22"/>
        </w:rPr>
      </w:pPr>
      <w:ins w:id="1497" w:author="john" w:date="2020-11-28T18:38:00Z">
        <w:del w:id="1498" w:author="John Buck" w:date="2023-04-11T15:53:00Z">
          <w:r w:rsidRPr="00D411E4" w:rsidDel="00917410">
            <w:rPr>
              <w:rStyle w:val="Hyperlink"/>
            </w:rPr>
            <w:delText>6.5.1</w:delText>
          </w:r>
          <w:r w:rsidDel="00917410">
            <w:rPr>
              <w:rFonts w:asciiTheme="minorHAnsi" w:eastAsiaTheme="minorEastAsia" w:hAnsiTheme="minorHAnsi" w:cstheme="minorBidi"/>
              <w:sz w:val="22"/>
              <w:szCs w:val="22"/>
            </w:rPr>
            <w:tab/>
          </w:r>
          <w:r w:rsidRPr="00D411E4" w:rsidDel="00917410">
            <w:rPr>
              <w:rStyle w:val="Hyperlink"/>
            </w:rPr>
            <w:delText>Defining a New Judgment</w:delText>
          </w:r>
          <w:r w:rsidDel="00917410">
            <w:rPr>
              <w:webHidden/>
            </w:rPr>
            <w:tab/>
          </w:r>
        </w:del>
      </w:ins>
      <w:ins w:id="1499" w:author="john" w:date="2020-11-28T18:39:00Z">
        <w:del w:id="1500" w:author="John Buck" w:date="2023-04-11T15:53:00Z">
          <w:r w:rsidDel="00917410">
            <w:rPr>
              <w:webHidden/>
            </w:rPr>
            <w:delText>57</w:delText>
          </w:r>
        </w:del>
      </w:ins>
    </w:p>
    <w:p w14:paraId="464C382B" w14:textId="72F2388E" w:rsidR="005D2B69" w:rsidDel="00917410" w:rsidRDefault="005D2B69">
      <w:pPr>
        <w:pStyle w:val="TOC3"/>
        <w:rPr>
          <w:ins w:id="1501" w:author="john" w:date="2020-11-28T18:38:00Z"/>
          <w:del w:id="1502" w:author="John Buck" w:date="2023-04-11T15:53:00Z"/>
          <w:rFonts w:asciiTheme="minorHAnsi" w:eastAsiaTheme="minorEastAsia" w:hAnsiTheme="minorHAnsi" w:cstheme="minorBidi"/>
          <w:sz w:val="22"/>
          <w:szCs w:val="22"/>
        </w:rPr>
      </w:pPr>
      <w:ins w:id="1503" w:author="john" w:date="2020-11-28T18:38:00Z">
        <w:del w:id="1504" w:author="John Buck" w:date="2023-04-11T15:53:00Z">
          <w:r w:rsidRPr="00D411E4" w:rsidDel="00917410">
            <w:rPr>
              <w:rStyle w:val="Hyperlink"/>
            </w:rPr>
            <w:delText>6.5.2</w:delText>
          </w:r>
          <w:r w:rsidDel="00917410">
            <w:rPr>
              <w:rFonts w:asciiTheme="minorHAnsi" w:eastAsiaTheme="minorEastAsia" w:hAnsiTheme="minorHAnsi" w:cstheme="minorBidi"/>
              <w:sz w:val="22"/>
              <w:szCs w:val="22"/>
            </w:rPr>
            <w:tab/>
          </w:r>
          <w:r w:rsidRPr="00D411E4" w:rsidDel="00917410">
            <w:rPr>
              <w:rStyle w:val="Hyperlink"/>
            </w:rPr>
            <w:delText>Changing Existing Judgments</w:delText>
          </w:r>
          <w:r w:rsidDel="00917410">
            <w:rPr>
              <w:webHidden/>
            </w:rPr>
            <w:tab/>
          </w:r>
        </w:del>
      </w:ins>
      <w:ins w:id="1505" w:author="john" w:date="2020-11-28T18:39:00Z">
        <w:del w:id="1506" w:author="John Buck" w:date="2023-04-11T15:53:00Z">
          <w:r w:rsidDel="00917410">
            <w:rPr>
              <w:webHidden/>
            </w:rPr>
            <w:delText>58</w:delText>
          </w:r>
        </w:del>
      </w:ins>
    </w:p>
    <w:p w14:paraId="751391ED" w14:textId="61F58A84" w:rsidR="005D2B69" w:rsidDel="00917410" w:rsidRDefault="005D2B69">
      <w:pPr>
        <w:pStyle w:val="TOC2"/>
        <w:rPr>
          <w:ins w:id="1507" w:author="john" w:date="2020-11-28T18:38:00Z"/>
          <w:del w:id="1508" w:author="John Buck" w:date="2023-04-11T15:53:00Z"/>
          <w:rFonts w:asciiTheme="minorHAnsi" w:eastAsiaTheme="minorEastAsia" w:hAnsiTheme="minorHAnsi" w:cstheme="minorBidi"/>
          <w:b w:val="0"/>
          <w:bCs w:val="0"/>
          <w:sz w:val="22"/>
          <w:szCs w:val="22"/>
        </w:rPr>
      </w:pPr>
      <w:ins w:id="1509" w:author="john" w:date="2020-11-28T18:38:00Z">
        <w:del w:id="1510" w:author="John Buck" w:date="2023-04-11T15:53:00Z">
          <w:r w:rsidRPr="00D411E4" w:rsidDel="00917410">
            <w:rPr>
              <w:rStyle w:val="Hyperlink"/>
            </w:rPr>
            <w:delText>6.6</w:delText>
          </w:r>
          <w:r w:rsidDel="00917410">
            <w:rPr>
              <w:rFonts w:asciiTheme="minorHAnsi" w:eastAsiaTheme="minorEastAsia" w:hAnsiTheme="minorHAnsi" w:cstheme="minorBidi"/>
              <w:b w:val="0"/>
              <w:bCs w:val="0"/>
              <w:sz w:val="22"/>
              <w:szCs w:val="22"/>
            </w:rPr>
            <w:tab/>
          </w:r>
          <w:r w:rsidRPr="00D411E4" w:rsidDel="00917410">
            <w:rPr>
              <w:rStyle w:val="Hyperlink"/>
            </w:rPr>
            <w:delText>Balloon Notifications</w:delText>
          </w:r>
          <w:r w:rsidDel="00917410">
            <w:rPr>
              <w:webHidden/>
            </w:rPr>
            <w:tab/>
          </w:r>
        </w:del>
      </w:ins>
      <w:ins w:id="1511" w:author="john" w:date="2020-11-28T18:39:00Z">
        <w:del w:id="1512" w:author="John Buck" w:date="2023-04-11T15:53:00Z">
          <w:r w:rsidDel="00917410">
            <w:rPr>
              <w:webHidden/>
            </w:rPr>
            <w:delText>59</w:delText>
          </w:r>
        </w:del>
      </w:ins>
    </w:p>
    <w:p w14:paraId="0AD215CE" w14:textId="3BE6E4E8" w:rsidR="005D2B69" w:rsidDel="00917410" w:rsidRDefault="005D2B69">
      <w:pPr>
        <w:pStyle w:val="TOC3"/>
        <w:rPr>
          <w:ins w:id="1513" w:author="john" w:date="2020-11-28T18:38:00Z"/>
          <w:del w:id="1514" w:author="John Buck" w:date="2023-04-11T15:53:00Z"/>
          <w:rFonts w:asciiTheme="minorHAnsi" w:eastAsiaTheme="minorEastAsia" w:hAnsiTheme="minorHAnsi" w:cstheme="minorBidi"/>
          <w:sz w:val="22"/>
          <w:szCs w:val="22"/>
        </w:rPr>
      </w:pPr>
      <w:ins w:id="1515" w:author="john" w:date="2020-11-28T18:38:00Z">
        <w:del w:id="1516" w:author="John Buck" w:date="2023-04-11T15:53:00Z">
          <w:r w:rsidRPr="00D411E4" w:rsidDel="00917410">
            <w:rPr>
              <w:rStyle w:val="Hyperlink"/>
            </w:rPr>
            <w:delText>6.6.1</w:delText>
          </w:r>
          <w:r w:rsidDel="00917410">
            <w:rPr>
              <w:rFonts w:asciiTheme="minorHAnsi" w:eastAsiaTheme="minorEastAsia" w:hAnsiTheme="minorHAnsi" w:cstheme="minorBidi"/>
              <w:sz w:val="22"/>
              <w:szCs w:val="22"/>
            </w:rPr>
            <w:tab/>
          </w:r>
          <w:r w:rsidRPr="00D411E4" w:rsidDel="00917410">
            <w:rPr>
              <w:rStyle w:val="Hyperlink"/>
            </w:rPr>
            <w:delText>Defining Balloon Notifications</w:delText>
          </w:r>
          <w:r w:rsidDel="00917410">
            <w:rPr>
              <w:webHidden/>
            </w:rPr>
            <w:tab/>
          </w:r>
        </w:del>
      </w:ins>
      <w:ins w:id="1517" w:author="john" w:date="2020-11-28T18:39:00Z">
        <w:del w:id="1518" w:author="John Buck" w:date="2023-04-11T15:53:00Z">
          <w:r w:rsidDel="00917410">
            <w:rPr>
              <w:webHidden/>
            </w:rPr>
            <w:delText>60</w:delText>
          </w:r>
        </w:del>
      </w:ins>
    </w:p>
    <w:p w14:paraId="389B381C" w14:textId="17B810C2" w:rsidR="005D2B69" w:rsidDel="00917410" w:rsidRDefault="005D2B69">
      <w:pPr>
        <w:pStyle w:val="TOC3"/>
        <w:rPr>
          <w:ins w:id="1519" w:author="john" w:date="2020-11-28T18:38:00Z"/>
          <w:del w:id="1520" w:author="John Buck" w:date="2023-04-11T15:53:00Z"/>
          <w:rFonts w:asciiTheme="minorHAnsi" w:eastAsiaTheme="minorEastAsia" w:hAnsiTheme="minorHAnsi" w:cstheme="minorBidi"/>
          <w:sz w:val="22"/>
          <w:szCs w:val="22"/>
        </w:rPr>
      </w:pPr>
      <w:ins w:id="1521" w:author="john" w:date="2020-11-28T18:38:00Z">
        <w:del w:id="1522" w:author="John Buck" w:date="2023-04-11T15:53:00Z">
          <w:r w:rsidRPr="00D411E4" w:rsidDel="00917410">
            <w:rPr>
              <w:rStyle w:val="Hyperlink"/>
            </w:rPr>
            <w:delText>6.6.2</w:delText>
          </w:r>
          <w:r w:rsidDel="00917410">
            <w:rPr>
              <w:rFonts w:asciiTheme="minorHAnsi" w:eastAsiaTheme="minorEastAsia" w:hAnsiTheme="minorHAnsi" w:cstheme="minorBidi"/>
              <w:sz w:val="22"/>
              <w:szCs w:val="22"/>
            </w:rPr>
            <w:tab/>
          </w:r>
          <w:r w:rsidRPr="00D411E4" w:rsidDel="00917410">
            <w:rPr>
              <w:rStyle w:val="Hyperlink"/>
            </w:rPr>
            <w:delText>Email Server Advanced Settings</w:delText>
          </w:r>
          <w:r w:rsidDel="00917410">
            <w:rPr>
              <w:webHidden/>
            </w:rPr>
            <w:tab/>
          </w:r>
        </w:del>
      </w:ins>
      <w:ins w:id="1523" w:author="john" w:date="2020-11-28T18:39:00Z">
        <w:del w:id="1524" w:author="John Buck" w:date="2023-04-11T15:53:00Z">
          <w:r w:rsidDel="00917410">
            <w:rPr>
              <w:webHidden/>
            </w:rPr>
            <w:delText>61</w:delText>
          </w:r>
        </w:del>
      </w:ins>
    </w:p>
    <w:p w14:paraId="35C44D75" w14:textId="75C3B1B2" w:rsidR="005D2B69" w:rsidDel="00917410" w:rsidRDefault="005D2B69">
      <w:pPr>
        <w:pStyle w:val="TOC2"/>
        <w:rPr>
          <w:ins w:id="1525" w:author="john" w:date="2020-11-28T18:38:00Z"/>
          <w:del w:id="1526" w:author="John Buck" w:date="2023-04-11T15:53:00Z"/>
          <w:rFonts w:asciiTheme="minorHAnsi" w:eastAsiaTheme="minorEastAsia" w:hAnsiTheme="minorHAnsi" w:cstheme="minorBidi"/>
          <w:b w:val="0"/>
          <w:bCs w:val="0"/>
          <w:sz w:val="22"/>
          <w:szCs w:val="22"/>
        </w:rPr>
      </w:pPr>
      <w:ins w:id="1527" w:author="john" w:date="2020-11-28T18:38:00Z">
        <w:del w:id="1528" w:author="John Buck" w:date="2023-04-11T15:53:00Z">
          <w:r w:rsidRPr="00D411E4" w:rsidDel="00917410">
            <w:rPr>
              <w:rStyle w:val="Hyperlink"/>
            </w:rPr>
            <w:delText>6.7</w:delText>
          </w:r>
          <w:r w:rsidDel="00917410">
            <w:rPr>
              <w:rFonts w:asciiTheme="minorHAnsi" w:eastAsiaTheme="minorEastAsia" w:hAnsiTheme="minorHAnsi" w:cstheme="minorBidi"/>
              <w:b w:val="0"/>
              <w:bCs w:val="0"/>
              <w:sz w:val="22"/>
              <w:szCs w:val="22"/>
            </w:rPr>
            <w:tab/>
          </w:r>
          <w:r w:rsidRPr="00D411E4" w:rsidDel="00917410">
            <w:rPr>
              <w:rStyle w:val="Hyperlink"/>
            </w:rPr>
            <w:delText>Options (Settings tab)</w:delText>
          </w:r>
          <w:r w:rsidDel="00917410">
            <w:rPr>
              <w:webHidden/>
            </w:rPr>
            <w:tab/>
          </w:r>
        </w:del>
      </w:ins>
      <w:ins w:id="1529" w:author="john" w:date="2020-11-28T18:39:00Z">
        <w:del w:id="1530" w:author="John Buck" w:date="2023-04-11T15:53:00Z">
          <w:r w:rsidDel="00917410">
            <w:rPr>
              <w:webHidden/>
            </w:rPr>
            <w:delText>62</w:delText>
          </w:r>
        </w:del>
      </w:ins>
    </w:p>
    <w:p w14:paraId="46DC5FB0" w14:textId="21C5008F" w:rsidR="005D2B69" w:rsidDel="00917410" w:rsidRDefault="005D2B69">
      <w:pPr>
        <w:pStyle w:val="TOC2"/>
        <w:rPr>
          <w:ins w:id="1531" w:author="john" w:date="2020-11-28T18:38:00Z"/>
          <w:del w:id="1532" w:author="John Buck" w:date="2023-04-11T15:53:00Z"/>
          <w:rFonts w:asciiTheme="minorHAnsi" w:eastAsiaTheme="minorEastAsia" w:hAnsiTheme="minorHAnsi" w:cstheme="minorBidi"/>
          <w:b w:val="0"/>
          <w:bCs w:val="0"/>
          <w:sz w:val="22"/>
          <w:szCs w:val="22"/>
        </w:rPr>
      </w:pPr>
      <w:ins w:id="1533" w:author="john" w:date="2020-11-28T18:38:00Z">
        <w:del w:id="1534" w:author="John Buck" w:date="2023-04-11T15:53:00Z">
          <w:r w:rsidRPr="00D411E4" w:rsidDel="00917410">
            <w:rPr>
              <w:rStyle w:val="Hyperlink"/>
            </w:rPr>
            <w:delText>6.8</w:delText>
          </w:r>
          <w:r w:rsidDel="00917410">
            <w:rPr>
              <w:rFonts w:asciiTheme="minorHAnsi" w:eastAsiaTheme="minorEastAsia" w:hAnsiTheme="minorHAnsi" w:cstheme="minorBidi"/>
              <w:b w:val="0"/>
              <w:bCs w:val="0"/>
              <w:sz w:val="22"/>
              <w:szCs w:val="22"/>
            </w:rPr>
            <w:tab/>
          </w:r>
          <w:r w:rsidRPr="00D411E4" w:rsidDel="00917410">
            <w:rPr>
              <w:rStyle w:val="Hyperlink"/>
            </w:rPr>
            <w:delText>Sites</w:delText>
          </w:r>
          <w:r w:rsidDel="00917410">
            <w:rPr>
              <w:webHidden/>
            </w:rPr>
            <w:tab/>
          </w:r>
        </w:del>
      </w:ins>
      <w:ins w:id="1535" w:author="john" w:date="2020-11-28T18:39:00Z">
        <w:del w:id="1536" w:author="John Buck" w:date="2023-04-11T15:53:00Z">
          <w:r w:rsidDel="00917410">
            <w:rPr>
              <w:webHidden/>
            </w:rPr>
            <w:delText>65</w:delText>
          </w:r>
        </w:del>
      </w:ins>
    </w:p>
    <w:p w14:paraId="0F4FC925" w14:textId="75CAC2BF" w:rsidR="005D2B69" w:rsidDel="00917410" w:rsidRDefault="005D2B69">
      <w:pPr>
        <w:pStyle w:val="TOC1"/>
        <w:rPr>
          <w:ins w:id="1537" w:author="john" w:date="2020-11-28T18:38:00Z"/>
          <w:del w:id="1538" w:author="John Buck" w:date="2023-04-11T15:53:00Z"/>
          <w:rFonts w:asciiTheme="minorHAnsi" w:eastAsiaTheme="minorEastAsia" w:hAnsiTheme="minorHAnsi" w:cstheme="minorBidi"/>
          <w:b w:val="0"/>
          <w:bCs w:val="0"/>
          <w:iCs w:val="0"/>
          <w:sz w:val="22"/>
          <w:szCs w:val="22"/>
        </w:rPr>
      </w:pPr>
      <w:ins w:id="1539" w:author="john" w:date="2020-11-28T18:38:00Z">
        <w:del w:id="1540" w:author="John Buck" w:date="2023-04-11T15:53:00Z">
          <w:r w:rsidRPr="00D411E4" w:rsidDel="00917410">
            <w:rPr>
              <w:rStyle w:val="Hyperlink"/>
            </w:rPr>
            <w:delText>7</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Configuring the Contest via Configuration Files</w:delText>
          </w:r>
          <w:r w:rsidDel="00917410">
            <w:rPr>
              <w:webHidden/>
            </w:rPr>
            <w:tab/>
          </w:r>
        </w:del>
      </w:ins>
      <w:ins w:id="1541" w:author="john" w:date="2020-11-28T18:39:00Z">
        <w:del w:id="1542" w:author="John Buck" w:date="2023-04-11T15:53:00Z">
          <w:r w:rsidDel="00917410">
            <w:rPr>
              <w:webHidden/>
            </w:rPr>
            <w:delText>66</w:delText>
          </w:r>
        </w:del>
      </w:ins>
    </w:p>
    <w:p w14:paraId="02E43AA1" w14:textId="66A9029E" w:rsidR="005D2B69" w:rsidDel="00917410" w:rsidRDefault="005D2B69">
      <w:pPr>
        <w:pStyle w:val="TOC2"/>
        <w:rPr>
          <w:ins w:id="1543" w:author="john" w:date="2020-11-28T18:38:00Z"/>
          <w:del w:id="1544" w:author="John Buck" w:date="2023-04-11T15:53:00Z"/>
          <w:rFonts w:asciiTheme="minorHAnsi" w:eastAsiaTheme="minorEastAsia" w:hAnsiTheme="minorHAnsi" w:cstheme="minorBidi"/>
          <w:b w:val="0"/>
          <w:bCs w:val="0"/>
          <w:sz w:val="22"/>
          <w:szCs w:val="22"/>
        </w:rPr>
      </w:pPr>
      <w:ins w:id="1545" w:author="john" w:date="2020-11-28T18:38:00Z">
        <w:del w:id="1546" w:author="John Buck" w:date="2023-04-11T15:53:00Z">
          <w:r w:rsidRPr="00D411E4" w:rsidDel="00917410">
            <w:rPr>
              <w:rStyle w:val="Hyperlink"/>
            </w:rPr>
            <w:delText>7.1</w:delText>
          </w:r>
          <w:r w:rsidDel="00917410">
            <w:rPr>
              <w:rFonts w:asciiTheme="minorHAnsi" w:eastAsiaTheme="minorEastAsia" w:hAnsiTheme="minorHAnsi" w:cstheme="minorBidi"/>
              <w:b w:val="0"/>
              <w:bCs w:val="0"/>
              <w:sz w:val="22"/>
              <w:szCs w:val="22"/>
            </w:rPr>
            <w:tab/>
          </w:r>
          <w:r w:rsidRPr="00D411E4" w:rsidDel="00917410">
            <w:rPr>
              <w:rStyle w:val="Hyperlink"/>
            </w:rPr>
            <w:delText>Loading Configuration Files via the PC</w:delText>
          </w:r>
          <w:r w:rsidRPr="00D411E4" w:rsidDel="00917410">
            <w:rPr>
              <w:rStyle w:val="Hyperlink"/>
              <w:vertAlign w:val="superscript"/>
            </w:rPr>
            <w:delText>2</w:delText>
          </w:r>
          <w:r w:rsidRPr="00D411E4" w:rsidDel="00917410">
            <w:rPr>
              <w:rStyle w:val="Hyperlink"/>
            </w:rPr>
            <w:delText xml:space="preserve"> Server</w:delText>
          </w:r>
          <w:r w:rsidDel="00917410">
            <w:rPr>
              <w:webHidden/>
            </w:rPr>
            <w:tab/>
          </w:r>
        </w:del>
      </w:ins>
      <w:ins w:id="1547" w:author="john" w:date="2020-11-28T18:39:00Z">
        <w:del w:id="1548" w:author="John Buck" w:date="2023-04-11T15:53:00Z">
          <w:r w:rsidDel="00917410">
            <w:rPr>
              <w:webHidden/>
            </w:rPr>
            <w:delText>66</w:delText>
          </w:r>
        </w:del>
      </w:ins>
    </w:p>
    <w:p w14:paraId="08A9F015" w14:textId="2FA15797" w:rsidR="005D2B69" w:rsidDel="00917410" w:rsidRDefault="005D2B69">
      <w:pPr>
        <w:pStyle w:val="TOC2"/>
        <w:rPr>
          <w:ins w:id="1549" w:author="john" w:date="2020-11-28T18:38:00Z"/>
          <w:del w:id="1550" w:author="John Buck" w:date="2023-04-11T15:53:00Z"/>
          <w:rFonts w:asciiTheme="minorHAnsi" w:eastAsiaTheme="minorEastAsia" w:hAnsiTheme="minorHAnsi" w:cstheme="minorBidi"/>
          <w:b w:val="0"/>
          <w:bCs w:val="0"/>
          <w:sz w:val="22"/>
          <w:szCs w:val="22"/>
        </w:rPr>
      </w:pPr>
      <w:ins w:id="1551" w:author="john" w:date="2020-11-28T18:38:00Z">
        <w:del w:id="1552" w:author="John Buck" w:date="2023-04-11T15:53:00Z">
          <w:r w:rsidRPr="00D411E4" w:rsidDel="00917410">
            <w:rPr>
              <w:rStyle w:val="Hyperlink"/>
            </w:rPr>
            <w:delText>7.2</w:delText>
          </w:r>
          <w:r w:rsidDel="00917410">
            <w:rPr>
              <w:rFonts w:asciiTheme="minorHAnsi" w:eastAsiaTheme="minorEastAsia" w:hAnsiTheme="minorHAnsi" w:cstheme="minorBidi"/>
              <w:b w:val="0"/>
              <w:bCs w:val="0"/>
              <w:sz w:val="22"/>
              <w:szCs w:val="22"/>
            </w:rPr>
            <w:tab/>
          </w:r>
          <w:r w:rsidRPr="00D411E4" w:rsidDel="00917410">
            <w:rPr>
              <w:rStyle w:val="Hyperlink"/>
            </w:rPr>
            <w:delText>Loading Configuration Files via the PC</w:delText>
          </w:r>
          <w:r w:rsidRPr="00D411E4" w:rsidDel="00917410">
            <w:rPr>
              <w:rStyle w:val="Hyperlink"/>
              <w:vertAlign w:val="superscript"/>
            </w:rPr>
            <w:delText>2</w:delText>
          </w:r>
          <w:r w:rsidRPr="00D411E4" w:rsidDel="00917410">
            <w:rPr>
              <w:rStyle w:val="Hyperlink"/>
            </w:rPr>
            <w:delText xml:space="preserve"> Admin</w:delText>
          </w:r>
          <w:r w:rsidDel="00917410">
            <w:rPr>
              <w:webHidden/>
            </w:rPr>
            <w:tab/>
          </w:r>
        </w:del>
      </w:ins>
      <w:ins w:id="1553" w:author="john" w:date="2020-11-28T18:39:00Z">
        <w:del w:id="1554" w:author="John Buck" w:date="2023-04-11T15:53:00Z">
          <w:r w:rsidDel="00917410">
            <w:rPr>
              <w:webHidden/>
            </w:rPr>
            <w:delText>67</w:delText>
          </w:r>
        </w:del>
      </w:ins>
    </w:p>
    <w:p w14:paraId="7A6C14F1" w14:textId="3F32E0B9" w:rsidR="005D2B69" w:rsidDel="00917410" w:rsidRDefault="005D2B69">
      <w:pPr>
        <w:pStyle w:val="TOC2"/>
        <w:rPr>
          <w:ins w:id="1555" w:author="john" w:date="2020-11-28T18:38:00Z"/>
          <w:del w:id="1556" w:author="John Buck" w:date="2023-04-11T15:53:00Z"/>
          <w:rFonts w:asciiTheme="minorHAnsi" w:eastAsiaTheme="minorEastAsia" w:hAnsiTheme="minorHAnsi" w:cstheme="minorBidi"/>
          <w:b w:val="0"/>
          <w:bCs w:val="0"/>
          <w:sz w:val="22"/>
          <w:szCs w:val="22"/>
        </w:rPr>
      </w:pPr>
      <w:ins w:id="1557" w:author="john" w:date="2020-11-28T18:38:00Z">
        <w:del w:id="1558" w:author="John Buck" w:date="2023-04-11T15:53:00Z">
          <w:r w:rsidRPr="00D411E4" w:rsidDel="00917410">
            <w:rPr>
              <w:rStyle w:val="Hyperlink"/>
            </w:rPr>
            <w:delText>7.3</w:delText>
          </w:r>
          <w:r w:rsidDel="00917410">
            <w:rPr>
              <w:rFonts w:asciiTheme="minorHAnsi" w:eastAsiaTheme="minorEastAsia" w:hAnsiTheme="minorHAnsi" w:cstheme="minorBidi"/>
              <w:b w:val="0"/>
              <w:bCs w:val="0"/>
              <w:sz w:val="22"/>
              <w:szCs w:val="22"/>
            </w:rPr>
            <w:tab/>
          </w:r>
          <w:r w:rsidRPr="00D411E4" w:rsidDel="00917410">
            <w:rPr>
              <w:rStyle w:val="Hyperlink"/>
            </w:rPr>
            <w:delText>Additional Configuration File Capabilities</w:delText>
          </w:r>
          <w:r w:rsidDel="00917410">
            <w:rPr>
              <w:webHidden/>
            </w:rPr>
            <w:tab/>
          </w:r>
        </w:del>
      </w:ins>
      <w:ins w:id="1559" w:author="john" w:date="2020-11-28T18:39:00Z">
        <w:del w:id="1560" w:author="John Buck" w:date="2023-04-11T15:53:00Z">
          <w:r w:rsidDel="00917410">
            <w:rPr>
              <w:webHidden/>
            </w:rPr>
            <w:delText>67</w:delText>
          </w:r>
        </w:del>
      </w:ins>
    </w:p>
    <w:p w14:paraId="1F6C650B" w14:textId="1951E3FD" w:rsidR="005D2B69" w:rsidDel="00917410" w:rsidRDefault="005D2B69">
      <w:pPr>
        <w:pStyle w:val="TOC1"/>
        <w:rPr>
          <w:ins w:id="1561" w:author="john" w:date="2020-11-28T18:38:00Z"/>
          <w:del w:id="1562" w:author="John Buck" w:date="2023-04-11T15:53:00Z"/>
          <w:rFonts w:asciiTheme="minorHAnsi" w:eastAsiaTheme="minorEastAsia" w:hAnsiTheme="minorHAnsi" w:cstheme="minorBidi"/>
          <w:b w:val="0"/>
          <w:bCs w:val="0"/>
          <w:iCs w:val="0"/>
          <w:sz w:val="22"/>
          <w:szCs w:val="22"/>
        </w:rPr>
      </w:pPr>
      <w:ins w:id="1563" w:author="john" w:date="2020-11-28T18:38:00Z">
        <w:del w:id="1564" w:author="John Buck" w:date="2023-04-11T15:53:00Z">
          <w:r w:rsidRPr="00D411E4" w:rsidDel="00917410">
            <w:rPr>
              <w:rStyle w:val="Hyperlink"/>
            </w:rPr>
            <w:delText>8</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Starting the Contest</w:delText>
          </w:r>
          <w:r w:rsidDel="00917410">
            <w:rPr>
              <w:webHidden/>
            </w:rPr>
            <w:tab/>
          </w:r>
        </w:del>
      </w:ins>
      <w:ins w:id="1565" w:author="john" w:date="2020-11-28T18:39:00Z">
        <w:del w:id="1566" w:author="John Buck" w:date="2023-04-11T15:53:00Z">
          <w:r w:rsidDel="00917410">
            <w:rPr>
              <w:webHidden/>
            </w:rPr>
            <w:delText>69</w:delText>
          </w:r>
        </w:del>
      </w:ins>
    </w:p>
    <w:p w14:paraId="1C6D1929" w14:textId="14389D8C" w:rsidR="005D2B69" w:rsidDel="00917410" w:rsidRDefault="005D2B69">
      <w:pPr>
        <w:pStyle w:val="TOC2"/>
        <w:rPr>
          <w:ins w:id="1567" w:author="john" w:date="2020-11-28T18:38:00Z"/>
          <w:del w:id="1568" w:author="John Buck" w:date="2023-04-11T15:53:00Z"/>
          <w:rFonts w:asciiTheme="minorHAnsi" w:eastAsiaTheme="minorEastAsia" w:hAnsiTheme="minorHAnsi" w:cstheme="minorBidi"/>
          <w:b w:val="0"/>
          <w:bCs w:val="0"/>
          <w:sz w:val="22"/>
          <w:szCs w:val="22"/>
        </w:rPr>
      </w:pPr>
      <w:ins w:id="1569" w:author="john" w:date="2020-11-28T18:38:00Z">
        <w:del w:id="1570" w:author="John Buck" w:date="2023-04-11T15:53:00Z">
          <w:r w:rsidRPr="00D411E4" w:rsidDel="00917410">
            <w:rPr>
              <w:rStyle w:val="Hyperlink"/>
            </w:rPr>
            <w:delText>8.1</w:delText>
          </w:r>
          <w:r w:rsidDel="00917410">
            <w:rPr>
              <w:rFonts w:asciiTheme="minorHAnsi" w:eastAsiaTheme="minorEastAsia" w:hAnsiTheme="minorHAnsi" w:cstheme="minorBidi"/>
              <w:b w:val="0"/>
              <w:bCs w:val="0"/>
              <w:sz w:val="22"/>
              <w:szCs w:val="22"/>
            </w:rPr>
            <w:tab/>
          </w:r>
          <w:r w:rsidRPr="00D411E4" w:rsidDel="00917410">
            <w:rPr>
              <w:rStyle w:val="Hyperlink"/>
            </w:rPr>
            <w:delText>Clock Control</w:delText>
          </w:r>
          <w:r w:rsidDel="00917410">
            <w:rPr>
              <w:webHidden/>
            </w:rPr>
            <w:tab/>
          </w:r>
        </w:del>
      </w:ins>
      <w:ins w:id="1571" w:author="john" w:date="2020-11-28T18:39:00Z">
        <w:del w:id="1572" w:author="John Buck" w:date="2023-04-11T15:53:00Z">
          <w:r w:rsidDel="00917410">
            <w:rPr>
              <w:webHidden/>
            </w:rPr>
            <w:delText>69</w:delText>
          </w:r>
        </w:del>
      </w:ins>
    </w:p>
    <w:p w14:paraId="206AFC49" w14:textId="02014176" w:rsidR="005D2B69" w:rsidDel="00917410" w:rsidRDefault="005D2B69">
      <w:pPr>
        <w:pStyle w:val="TOC3"/>
        <w:rPr>
          <w:ins w:id="1573" w:author="john" w:date="2020-11-28T18:38:00Z"/>
          <w:del w:id="1574" w:author="John Buck" w:date="2023-04-11T15:53:00Z"/>
          <w:rFonts w:asciiTheme="minorHAnsi" w:eastAsiaTheme="minorEastAsia" w:hAnsiTheme="minorHAnsi" w:cstheme="minorBidi"/>
          <w:sz w:val="22"/>
          <w:szCs w:val="22"/>
        </w:rPr>
      </w:pPr>
      <w:ins w:id="1575" w:author="john" w:date="2020-11-28T18:38:00Z">
        <w:del w:id="1576" w:author="John Buck" w:date="2023-04-11T15:53:00Z">
          <w:r w:rsidRPr="00D411E4" w:rsidDel="00917410">
            <w:rPr>
              <w:rStyle w:val="Hyperlink"/>
            </w:rPr>
            <w:delText>8.1.1</w:delText>
          </w:r>
          <w:r w:rsidDel="00917410">
            <w:rPr>
              <w:rFonts w:asciiTheme="minorHAnsi" w:eastAsiaTheme="minorEastAsia" w:hAnsiTheme="minorHAnsi" w:cstheme="minorBidi"/>
              <w:sz w:val="22"/>
              <w:szCs w:val="22"/>
            </w:rPr>
            <w:tab/>
          </w:r>
          <w:r w:rsidRPr="00D411E4" w:rsidDel="00917410">
            <w:rPr>
              <w:rStyle w:val="Hyperlink"/>
            </w:rPr>
            <w:delText>Starting the Contest Manually</w:delText>
          </w:r>
          <w:r w:rsidDel="00917410">
            <w:rPr>
              <w:webHidden/>
            </w:rPr>
            <w:tab/>
          </w:r>
        </w:del>
      </w:ins>
      <w:ins w:id="1577" w:author="john" w:date="2020-11-28T18:39:00Z">
        <w:del w:id="1578" w:author="John Buck" w:date="2023-04-11T15:53:00Z">
          <w:r w:rsidDel="00917410">
            <w:rPr>
              <w:webHidden/>
            </w:rPr>
            <w:delText>69</w:delText>
          </w:r>
        </w:del>
      </w:ins>
    </w:p>
    <w:p w14:paraId="435D2D73" w14:textId="0ADA1D85" w:rsidR="005D2B69" w:rsidDel="00917410" w:rsidRDefault="005D2B69">
      <w:pPr>
        <w:pStyle w:val="TOC3"/>
        <w:rPr>
          <w:ins w:id="1579" w:author="john" w:date="2020-11-28T18:38:00Z"/>
          <w:del w:id="1580" w:author="John Buck" w:date="2023-04-11T15:53:00Z"/>
          <w:rFonts w:asciiTheme="minorHAnsi" w:eastAsiaTheme="minorEastAsia" w:hAnsiTheme="minorHAnsi" w:cstheme="minorBidi"/>
          <w:sz w:val="22"/>
          <w:szCs w:val="22"/>
        </w:rPr>
      </w:pPr>
      <w:ins w:id="1581" w:author="john" w:date="2020-11-28T18:38:00Z">
        <w:del w:id="1582" w:author="John Buck" w:date="2023-04-11T15:53:00Z">
          <w:r w:rsidRPr="00D411E4" w:rsidDel="00917410">
            <w:rPr>
              <w:rStyle w:val="Hyperlink"/>
            </w:rPr>
            <w:delText>8.1.2</w:delText>
          </w:r>
          <w:r w:rsidDel="00917410">
            <w:rPr>
              <w:rFonts w:asciiTheme="minorHAnsi" w:eastAsiaTheme="minorEastAsia" w:hAnsiTheme="minorHAnsi" w:cstheme="minorBidi"/>
              <w:sz w:val="22"/>
              <w:szCs w:val="22"/>
            </w:rPr>
            <w:tab/>
          </w:r>
          <w:r w:rsidRPr="00D411E4" w:rsidDel="00917410">
            <w:rPr>
              <w:rStyle w:val="Hyperlink"/>
            </w:rPr>
            <w:delText>Starting the Contest Automatically</w:delText>
          </w:r>
          <w:r w:rsidDel="00917410">
            <w:rPr>
              <w:webHidden/>
            </w:rPr>
            <w:tab/>
          </w:r>
        </w:del>
      </w:ins>
      <w:ins w:id="1583" w:author="john" w:date="2020-11-28T18:39:00Z">
        <w:del w:id="1584" w:author="John Buck" w:date="2023-04-11T15:53:00Z">
          <w:r w:rsidDel="00917410">
            <w:rPr>
              <w:webHidden/>
            </w:rPr>
            <w:delText>70</w:delText>
          </w:r>
        </w:del>
      </w:ins>
    </w:p>
    <w:p w14:paraId="68A55FB4" w14:textId="5F413094" w:rsidR="005D2B69" w:rsidDel="00917410" w:rsidRDefault="005D2B69">
      <w:pPr>
        <w:pStyle w:val="TOC2"/>
        <w:rPr>
          <w:ins w:id="1585" w:author="john" w:date="2020-11-28T18:38:00Z"/>
          <w:del w:id="1586" w:author="John Buck" w:date="2023-04-11T15:53:00Z"/>
          <w:rFonts w:asciiTheme="minorHAnsi" w:eastAsiaTheme="minorEastAsia" w:hAnsiTheme="minorHAnsi" w:cstheme="minorBidi"/>
          <w:b w:val="0"/>
          <w:bCs w:val="0"/>
          <w:sz w:val="22"/>
          <w:szCs w:val="22"/>
        </w:rPr>
      </w:pPr>
      <w:ins w:id="1587" w:author="john" w:date="2020-11-28T18:38:00Z">
        <w:del w:id="1588" w:author="John Buck" w:date="2023-04-11T15:53:00Z">
          <w:r w:rsidRPr="00D411E4" w:rsidDel="00917410">
            <w:rPr>
              <w:rStyle w:val="Hyperlink"/>
            </w:rPr>
            <w:delText>8.2</w:delText>
          </w:r>
          <w:r w:rsidDel="00917410">
            <w:rPr>
              <w:rFonts w:asciiTheme="minorHAnsi" w:eastAsiaTheme="minorEastAsia" w:hAnsiTheme="minorHAnsi" w:cstheme="minorBidi"/>
              <w:b w:val="0"/>
              <w:bCs w:val="0"/>
              <w:sz w:val="22"/>
              <w:szCs w:val="22"/>
            </w:rPr>
            <w:tab/>
          </w:r>
          <w:r w:rsidRPr="00D411E4" w:rsidDel="00917410">
            <w:rPr>
              <w:rStyle w:val="Hyperlink"/>
            </w:rPr>
            <w:delText>Contest Length</w:delText>
          </w:r>
          <w:r w:rsidDel="00917410">
            <w:rPr>
              <w:webHidden/>
            </w:rPr>
            <w:tab/>
          </w:r>
        </w:del>
      </w:ins>
      <w:ins w:id="1589" w:author="john" w:date="2020-11-28T18:39:00Z">
        <w:del w:id="1590" w:author="John Buck" w:date="2023-04-11T15:53:00Z">
          <w:r w:rsidDel="00917410">
            <w:rPr>
              <w:webHidden/>
            </w:rPr>
            <w:delText>71</w:delText>
          </w:r>
        </w:del>
      </w:ins>
    </w:p>
    <w:p w14:paraId="2B556ECF" w14:textId="7329C578" w:rsidR="005D2B69" w:rsidDel="00917410" w:rsidRDefault="005D2B69">
      <w:pPr>
        <w:pStyle w:val="TOC2"/>
        <w:rPr>
          <w:ins w:id="1591" w:author="john" w:date="2020-11-28T18:38:00Z"/>
          <w:del w:id="1592" w:author="John Buck" w:date="2023-04-11T15:53:00Z"/>
          <w:rFonts w:asciiTheme="minorHAnsi" w:eastAsiaTheme="minorEastAsia" w:hAnsiTheme="minorHAnsi" w:cstheme="minorBidi"/>
          <w:b w:val="0"/>
          <w:bCs w:val="0"/>
          <w:sz w:val="22"/>
          <w:szCs w:val="22"/>
        </w:rPr>
      </w:pPr>
      <w:ins w:id="1593" w:author="john" w:date="2020-11-28T18:38:00Z">
        <w:del w:id="1594" w:author="John Buck" w:date="2023-04-11T15:53:00Z">
          <w:r w:rsidRPr="00D411E4" w:rsidDel="00917410">
            <w:rPr>
              <w:rStyle w:val="Hyperlink"/>
            </w:rPr>
            <w:delText>8.3</w:delText>
          </w:r>
          <w:r w:rsidDel="00917410">
            <w:rPr>
              <w:rFonts w:asciiTheme="minorHAnsi" w:eastAsiaTheme="minorEastAsia" w:hAnsiTheme="minorHAnsi" w:cstheme="minorBidi"/>
              <w:b w:val="0"/>
              <w:bCs w:val="0"/>
              <w:sz w:val="22"/>
              <w:szCs w:val="22"/>
            </w:rPr>
            <w:tab/>
          </w:r>
          <w:r w:rsidRPr="00D411E4" w:rsidDel="00917410">
            <w:rPr>
              <w:rStyle w:val="Hyperlink"/>
            </w:rPr>
            <w:delText>Multi-Site Clock Control</w:delText>
          </w:r>
          <w:r w:rsidDel="00917410">
            <w:rPr>
              <w:webHidden/>
            </w:rPr>
            <w:tab/>
          </w:r>
        </w:del>
      </w:ins>
      <w:ins w:id="1595" w:author="john" w:date="2020-11-28T18:39:00Z">
        <w:del w:id="1596" w:author="John Buck" w:date="2023-04-11T15:53:00Z">
          <w:r w:rsidDel="00917410">
            <w:rPr>
              <w:webHidden/>
            </w:rPr>
            <w:delText>72</w:delText>
          </w:r>
        </w:del>
      </w:ins>
    </w:p>
    <w:p w14:paraId="0788BCB1" w14:textId="7F62C127" w:rsidR="005D2B69" w:rsidDel="00917410" w:rsidRDefault="005D2B69">
      <w:pPr>
        <w:pStyle w:val="TOC2"/>
        <w:rPr>
          <w:ins w:id="1597" w:author="john" w:date="2020-11-28T18:38:00Z"/>
          <w:del w:id="1598" w:author="John Buck" w:date="2023-04-11T15:53:00Z"/>
          <w:rFonts w:asciiTheme="minorHAnsi" w:eastAsiaTheme="minorEastAsia" w:hAnsiTheme="minorHAnsi" w:cstheme="minorBidi"/>
          <w:b w:val="0"/>
          <w:bCs w:val="0"/>
          <w:sz w:val="22"/>
          <w:szCs w:val="22"/>
        </w:rPr>
      </w:pPr>
      <w:ins w:id="1599" w:author="john" w:date="2020-11-28T18:38:00Z">
        <w:del w:id="1600" w:author="John Buck" w:date="2023-04-11T15:53:00Z">
          <w:r w:rsidRPr="00D411E4" w:rsidDel="00917410">
            <w:rPr>
              <w:rStyle w:val="Hyperlink"/>
            </w:rPr>
            <w:delText>8.4</w:delText>
          </w:r>
          <w:r w:rsidDel="00917410">
            <w:rPr>
              <w:rFonts w:asciiTheme="minorHAnsi" w:eastAsiaTheme="minorEastAsia" w:hAnsiTheme="minorHAnsi" w:cstheme="minorBidi"/>
              <w:b w:val="0"/>
              <w:bCs w:val="0"/>
              <w:sz w:val="22"/>
              <w:szCs w:val="22"/>
            </w:rPr>
            <w:tab/>
          </w:r>
          <w:r w:rsidRPr="00D411E4" w:rsidDel="00917410">
            <w:rPr>
              <w:rStyle w:val="Hyperlink"/>
            </w:rPr>
            <w:delText>Practice Sessions:  Resetting A Contest</w:delText>
          </w:r>
          <w:r w:rsidDel="00917410">
            <w:rPr>
              <w:webHidden/>
            </w:rPr>
            <w:tab/>
          </w:r>
        </w:del>
      </w:ins>
      <w:ins w:id="1601" w:author="john" w:date="2020-11-28T18:39:00Z">
        <w:del w:id="1602" w:author="John Buck" w:date="2023-04-11T15:53:00Z">
          <w:r w:rsidDel="00917410">
            <w:rPr>
              <w:webHidden/>
            </w:rPr>
            <w:delText>74</w:delText>
          </w:r>
        </w:del>
      </w:ins>
    </w:p>
    <w:p w14:paraId="23BB7C56" w14:textId="7F251188" w:rsidR="005D2B69" w:rsidDel="00917410" w:rsidRDefault="005D2B69">
      <w:pPr>
        <w:pStyle w:val="TOC1"/>
        <w:rPr>
          <w:ins w:id="1603" w:author="john" w:date="2020-11-28T18:38:00Z"/>
          <w:del w:id="1604" w:author="John Buck" w:date="2023-04-11T15:53:00Z"/>
          <w:rFonts w:asciiTheme="minorHAnsi" w:eastAsiaTheme="minorEastAsia" w:hAnsiTheme="minorHAnsi" w:cstheme="minorBidi"/>
          <w:b w:val="0"/>
          <w:bCs w:val="0"/>
          <w:iCs w:val="0"/>
          <w:sz w:val="22"/>
          <w:szCs w:val="22"/>
        </w:rPr>
      </w:pPr>
      <w:ins w:id="1605" w:author="john" w:date="2020-11-28T18:38:00Z">
        <w:del w:id="1606" w:author="John Buck" w:date="2023-04-11T15:53:00Z">
          <w:r w:rsidRPr="00D411E4" w:rsidDel="00917410">
            <w:rPr>
              <w:rStyle w:val="Hyperlink"/>
            </w:rPr>
            <w:delText>9</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Monitoring Contest Status</w:delText>
          </w:r>
          <w:r w:rsidDel="00917410">
            <w:rPr>
              <w:webHidden/>
            </w:rPr>
            <w:tab/>
          </w:r>
        </w:del>
      </w:ins>
      <w:ins w:id="1607" w:author="john" w:date="2020-11-28T18:39:00Z">
        <w:del w:id="1608" w:author="John Buck" w:date="2023-04-11T15:53:00Z">
          <w:r w:rsidDel="00917410">
            <w:rPr>
              <w:webHidden/>
            </w:rPr>
            <w:delText>76</w:delText>
          </w:r>
        </w:del>
      </w:ins>
    </w:p>
    <w:p w14:paraId="6A9DC542" w14:textId="6F662140" w:rsidR="005D2B69" w:rsidDel="00917410" w:rsidRDefault="005D2B69">
      <w:pPr>
        <w:pStyle w:val="TOC2"/>
        <w:rPr>
          <w:ins w:id="1609" w:author="john" w:date="2020-11-28T18:38:00Z"/>
          <w:del w:id="1610" w:author="John Buck" w:date="2023-04-11T15:53:00Z"/>
          <w:rFonts w:asciiTheme="minorHAnsi" w:eastAsiaTheme="minorEastAsia" w:hAnsiTheme="minorHAnsi" w:cstheme="minorBidi"/>
          <w:b w:val="0"/>
          <w:bCs w:val="0"/>
          <w:sz w:val="22"/>
          <w:szCs w:val="22"/>
        </w:rPr>
      </w:pPr>
      <w:ins w:id="1611" w:author="john" w:date="2020-11-28T18:38:00Z">
        <w:del w:id="1612" w:author="John Buck" w:date="2023-04-11T15:53:00Z">
          <w:r w:rsidRPr="00D411E4" w:rsidDel="00917410">
            <w:rPr>
              <w:rStyle w:val="Hyperlink"/>
            </w:rPr>
            <w:delText>9.1</w:delText>
          </w:r>
          <w:r w:rsidDel="00917410">
            <w:rPr>
              <w:rFonts w:asciiTheme="minorHAnsi" w:eastAsiaTheme="minorEastAsia" w:hAnsiTheme="minorHAnsi" w:cstheme="minorBidi"/>
              <w:b w:val="0"/>
              <w:bCs w:val="0"/>
              <w:sz w:val="22"/>
              <w:szCs w:val="22"/>
            </w:rPr>
            <w:tab/>
          </w:r>
          <w:r w:rsidRPr="00D411E4" w:rsidDel="00917410">
            <w:rPr>
              <w:rStyle w:val="Hyperlink"/>
            </w:rPr>
            <w:delText>Team Startup Status</w:delText>
          </w:r>
          <w:r w:rsidDel="00917410">
            <w:rPr>
              <w:webHidden/>
            </w:rPr>
            <w:tab/>
          </w:r>
        </w:del>
      </w:ins>
      <w:ins w:id="1613" w:author="john" w:date="2020-11-28T18:39:00Z">
        <w:del w:id="1614" w:author="John Buck" w:date="2023-04-11T15:53:00Z">
          <w:r w:rsidDel="00917410">
            <w:rPr>
              <w:webHidden/>
            </w:rPr>
            <w:delText>76</w:delText>
          </w:r>
        </w:del>
      </w:ins>
    </w:p>
    <w:p w14:paraId="41A562E6" w14:textId="478DC3C3" w:rsidR="005D2B69" w:rsidDel="00917410" w:rsidRDefault="005D2B69">
      <w:pPr>
        <w:pStyle w:val="TOC2"/>
        <w:rPr>
          <w:ins w:id="1615" w:author="john" w:date="2020-11-28T18:38:00Z"/>
          <w:del w:id="1616" w:author="John Buck" w:date="2023-04-11T15:53:00Z"/>
          <w:rFonts w:asciiTheme="minorHAnsi" w:eastAsiaTheme="minorEastAsia" w:hAnsiTheme="minorHAnsi" w:cstheme="minorBidi"/>
          <w:b w:val="0"/>
          <w:bCs w:val="0"/>
          <w:sz w:val="22"/>
          <w:szCs w:val="22"/>
        </w:rPr>
      </w:pPr>
      <w:ins w:id="1617" w:author="john" w:date="2020-11-28T18:38:00Z">
        <w:del w:id="1618" w:author="John Buck" w:date="2023-04-11T15:53:00Z">
          <w:r w:rsidRPr="00D411E4" w:rsidDel="00917410">
            <w:rPr>
              <w:rStyle w:val="Hyperlink"/>
            </w:rPr>
            <w:delText>9.2</w:delText>
          </w:r>
          <w:r w:rsidDel="00917410">
            <w:rPr>
              <w:rFonts w:asciiTheme="minorHAnsi" w:eastAsiaTheme="minorEastAsia" w:hAnsiTheme="minorHAnsi" w:cstheme="minorBidi"/>
              <w:b w:val="0"/>
              <w:bCs w:val="0"/>
              <w:sz w:val="22"/>
              <w:szCs w:val="22"/>
            </w:rPr>
            <w:tab/>
          </w:r>
          <w:r w:rsidRPr="00D411E4" w:rsidDel="00917410">
            <w:rPr>
              <w:rStyle w:val="Hyperlink"/>
            </w:rPr>
            <w:delText>The Runs Display</w:delText>
          </w:r>
          <w:r w:rsidDel="00917410">
            <w:rPr>
              <w:webHidden/>
            </w:rPr>
            <w:tab/>
          </w:r>
        </w:del>
      </w:ins>
      <w:ins w:id="1619" w:author="john" w:date="2020-11-28T18:39:00Z">
        <w:del w:id="1620" w:author="John Buck" w:date="2023-04-11T15:53:00Z">
          <w:r w:rsidDel="00917410">
            <w:rPr>
              <w:webHidden/>
            </w:rPr>
            <w:delText>77</w:delText>
          </w:r>
        </w:del>
      </w:ins>
    </w:p>
    <w:p w14:paraId="00CFD6F1" w14:textId="6E52620F" w:rsidR="005D2B69" w:rsidDel="00917410" w:rsidRDefault="005D2B69">
      <w:pPr>
        <w:pStyle w:val="TOC2"/>
        <w:rPr>
          <w:ins w:id="1621" w:author="john" w:date="2020-11-28T18:38:00Z"/>
          <w:del w:id="1622" w:author="John Buck" w:date="2023-04-11T15:53:00Z"/>
          <w:rFonts w:asciiTheme="minorHAnsi" w:eastAsiaTheme="minorEastAsia" w:hAnsiTheme="minorHAnsi" w:cstheme="minorBidi"/>
          <w:b w:val="0"/>
          <w:bCs w:val="0"/>
          <w:sz w:val="22"/>
          <w:szCs w:val="22"/>
        </w:rPr>
      </w:pPr>
      <w:ins w:id="1623" w:author="john" w:date="2020-11-28T18:38:00Z">
        <w:del w:id="1624" w:author="John Buck" w:date="2023-04-11T15:53:00Z">
          <w:r w:rsidRPr="00D411E4" w:rsidDel="00917410">
            <w:rPr>
              <w:rStyle w:val="Hyperlink"/>
            </w:rPr>
            <w:delText>9.3</w:delText>
          </w:r>
          <w:r w:rsidDel="00917410">
            <w:rPr>
              <w:rFonts w:asciiTheme="minorHAnsi" w:eastAsiaTheme="minorEastAsia" w:hAnsiTheme="minorHAnsi" w:cstheme="minorBidi"/>
              <w:b w:val="0"/>
              <w:bCs w:val="0"/>
              <w:sz w:val="22"/>
              <w:szCs w:val="22"/>
            </w:rPr>
            <w:tab/>
          </w:r>
          <w:r w:rsidRPr="00D411E4" w:rsidDel="00917410">
            <w:rPr>
              <w:rStyle w:val="Hyperlink"/>
            </w:rPr>
            <w:delText>Editing Runs</w:delText>
          </w:r>
          <w:r w:rsidDel="00917410">
            <w:rPr>
              <w:webHidden/>
            </w:rPr>
            <w:tab/>
          </w:r>
        </w:del>
      </w:ins>
      <w:ins w:id="1625" w:author="john" w:date="2020-11-28T18:39:00Z">
        <w:del w:id="1626" w:author="John Buck" w:date="2023-04-11T15:53:00Z">
          <w:r w:rsidDel="00917410">
            <w:rPr>
              <w:webHidden/>
            </w:rPr>
            <w:delText>78</w:delText>
          </w:r>
        </w:del>
      </w:ins>
    </w:p>
    <w:p w14:paraId="407596AB" w14:textId="1A25FA49" w:rsidR="005D2B69" w:rsidDel="00917410" w:rsidRDefault="005D2B69">
      <w:pPr>
        <w:pStyle w:val="TOC3"/>
        <w:rPr>
          <w:ins w:id="1627" w:author="john" w:date="2020-11-28T18:38:00Z"/>
          <w:del w:id="1628" w:author="John Buck" w:date="2023-04-11T15:53:00Z"/>
          <w:rFonts w:asciiTheme="minorHAnsi" w:eastAsiaTheme="minorEastAsia" w:hAnsiTheme="minorHAnsi" w:cstheme="minorBidi"/>
          <w:sz w:val="22"/>
          <w:szCs w:val="22"/>
        </w:rPr>
      </w:pPr>
      <w:ins w:id="1629" w:author="john" w:date="2020-11-28T18:38:00Z">
        <w:del w:id="1630" w:author="John Buck" w:date="2023-04-11T15:53:00Z">
          <w:r w:rsidRPr="00D411E4" w:rsidDel="00917410">
            <w:rPr>
              <w:rStyle w:val="Hyperlink"/>
            </w:rPr>
            <w:delText>9.3.1</w:delText>
          </w:r>
          <w:r w:rsidDel="00917410">
            <w:rPr>
              <w:rFonts w:asciiTheme="minorHAnsi" w:eastAsiaTheme="minorEastAsia" w:hAnsiTheme="minorHAnsi" w:cstheme="minorBidi"/>
              <w:sz w:val="22"/>
              <w:szCs w:val="22"/>
            </w:rPr>
            <w:tab/>
          </w:r>
          <w:r w:rsidRPr="00D411E4" w:rsidDel="00917410">
            <w:rPr>
              <w:rStyle w:val="Hyperlink"/>
            </w:rPr>
            <w:delText>Extracting Runs</w:delText>
          </w:r>
          <w:r w:rsidDel="00917410">
            <w:rPr>
              <w:webHidden/>
            </w:rPr>
            <w:tab/>
          </w:r>
        </w:del>
      </w:ins>
      <w:ins w:id="1631" w:author="john" w:date="2020-11-28T18:39:00Z">
        <w:del w:id="1632" w:author="John Buck" w:date="2023-04-11T15:53:00Z">
          <w:r w:rsidDel="00917410">
            <w:rPr>
              <w:webHidden/>
            </w:rPr>
            <w:delText>80</w:delText>
          </w:r>
        </w:del>
      </w:ins>
    </w:p>
    <w:p w14:paraId="7A220406" w14:textId="04293D21" w:rsidR="005D2B69" w:rsidDel="00917410" w:rsidRDefault="005D2B69">
      <w:pPr>
        <w:pStyle w:val="TOC2"/>
        <w:rPr>
          <w:ins w:id="1633" w:author="john" w:date="2020-11-28T18:38:00Z"/>
          <w:del w:id="1634" w:author="John Buck" w:date="2023-04-11T15:53:00Z"/>
          <w:rFonts w:asciiTheme="minorHAnsi" w:eastAsiaTheme="minorEastAsia" w:hAnsiTheme="minorHAnsi" w:cstheme="minorBidi"/>
          <w:b w:val="0"/>
          <w:bCs w:val="0"/>
          <w:sz w:val="22"/>
          <w:szCs w:val="22"/>
        </w:rPr>
      </w:pPr>
      <w:ins w:id="1635" w:author="john" w:date="2020-11-28T18:38:00Z">
        <w:del w:id="1636" w:author="John Buck" w:date="2023-04-11T15:53:00Z">
          <w:r w:rsidRPr="00D411E4" w:rsidDel="00917410">
            <w:rPr>
              <w:rStyle w:val="Hyperlink"/>
            </w:rPr>
            <w:delText>9.4</w:delText>
          </w:r>
          <w:r w:rsidDel="00917410">
            <w:rPr>
              <w:rFonts w:asciiTheme="minorHAnsi" w:eastAsiaTheme="minorEastAsia" w:hAnsiTheme="minorHAnsi" w:cstheme="minorBidi"/>
              <w:b w:val="0"/>
              <w:bCs w:val="0"/>
              <w:sz w:val="22"/>
              <w:szCs w:val="22"/>
            </w:rPr>
            <w:tab/>
          </w:r>
          <w:r w:rsidRPr="00D411E4" w:rsidDel="00917410">
            <w:rPr>
              <w:rStyle w:val="Hyperlink"/>
            </w:rPr>
            <w:delText>Filtering  Runs</w:delText>
          </w:r>
          <w:r w:rsidDel="00917410">
            <w:rPr>
              <w:webHidden/>
            </w:rPr>
            <w:tab/>
          </w:r>
        </w:del>
      </w:ins>
      <w:ins w:id="1637" w:author="john" w:date="2020-11-28T18:39:00Z">
        <w:del w:id="1638" w:author="John Buck" w:date="2023-04-11T15:53:00Z">
          <w:r w:rsidDel="00917410">
            <w:rPr>
              <w:webHidden/>
            </w:rPr>
            <w:delText>81</w:delText>
          </w:r>
        </w:del>
      </w:ins>
    </w:p>
    <w:p w14:paraId="060140AF" w14:textId="3EBCA185" w:rsidR="005D2B69" w:rsidDel="00917410" w:rsidRDefault="005D2B69">
      <w:pPr>
        <w:pStyle w:val="TOC2"/>
        <w:rPr>
          <w:ins w:id="1639" w:author="john" w:date="2020-11-28T18:38:00Z"/>
          <w:del w:id="1640" w:author="John Buck" w:date="2023-04-11T15:53:00Z"/>
          <w:rFonts w:asciiTheme="minorHAnsi" w:eastAsiaTheme="minorEastAsia" w:hAnsiTheme="minorHAnsi" w:cstheme="minorBidi"/>
          <w:b w:val="0"/>
          <w:bCs w:val="0"/>
          <w:sz w:val="22"/>
          <w:szCs w:val="22"/>
        </w:rPr>
      </w:pPr>
      <w:ins w:id="1641" w:author="john" w:date="2020-11-28T18:38:00Z">
        <w:del w:id="1642" w:author="John Buck" w:date="2023-04-11T15:53:00Z">
          <w:r w:rsidRPr="00D411E4" w:rsidDel="00917410">
            <w:rPr>
              <w:rStyle w:val="Hyperlink"/>
            </w:rPr>
            <w:delText>9.5</w:delText>
          </w:r>
          <w:r w:rsidDel="00917410">
            <w:rPr>
              <w:rFonts w:asciiTheme="minorHAnsi" w:eastAsiaTheme="minorEastAsia" w:hAnsiTheme="minorHAnsi" w:cstheme="minorBidi"/>
              <w:b w:val="0"/>
              <w:bCs w:val="0"/>
              <w:sz w:val="22"/>
              <w:szCs w:val="22"/>
            </w:rPr>
            <w:tab/>
          </w:r>
          <w:r w:rsidRPr="00D411E4" w:rsidDel="00917410">
            <w:rPr>
              <w:rStyle w:val="Hyperlink"/>
            </w:rPr>
            <w:delText>Clarifications</w:delText>
          </w:r>
          <w:r w:rsidDel="00917410">
            <w:rPr>
              <w:webHidden/>
            </w:rPr>
            <w:tab/>
          </w:r>
        </w:del>
      </w:ins>
      <w:ins w:id="1643" w:author="john" w:date="2020-11-28T18:39:00Z">
        <w:del w:id="1644" w:author="John Buck" w:date="2023-04-11T15:53:00Z">
          <w:r w:rsidDel="00917410">
            <w:rPr>
              <w:webHidden/>
            </w:rPr>
            <w:delText>82</w:delText>
          </w:r>
        </w:del>
      </w:ins>
    </w:p>
    <w:p w14:paraId="791B3FA1" w14:textId="2B433801" w:rsidR="005D2B69" w:rsidDel="00917410" w:rsidRDefault="005D2B69">
      <w:pPr>
        <w:pStyle w:val="TOC2"/>
        <w:rPr>
          <w:ins w:id="1645" w:author="john" w:date="2020-11-28T18:38:00Z"/>
          <w:del w:id="1646" w:author="John Buck" w:date="2023-04-11T15:53:00Z"/>
          <w:rFonts w:asciiTheme="minorHAnsi" w:eastAsiaTheme="minorEastAsia" w:hAnsiTheme="minorHAnsi" w:cstheme="minorBidi"/>
          <w:b w:val="0"/>
          <w:bCs w:val="0"/>
          <w:sz w:val="22"/>
          <w:szCs w:val="22"/>
        </w:rPr>
      </w:pPr>
      <w:ins w:id="1647" w:author="john" w:date="2020-11-28T18:38:00Z">
        <w:del w:id="1648" w:author="John Buck" w:date="2023-04-11T15:53:00Z">
          <w:r w:rsidRPr="00D411E4" w:rsidDel="00917410">
            <w:rPr>
              <w:rStyle w:val="Hyperlink"/>
            </w:rPr>
            <w:delText>9.6</w:delText>
          </w:r>
          <w:r w:rsidDel="00917410">
            <w:rPr>
              <w:rFonts w:asciiTheme="minorHAnsi" w:eastAsiaTheme="minorEastAsia" w:hAnsiTheme="minorHAnsi" w:cstheme="minorBidi"/>
              <w:b w:val="0"/>
              <w:bCs w:val="0"/>
              <w:sz w:val="22"/>
              <w:szCs w:val="22"/>
            </w:rPr>
            <w:tab/>
          </w:r>
          <w:r w:rsidRPr="00D411E4" w:rsidDel="00917410">
            <w:rPr>
              <w:rStyle w:val="Hyperlink"/>
            </w:rPr>
            <w:delText>Reports</w:delText>
          </w:r>
          <w:r w:rsidDel="00917410">
            <w:rPr>
              <w:webHidden/>
            </w:rPr>
            <w:tab/>
          </w:r>
        </w:del>
      </w:ins>
      <w:ins w:id="1649" w:author="john" w:date="2020-11-28T18:39:00Z">
        <w:del w:id="1650" w:author="John Buck" w:date="2023-04-11T15:53:00Z">
          <w:r w:rsidDel="00917410">
            <w:rPr>
              <w:webHidden/>
            </w:rPr>
            <w:delText>83</w:delText>
          </w:r>
        </w:del>
      </w:ins>
    </w:p>
    <w:p w14:paraId="2564FD53" w14:textId="53D466CE" w:rsidR="005D2B69" w:rsidDel="00917410" w:rsidRDefault="005D2B69">
      <w:pPr>
        <w:pStyle w:val="TOC3"/>
        <w:rPr>
          <w:ins w:id="1651" w:author="john" w:date="2020-11-28T18:38:00Z"/>
          <w:del w:id="1652" w:author="John Buck" w:date="2023-04-11T15:53:00Z"/>
          <w:rFonts w:asciiTheme="minorHAnsi" w:eastAsiaTheme="minorEastAsia" w:hAnsiTheme="minorHAnsi" w:cstheme="minorBidi"/>
          <w:sz w:val="22"/>
          <w:szCs w:val="22"/>
        </w:rPr>
      </w:pPr>
      <w:ins w:id="1653" w:author="john" w:date="2020-11-28T18:38:00Z">
        <w:del w:id="1654" w:author="John Buck" w:date="2023-04-11T15:53:00Z">
          <w:r w:rsidRPr="00D411E4" w:rsidDel="00917410">
            <w:rPr>
              <w:rStyle w:val="Hyperlink"/>
            </w:rPr>
            <w:delText>9.6.1</w:delText>
          </w:r>
          <w:r w:rsidDel="00917410">
            <w:rPr>
              <w:rFonts w:asciiTheme="minorHAnsi" w:eastAsiaTheme="minorEastAsia" w:hAnsiTheme="minorHAnsi" w:cstheme="minorBidi"/>
              <w:sz w:val="22"/>
              <w:szCs w:val="22"/>
            </w:rPr>
            <w:tab/>
          </w:r>
          <w:r w:rsidRPr="00D411E4" w:rsidDel="00917410">
            <w:rPr>
              <w:rStyle w:val="Hyperlink"/>
            </w:rPr>
            <w:delText>Automatic Generation of Reports at End of Contest</w:delText>
          </w:r>
          <w:r w:rsidDel="00917410">
            <w:rPr>
              <w:webHidden/>
            </w:rPr>
            <w:tab/>
          </w:r>
        </w:del>
      </w:ins>
      <w:ins w:id="1655" w:author="john" w:date="2020-11-28T18:39:00Z">
        <w:del w:id="1656" w:author="John Buck" w:date="2023-04-11T15:53:00Z">
          <w:r w:rsidDel="00917410">
            <w:rPr>
              <w:webHidden/>
            </w:rPr>
            <w:delText>83</w:delText>
          </w:r>
        </w:del>
      </w:ins>
    </w:p>
    <w:p w14:paraId="2E571A1E" w14:textId="0F3370DC" w:rsidR="005D2B69" w:rsidDel="00917410" w:rsidRDefault="005D2B69">
      <w:pPr>
        <w:pStyle w:val="TOC2"/>
        <w:rPr>
          <w:ins w:id="1657" w:author="john" w:date="2020-11-28T18:38:00Z"/>
          <w:del w:id="1658" w:author="John Buck" w:date="2023-04-11T15:53:00Z"/>
          <w:rFonts w:asciiTheme="minorHAnsi" w:eastAsiaTheme="minorEastAsia" w:hAnsiTheme="minorHAnsi" w:cstheme="minorBidi"/>
          <w:b w:val="0"/>
          <w:bCs w:val="0"/>
          <w:sz w:val="22"/>
          <w:szCs w:val="22"/>
        </w:rPr>
      </w:pPr>
      <w:ins w:id="1659" w:author="john" w:date="2020-11-28T18:38:00Z">
        <w:del w:id="1660" w:author="John Buck" w:date="2023-04-11T15:53:00Z">
          <w:r w:rsidRPr="00D411E4" w:rsidDel="00917410">
            <w:rPr>
              <w:rStyle w:val="Hyperlink"/>
            </w:rPr>
            <w:delText>9.7</w:delText>
          </w:r>
          <w:r w:rsidDel="00917410">
            <w:rPr>
              <w:rFonts w:asciiTheme="minorHAnsi" w:eastAsiaTheme="minorEastAsia" w:hAnsiTheme="minorHAnsi" w:cstheme="minorBidi"/>
              <w:b w:val="0"/>
              <w:bCs w:val="0"/>
              <w:sz w:val="22"/>
              <w:szCs w:val="22"/>
            </w:rPr>
            <w:tab/>
          </w:r>
          <w:r w:rsidRPr="00D411E4" w:rsidDel="00917410">
            <w:rPr>
              <w:rStyle w:val="Hyperlink"/>
            </w:rPr>
            <w:delText>Event Feed</w:delText>
          </w:r>
          <w:r w:rsidDel="00917410">
            <w:rPr>
              <w:webHidden/>
            </w:rPr>
            <w:tab/>
          </w:r>
        </w:del>
      </w:ins>
      <w:ins w:id="1661" w:author="john" w:date="2020-11-28T18:39:00Z">
        <w:del w:id="1662" w:author="John Buck" w:date="2023-04-11T15:53:00Z">
          <w:r w:rsidDel="00917410">
            <w:rPr>
              <w:webHidden/>
            </w:rPr>
            <w:delText>85</w:delText>
          </w:r>
        </w:del>
      </w:ins>
    </w:p>
    <w:p w14:paraId="5E91B6E1" w14:textId="5C81B63E" w:rsidR="005D2B69" w:rsidDel="00917410" w:rsidRDefault="005D2B69">
      <w:pPr>
        <w:pStyle w:val="TOC2"/>
        <w:rPr>
          <w:ins w:id="1663" w:author="john" w:date="2020-11-28T18:38:00Z"/>
          <w:del w:id="1664" w:author="John Buck" w:date="2023-04-11T15:53:00Z"/>
          <w:rFonts w:asciiTheme="minorHAnsi" w:eastAsiaTheme="minorEastAsia" w:hAnsiTheme="minorHAnsi" w:cstheme="minorBidi"/>
          <w:b w:val="0"/>
          <w:bCs w:val="0"/>
          <w:sz w:val="22"/>
          <w:szCs w:val="22"/>
        </w:rPr>
      </w:pPr>
      <w:ins w:id="1665" w:author="john" w:date="2020-11-28T18:38:00Z">
        <w:del w:id="1666" w:author="John Buck" w:date="2023-04-11T15:53:00Z">
          <w:r w:rsidRPr="00D411E4" w:rsidDel="00917410">
            <w:rPr>
              <w:rStyle w:val="Hyperlink"/>
            </w:rPr>
            <w:delText>9.8</w:delText>
          </w:r>
          <w:r w:rsidDel="00917410">
            <w:rPr>
              <w:rFonts w:asciiTheme="minorHAnsi" w:eastAsiaTheme="minorEastAsia" w:hAnsiTheme="minorHAnsi" w:cstheme="minorBidi"/>
              <w:b w:val="0"/>
              <w:bCs w:val="0"/>
              <w:sz w:val="22"/>
              <w:szCs w:val="22"/>
            </w:rPr>
            <w:tab/>
          </w:r>
          <w:r w:rsidRPr="00D411E4" w:rsidDel="00917410">
            <w:rPr>
              <w:rStyle w:val="Hyperlink"/>
            </w:rPr>
            <w:delText>Web Services</w:delText>
          </w:r>
          <w:r w:rsidDel="00917410">
            <w:rPr>
              <w:webHidden/>
            </w:rPr>
            <w:tab/>
          </w:r>
        </w:del>
      </w:ins>
      <w:ins w:id="1667" w:author="john" w:date="2020-11-28T18:39:00Z">
        <w:del w:id="1668" w:author="John Buck" w:date="2023-04-11T15:53:00Z">
          <w:r w:rsidDel="00917410">
            <w:rPr>
              <w:webHidden/>
            </w:rPr>
            <w:delText>85</w:delText>
          </w:r>
        </w:del>
      </w:ins>
    </w:p>
    <w:p w14:paraId="1721C89B" w14:textId="703A28F4" w:rsidR="005D2B69" w:rsidDel="00917410" w:rsidRDefault="005D2B69">
      <w:pPr>
        <w:pStyle w:val="TOC1"/>
        <w:rPr>
          <w:ins w:id="1669" w:author="john" w:date="2020-11-28T18:38:00Z"/>
          <w:del w:id="1670" w:author="John Buck" w:date="2023-04-11T15:53:00Z"/>
          <w:rFonts w:asciiTheme="minorHAnsi" w:eastAsiaTheme="minorEastAsia" w:hAnsiTheme="minorHAnsi" w:cstheme="minorBidi"/>
          <w:b w:val="0"/>
          <w:bCs w:val="0"/>
          <w:iCs w:val="0"/>
          <w:sz w:val="22"/>
          <w:szCs w:val="22"/>
        </w:rPr>
      </w:pPr>
      <w:ins w:id="1671" w:author="john" w:date="2020-11-28T18:38:00Z">
        <w:del w:id="1672" w:author="John Buck" w:date="2023-04-11T15:53:00Z">
          <w:r w:rsidRPr="00D411E4" w:rsidDel="00917410">
            <w:rPr>
              <w:rStyle w:val="Hyperlink"/>
            </w:rPr>
            <w:delText>10</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The PC</w:delText>
          </w:r>
          <w:r w:rsidRPr="00D411E4" w:rsidDel="00917410">
            <w:rPr>
              <w:rStyle w:val="Hyperlink"/>
              <w:vertAlign w:val="superscript"/>
            </w:rPr>
            <w:delText>2</w:delText>
          </w:r>
          <w:r w:rsidRPr="00D411E4" w:rsidDel="00917410">
            <w:rPr>
              <w:rStyle w:val="Hyperlink"/>
            </w:rPr>
            <w:delText xml:space="preserve"> Scoreboard</w:delText>
          </w:r>
          <w:r w:rsidDel="00917410">
            <w:rPr>
              <w:webHidden/>
            </w:rPr>
            <w:tab/>
          </w:r>
        </w:del>
      </w:ins>
      <w:ins w:id="1673" w:author="john" w:date="2020-11-28T18:39:00Z">
        <w:del w:id="1674" w:author="John Buck" w:date="2023-04-11T15:53:00Z">
          <w:r w:rsidDel="00917410">
            <w:rPr>
              <w:webHidden/>
            </w:rPr>
            <w:delText>86</w:delText>
          </w:r>
        </w:del>
      </w:ins>
    </w:p>
    <w:p w14:paraId="0619A73F" w14:textId="315B4183" w:rsidR="005D2B69" w:rsidDel="00917410" w:rsidRDefault="005D2B69">
      <w:pPr>
        <w:pStyle w:val="TOC2"/>
        <w:rPr>
          <w:ins w:id="1675" w:author="john" w:date="2020-11-28T18:38:00Z"/>
          <w:del w:id="1676" w:author="John Buck" w:date="2023-04-11T15:53:00Z"/>
          <w:rFonts w:asciiTheme="minorHAnsi" w:eastAsiaTheme="minorEastAsia" w:hAnsiTheme="minorHAnsi" w:cstheme="minorBidi"/>
          <w:b w:val="0"/>
          <w:bCs w:val="0"/>
          <w:sz w:val="22"/>
          <w:szCs w:val="22"/>
        </w:rPr>
      </w:pPr>
      <w:ins w:id="1677" w:author="john" w:date="2020-11-28T18:38:00Z">
        <w:del w:id="1678" w:author="John Buck" w:date="2023-04-11T15:53:00Z">
          <w:r w:rsidRPr="00D411E4" w:rsidDel="00917410">
            <w:rPr>
              <w:rStyle w:val="Hyperlink"/>
            </w:rPr>
            <w:delText>10.1</w:delText>
          </w:r>
          <w:r w:rsidDel="00917410">
            <w:rPr>
              <w:rFonts w:asciiTheme="minorHAnsi" w:eastAsiaTheme="minorEastAsia" w:hAnsiTheme="minorHAnsi" w:cstheme="minorBidi"/>
              <w:b w:val="0"/>
              <w:bCs w:val="0"/>
              <w:sz w:val="22"/>
              <w:szCs w:val="22"/>
            </w:rPr>
            <w:tab/>
          </w:r>
          <w:r w:rsidRPr="00D411E4" w:rsidDel="00917410">
            <w:rPr>
              <w:rStyle w:val="Hyperlink"/>
            </w:rPr>
            <w:delText>Overview</w:delText>
          </w:r>
          <w:r w:rsidDel="00917410">
            <w:rPr>
              <w:webHidden/>
            </w:rPr>
            <w:tab/>
          </w:r>
        </w:del>
      </w:ins>
      <w:ins w:id="1679" w:author="john" w:date="2020-11-28T18:39:00Z">
        <w:del w:id="1680" w:author="John Buck" w:date="2023-04-11T15:53:00Z">
          <w:r w:rsidDel="00917410">
            <w:rPr>
              <w:webHidden/>
            </w:rPr>
            <w:delText>86</w:delText>
          </w:r>
        </w:del>
      </w:ins>
    </w:p>
    <w:p w14:paraId="2131D390" w14:textId="7876A1CC" w:rsidR="005D2B69" w:rsidDel="00917410" w:rsidRDefault="005D2B69">
      <w:pPr>
        <w:pStyle w:val="TOC2"/>
        <w:rPr>
          <w:ins w:id="1681" w:author="john" w:date="2020-11-28T18:38:00Z"/>
          <w:del w:id="1682" w:author="John Buck" w:date="2023-04-11T15:53:00Z"/>
          <w:rFonts w:asciiTheme="minorHAnsi" w:eastAsiaTheme="minorEastAsia" w:hAnsiTheme="minorHAnsi" w:cstheme="minorBidi"/>
          <w:b w:val="0"/>
          <w:bCs w:val="0"/>
          <w:sz w:val="22"/>
          <w:szCs w:val="22"/>
        </w:rPr>
      </w:pPr>
      <w:ins w:id="1683" w:author="john" w:date="2020-11-28T18:38:00Z">
        <w:del w:id="1684" w:author="John Buck" w:date="2023-04-11T15:53:00Z">
          <w:r w:rsidRPr="00D411E4" w:rsidDel="00917410">
            <w:rPr>
              <w:rStyle w:val="Hyperlink"/>
            </w:rPr>
            <w:delText>10.2</w:delText>
          </w:r>
          <w:r w:rsidDel="00917410">
            <w:rPr>
              <w:rFonts w:asciiTheme="minorHAnsi" w:eastAsiaTheme="minorEastAsia" w:hAnsiTheme="minorHAnsi" w:cstheme="minorBidi"/>
              <w:b w:val="0"/>
              <w:bCs w:val="0"/>
              <w:sz w:val="22"/>
              <w:szCs w:val="22"/>
            </w:rPr>
            <w:tab/>
          </w:r>
          <w:r w:rsidRPr="00D411E4" w:rsidDel="00917410">
            <w:rPr>
              <w:rStyle w:val="Hyperlink"/>
            </w:rPr>
            <w:delText>Scoring Algorithm</w:delText>
          </w:r>
          <w:r w:rsidDel="00917410">
            <w:rPr>
              <w:webHidden/>
            </w:rPr>
            <w:tab/>
          </w:r>
        </w:del>
      </w:ins>
      <w:ins w:id="1685" w:author="john" w:date="2020-11-28T18:39:00Z">
        <w:del w:id="1686" w:author="John Buck" w:date="2023-04-11T15:53:00Z">
          <w:r w:rsidDel="00917410">
            <w:rPr>
              <w:webHidden/>
            </w:rPr>
            <w:delText>86</w:delText>
          </w:r>
        </w:del>
      </w:ins>
    </w:p>
    <w:p w14:paraId="0F8DED38" w14:textId="12D0E566" w:rsidR="005D2B69" w:rsidDel="00917410" w:rsidRDefault="005D2B69">
      <w:pPr>
        <w:pStyle w:val="TOC2"/>
        <w:rPr>
          <w:ins w:id="1687" w:author="john" w:date="2020-11-28T18:38:00Z"/>
          <w:del w:id="1688" w:author="John Buck" w:date="2023-04-11T15:53:00Z"/>
          <w:rFonts w:asciiTheme="minorHAnsi" w:eastAsiaTheme="minorEastAsia" w:hAnsiTheme="minorHAnsi" w:cstheme="minorBidi"/>
          <w:b w:val="0"/>
          <w:bCs w:val="0"/>
          <w:sz w:val="22"/>
          <w:szCs w:val="22"/>
        </w:rPr>
      </w:pPr>
      <w:ins w:id="1689" w:author="john" w:date="2020-11-28T18:38:00Z">
        <w:del w:id="1690" w:author="John Buck" w:date="2023-04-11T15:53:00Z">
          <w:r w:rsidRPr="00D411E4" w:rsidDel="00917410">
            <w:rPr>
              <w:rStyle w:val="Hyperlink"/>
            </w:rPr>
            <w:delText>10.3</w:delText>
          </w:r>
          <w:r w:rsidDel="00917410">
            <w:rPr>
              <w:rFonts w:asciiTheme="minorHAnsi" w:eastAsiaTheme="minorEastAsia" w:hAnsiTheme="minorHAnsi" w:cstheme="minorBidi"/>
              <w:b w:val="0"/>
              <w:bCs w:val="0"/>
              <w:sz w:val="22"/>
              <w:szCs w:val="22"/>
            </w:rPr>
            <w:tab/>
          </w:r>
          <w:r w:rsidRPr="00D411E4" w:rsidDel="00917410">
            <w:rPr>
              <w:rStyle w:val="Hyperlink"/>
            </w:rPr>
            <w:delText>Configuring Scoring Properties</w:delText>
          </w:r>
          <w:r w:rsidDel="00917410">
            <w:rPr>
              <w:webHidden/>
            </w:rPr>
            <w:tab/>
          </w:r>
        </w:del>
      </w:ins>
      <w:ins w:id="1691" w:author="john" w:date="2020-11-28T18:39:00Z">
        <w:del w:id="1692" w:author="John Buck" w:date="2023-04-11T15:53:00Z">
          <w:r w:rsidDel="00917410">
            <w:rPr>
              <w:webHidden/>
            </w:rPr>
            <w:delText>87</w:delText>
          </w:r>
        </w:del>
      </w:ins>
    </w:p>
    <w:p w14:paraId="52D22FC5" w14:textId="026E5214" w:rsidR="005D2B69" w:rsidDel="00917410" w:rsidRDefault="005D2B69">
      <w:pPr>
        <w:pStyle w:val="TOC2"/>
        <w:rPr>
          <w:ins w:id="1693" w:author="john" w:date="2020-11-28T18:38:00Z"/>
          <w:del w:id="1694" w:author="John Buck" w:date="2023-04-11T15:53:00Z"/>
          <w:rFonts w:asciiTheme="minorHAnsi" w:eastAsiaTheme="minorEastAsia" w:hAnsiTheme="minorHAnsi" w:cstheme="minorBidi"/>
          <w:b w:val="0"/>
          <w:bCs w:val="0"/>
          <w:sz w:val="22"/>
          <w:szCs w:val="22"/>
        </w:rPr>
      </w:pPr>
      <w:ins w:id="1695" w:author="john" w:date="2020-11-28T18:38:00Z">
        <w:del w:id="1696" w:author="John Buck" w:date="2023-04-11T15:53:00Z">
          <w:r w:rsidRPr="00D411E4" w:rsidDel="00917410">
            <w:rPr>
              <w:rStyle w:val="Hyperlink"/>
            </w:rPr>
            <w:delText>10.4</w:delText>
          </w:r>
          <w:r w:rsidDel="00917410">
            <w:rPr>
              <w:rFonts w:asciiTheme="minorHAnsi" w:eastAsiaTheme="minorEastAsia" w:hAnsiTheme="minorHAnsi" w:cstheme="minorBidi"/>
              <w:b w:val="0"/>
              <w:bCs w:val="0"/>
              <w:sz w:val="22"/>
              <w:szCs w:val="22"/>
            </w:rPr>
            <w:tab/>
          </w:r>
          <w:r w:rsidRPr="00D411E4" w:rsidDel="00917410">
            <w:rPr>
              <w:rStyle w:val="Hyperlink"/>
            </w:rPr>
            <w:delText>Starting the Scoreboard</w:delText>
          </w:r>
          <w:r w:rsidDel="00917410">
            <w:rPr>
              <w:webHidden/>
            </w:rPr>
            <w:tab/>
          </w:r>
        </w:del>
      </w:ins>
      <w:ins w:id="1697" w:author="john" w:date="2020-11-28T18:39:00Z">
        <w:del w:id="1698" w:author="John Buck" w:date="2023-04-11T15:53:00Z">
          <w:r w:rsidDel="00917410">
            <w:rPr>
              <w:webHidden/>
            </w:rPr>
            <w:delText>88</w:delText>
          </w:r>
        </w:del>
      </w:ins>
    </w:p>
    <w:p w14:paraId="647F7BC5" w14:textId="30502033" w:rsidR="005D2B69" w:rsidDel="00917410" w:rsidRDefault="005D2B69">
      <w:pPr>
        <w:pStyle w:val="TOC2"/>
        <w:rPr>
          <w:ins w:id="1699" w:author="john" w:date="2020-11-28T18:38:00Z"/>
          <w:del w:id="1700" w:author="John Buck" w:date="2023-04-11T15:53:00Z"/>
          <w:rFonts w:asciiTheme="minorHAnsi" w:eastAsiaTheme="minorEastAsia" w:hAnsiTheme="minorHAnsi" w:cstheme="minorBidi"/>
          <w:b w:val="0"/>
          <w:bCs w:val="0"/>
          <w:sz w:val="22"/>
          <w:szCs w:val="22"/>
        </w:rPr>
      </w:pPr>
      <w:ins w:id="1701" w:author="john" w:date="2020-11-28T18:38:00Z">
        <w:del w:id="1702" w:author="John Buck" w:date="2023-04-11T15:53:00Z">
          <w:r w:rsidRPr="00D411E4" w:rsidDel="00917410">
            <w:rPr>
              <w:rStyle w:val="Hyperlink"/>
            </w:rPr>
            <w:delText>10.5</w:delText>
          </w:r>
          <w:r w:rsidDel="00917410">
            <w:rPr>
              <w:rFonts w:asciiTheme="minorHAnsi" w:eastAsiaTheme="minorEastAsia" w:hAnsiTheme="minorHAnsi" w:cstheme="minorBidi"/>
              <w:b w:val="0"/>
              <w:bCs w:val="0"/>
              <w:sz w:val="22"/>
              <w:szCs w:val="22"/>
            </w:rPr>
            <w:tab/>
          </w:r>
          <w:r w:rsidRPr="00D411E4" w:rsidDel="00917410">
            <w:rPr>
              <w:rStyle w:val="Hyperlink"/>
            </w:rPr>
            <w:delText>Scoreboard Updates</w:delText>
          </w:r>
          <w:r w:rsidDel="00917410">
            <w:rPr>
              <w:webHidden/>
            </w:rPr>
            <w:tab/>
          </w:r>
        </w:del>
      </w:ins>
      <w:ins w:id="1703" w:author="john" w:date="2020-11-28T18:39:00Z">
        <w:del w:id="1704" w:author="John Buck" w:date="2023-04-11T15:53:00Z">
          <w:r w:rsidDel="00917410">
            <w:rPr>
              <w:webHidden/>
            </w:rPr>
            <w:delText>90</w:delText>
          </w:r>
        </w:del>
      </w:ins>
    </w:p>
    <w:p w14:paraId="09BC214A" w14:textId="6B213F4D" w:rsidR="005D2B69" w:rsidDel="00917410" w:rsidRDefault="005D2B69">
      <w:pPr>
        <w:pStyle w:val="TOC2"/>
        <w:rPr>
          <w:ins w:id="1705" w:author="john" w:date="2020-11-28T18:38:00Z"/>
          <w:del w:id="1706" w:author="John Buck" w:date="2023-04-11T15:53:00Z"/>
          <w:rFonts w:asciiTheme="minorHAnsi" w:eastAsiaTheme="minorEastAsia" w:hAnsiTheme="minorHAnsi" w:cstheme="minorBidi"/>
          <w:b w:val="0"/>
          <w:bCs w:val="0"/>
          <w:sz w:val="22"/>
          <w:szCs w:val="22"/>
        </w:rPr>
      </w:pPr>
      <w:ins w:id="1707" w:author="john" w:date="2020-11-28T18:38:00Z">
        <w:del w:id="1708" w:author="John Buck" w:date="2023-04-11T15:53:00Z">
          <w:r w:rsidRPr="00D411E4" w:rsidDel="00917410">
            <w:rPr>
              <w:rStyle w:val="Hyperlink"/>
            </w:rPr>
            <w:delText>10.6</w:delText>
          </w:r>
          <w:r w:rsidDel="00917410">
            <w:rPr>
              <w:rFonts w:asciiTheme="minorHAnsi" w:eastAsiaTheme="minorEastAsia" w:hAnsiTheme="minorHAnsi" w:cstheme="minorBidi"/>
              <w:b w:val="0"/>
              <w:bCs w:val="0"/>
              <w:sz w:val="22"/>
              <w:szCs w:val="22"/>
            </w:rPr>
            <w:tab/>
          </w:r>
          <w:r w:rsidRPr="00D411E4" w:rsidDel="00917410">
            <w:rPr>
              <w:rStyle w:val="Hyperlink"/>
            </w:rPr>
            <w:delText>Scoreboard  HTML  Files</w:delText>
          </w:r>
          <w:r w:rsidDel="00917410">
            <w:rPr>
              <w:webHidden/>
            </w:rPr>
            <w:tab/>
          </w:r>
        </w:del>
      </w:ins>
      <w:ins w:id="1709" w:author="john" w:date="2020-11-28T18:39:00Z">
        <w:del w:id="1710" w:author="John Buck" w:date="2023-04-11T15:53:00Z">
          <w:r w:rsidDel="00917410">
            <w:rPr>
              <w:webHidden/>
            </w:rPr>
            <w:delText>90</w:delText>
          </w:r>
        </w:del>
      </w:ins>
    </w:p>
    <w:p w14:paraId="1155DCDE" w14:textId="2A944AB7" w:rsidR="005D2B69" w:rsidDel="00917410" w:rsidRDefault="005D2B69">
      <w:pPr>
        <w:pStyle w:val="TOC2"/>
        <w:rPr>
          <w:ins w:id="1711" w:author="john" w:date="2020-11-28T18:38:00Z"/>
          <w:del w:id="1712" w:author="John Buck" w:date="2023-04-11T15:53:00Z"/>
          <w:rFonts w:asciiTheme="minorHAnsi" w:eastAsiaTheme="minorEastAsia" w:hAnsiTheme="minorHAnsi" w:cstheme="minorBidi"/>
          <w:b w:val="0"/>
          <w:bCs w:val="0"/>
          <w:sz w:val="22"/>
          <w:szCs w:val="22"/>
        </w:rPr>
      </w:pPr>
      <w:ins w:id="1713" w:author="john" w:date="2020-11-28T18:38:00Z">
        <w:del w:id="1714" w:author="John Buck" w:date="2023-04-11T15:53:00Z">
          <w:r w:rsidRPr="00D411E4" w:rsidDel="00917410">
            <w:rPr>
              <w:rStyle w:val="Hyperlink"/>
            </w:rPr>
            <w:delText>10.7</w:delText>
          </w:r>
          <w:r w:rsidDel="00917410">
            <w:rPr>
              <w:rFonts w:asciiTheme="minorHAnsi" w:eastAsiaTheme="minorEastAsia" w:hAnsiTheme="minorHAnsi" w:cstheme="minorBidi"/>
              <w:b w:val="0"/>
              <w:bCs w:val="0"/>
              <w:sz w:val="22"/>
              <w:szCs w:val="22"/>
            </w:rPr>
            <w:tab/>
          </w:r>
          <w:r w:rsidRPr="00D411E4" w:rsidDel="00917410">
            <w:rPr>
              <w:rStyle w:val="Hyperlink"/>
            </w:rPr>
            <w:delText>Scoring Groups</w:delText>
          </w:r>
          <w:r w:rsidDel="00917410">
            <w:rPr>
              <w:webHidden/>
            </w:rPr>
            <w:tab/>
          </w:r>
        </w:del>
      </w:ins>
      <w:ins w:id="1715" w:author="john" w:date="2020-11-28T18:39:00Z">
        <w:del w:id="1716" w:author="John Buck" w:date="2023-04-11T15:53:00Z">
          <w:r w:rsidDel="00917410">
            <w:rPr>
              <w:webHidden/>
            </w:rPr>
            <w:delText>92</w:delText>
          </w:r>
        </w:del>
      </w:ins>
    </w:p>
    <w:p w14:paraId="2606E0FB" w14:textId="5E4AEFB2" w:rsidR="005D2B69" w:rsidDel="00917410" w:rsidRDefault="005D2B69">
      <w:pPr>
        <w:pStyle w:val="TOC2"/>
        <w:rPr>
          <w:ins w:id="1717" w:author="john" w:date="2020-11-28T18:38:00Z"/>
          <w:del w:id="1718" w:author="John Buck" w:date="2023-04-11T15:53:00Z"/>
          <w:rFonts w:asciiTheme="minorHAnsi" w:eastAsiaTheme="minorEastAsia" w:hAnsiTheme="minorHAnsi" w:cstheme="minorBidi"/>
          <w:b w:val="0"/>
          <w:bCs w:val="0"/>
          <w:sz w:val="22"/>
          <w:szCs w:val="22"/>
        </w:rPr>
      </w:pPr>
      <w:ins w:id="1719" w:author="john" w:date="2020-11-28T18:38:00Z">
        <w:del w:id="1720" w:author="John Buck" w:date="2023-04-11T15:53:00Z">
          <w:r w:rsidRPr="00D411E4" w:rsidDel="00917410">
            <w:rPr>
              <w:rStyle w:val="Hyperlink"/>
            </w:rPr>
            <w:delText>10.8</w:delText>
          </w:r>
          <w:r w:rsidDel="00917410">
            <w:rPr>
              <w:rFonts w:asciiTheme="minorHAnsi" w:eastAsiaTheme="minorEastAsia" w:hAnsiTheme="minorHAnsi" w:cstheme="minorBidi"/>
              <w:b w:val="0"/>
              <w:bCs w:val="0"/>
              <w:sz w:val="22"/>
              <w:szCs w:val="22"/>
            </w:rPr>
            <w:tab/>
          </w:r>
          <w:r w:rsidRPr="00D411E4" w:rsidDel="00917410">
            <w:rPr>
              <w:rStyle w:val="Hyperlink"/>
            </w:rPr>
            <w:delText>Managing HTML File Generation</w:delText>
          </w:r>
          <w:r w:rsidDel="00917410">
            <w:rPr>
              <w:webHidden/>
            </w:rPr>
            <w:tab/>
          </w:r>
        </w:del>
      </w:ins>
      <w:ins w:id="1721" w:author="john" w:date="2020-11-28T18:39:00Z">
        <w:del w:id="1722" w:author="John Buck" w:date="2023-04-11T15:53:00Z">
          <w:r w:rsidDel="00917410">
            <w:rPr>
              <w:webHidden/>
            </w:rPr>
            <w:delText>93</w:delText>
          </w:r>
        </w:del>
      </w:ins>
    </w:p>
    <w:p w14:paraId="70F1B6BA" w14:textId="46BB74B3" w:rsidR="005D2B69" w:rsidDel="00917410" w:rsidRDefault="005D2B69">
      <w:pPr>
        <w:pStyle w:val="TOC2"/>
        <w:rPr>
          <w:ins w:id="1723" w:author="john" w:date="2020-11-28T18:38:00Z"/>
          <w:del w:id="1724" w:author="John Buck" w:date="2023-04-11T15:53:00Z"/>
          <w:rFonts w:asciiTheme="minorHAnsi" w:eastAsiaTheme="minorEastAsia" w:hAnsiTheme="minorHAnsi" w:cstheme="minorBidi"/>
          <w:b w:val="0"/>
          <w:bCs w:val="0"/>
          <w:sz w:val="22"/>
          <w:szCs w:val="22"/>
        </w:rPr>
      </w:pPr>
      <w:ins w:id="1725" w:author="john" w:date="2020-11-28T18:38:00Z">
        <w:del w:id="1726" w:author="John Buck" w:date="2023-04-11T15:53:00Z">
          <w:r w:rsidRPr="00D411E4" w:rsidDel="00917410">
            <w:rPr>
              <w:rStyle w:val="Hyperlink"/>
            </w:rPr>
            <w:delText>10.9</w:delText>
          </w:r>
          <w:r w:rsidDel="00917410">
            <w:rPr>
              <w:rFonts w:asciiTheme="minorHAnsi" w:eastAsiaTheme="minorEastAsia" w:hAnsiTheme="minorHAnsi" w:cstheme="minorBidi"/>
              <w:b w:val="0"/>
              <w:bCs w:val="0"/>
              <w:sz w:val="22"/>
              <w:szCs w:val="22"/>
            </w:rPr>
            <w:tab/>
          </w:r>
          <w:r w:rsidRPr="00D411E4" w:rsidDel="00917410">
            <w:rPr>
              <w:rStyle w:val="Hyperlink"/>
            </w:rPr>
            <w:delText>No-GUI Mode</w:delText>
          </w:r>
          <w:r w:rsidDel="00917410">
            <w:rPr>
              <w:webHidden/>
            </w:rPr>
            <w:tab/>
          </w:r>
        </w:del>
      </w:ins>
      <w:ins w:id="1727" w:author="john" w:date="2020-11-28T18:39:00Z">
        <w:del w:id="1728" w:author="John Buck" w:date="2023-04-11T15:53:00Z">
          <w:r w:rsidDel="00917410">
            <w:rPr>
              <w:webHidden/>
            </w:rPr>
            <w:delText>95</w:delText>
          </w:r>
        </w:del>
      </w:ins>
    </w:p>
    <w:p w14:paraId="03FBEA98" w14:textId="73D1711F" w:rsidR="005D2B69" w:rsidDel="00917410" w:rsidRDefault="005D2B69">
      <w:pPr>
        <w:pStyle w:val="TOC1"/>
        <w:rPr>
          <w:ins w:id="1729" w:author="john" w:date="2020-11-28T18:38:00Z"/>
          <w:del w:id="1730" w:author="John Buck" w:date="2023-04-11T15:53:00Z"/>
          <w:rFonts w:asciiTheme="minorHAnsi" w:eastAsiaTheme="minorEastAsia" w:hAnsiTheme="minorHAnsi" w:cstheme="minorBidi"/>
          <w:b w:val="0"/>
          <w:bCs w:val="0"/>
          <w:iCs w:val="0"/>
          <w:sz w:val="22"/>
          <w:szCs w:val="22"/>
        </w:rPr>
      </w:pPr>
      <w:ins w:id="1731" w:author="john" w:date="2020-11-28T18:38:00Z">
        <w:del w:id="1732" w:author="John Buck" w:date="2023-04-11T15:53:00Z">
          <w:r w:rsidRPr="00D411E4" w:rsidDel="00917410">
            <w:rPr>
              <w:rStyle w:val="Hyperlink"/>
            </w:rPr>
            <w:delText>11</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Finishing the Contest</w:delText>
          </w:r>
          <w:r w:rsidDel="00917410">
            <w:rPr>
              <w:webHidden/>
            </w:rPr>
            <w:tab/>
          </w:r>
        </w:del>
      </w:ins>
      <w:ins w:id="1733" w:author="john" w:date="2020-11-28T18:39:00Z">
        <w:del w:id="1734" w:author="John Buck" w:date="2023-04-11T15:53:00Z">
          <w:r w:rsidDel="00917410">
            <w:rPr>
              <w:webHidden/>
            </w:rPr>
            <w:delText>96</w:delText>
          </w:r>
        </w:del>
      </w:ins>
    </w:p>
    <w:p w14:paraId="726387C8" w14:textId="11C0DF5F" w:rsidR="005D2B69" w:rsidDel="00917410" w:rsidRDefault="005D2B69">
      <w:pPr>
        <w:pStyle w:val="TOC2"/>
        <w:rPr>
          <w:ins w:id="1735" w:author="john" w:date="2020-11-28T18:38:00Z"/>
          <w:del w:id="1736" w:author="John Buck" w:date="2023-04-11T15:53:00Z"/>
          <w:rFonts w:asciiTheme="minorHAnsi" w:eastAsiaTheme="minorEastAsia" w:hAnsiTheme="minorHAnsi" w:cstheme="minorBidi"/>
          <w:b w:val="0"/>
          <w:bCs w:val="0"/>
          <w:sz w:val="22"/>
          <w:szCs w:val="22"/>
        </w:rPr>
      </w:pPr>
      <w:ins w:id="1737" w:author="john" w:date="2020-11-28T18:38:00Z">
        <w:del w:id="1738" w:author="John Buck" w:date="2023-04-11T15:53:00Z">
          <w:r w:rsidRPr="00D411E4" w:rsidDel="00917410">
            <w:rPr>
              <w:rStyle w:val="Hyperlink"/>
            </w:rPr>
            <w:delText>11.1</w:delText>
          </w:r>
          <w:r w:rsidDel="00917410">
            <w:rPr>
              <w:rFonts w:asciiTheme="minorHAnsi" w:eastAsiaTheme="minorEastAsia" w:hAnsiTheme="minorHAnsi" w:cstheme="minorBidi"/>
              <w:b w:val="0"/>
              <w:bCs w:val="0"/>
              <w:sz w:val="22"/>
              <w:szCs w:val="22"/>
            </w:rPr>
            <w:tab/>
          </w:r>
          <w:r w:rsidRPr="00D411E4" w:rsidDel="00917410">
            <w:rPr>
              <w:rStyle w:val="Hyperlink"/>
            </w:rPr>
            <w:delText>Finalizing</w:delText>
          </w:r>
          <w:r w:rsidDel="00917410">
            <w:rPr>
              <w:webHidden/>
            </w:rPr>
            <w:tab/>
          </w:r>
        </w:del>
      </w:ins>
      <w:ins w:id="1739" w:author="john" w:date="2020-11-28T18:39:00Z">
        <w:del w:id="1740" w:author="John Buck" w:date="2023-04-11T15:53:00Z">
          <w:r w:rsidDel="00917410">
            <w:rPr>
              <w:webHidden/>
            </w:rPr>
            <w:delText>96</w:delText>
          </w:r>
        </w:del>
      </w:ins>
    </w:p>
    <w:p w14:paraId="6F5CF731" w14:textId="5FFAD212" w:rsidR="005D2B69" w:rsidDel="00917410" w:rsidRDefault="005D2B69">
      <w:pPr>
        <w:pStyle w:val="TOC2"/>
        <w:rPr>
          <w:ins w:id="1741" w:author="john" w:date="2020-11-28T18:38:00Z"/>
          <w:del w:id="1742" w:author="John Buck" w:date="2023-04-11T15:53:00Z"/>
          <w:rFonts w:asciiTheme="minorHAnsi" w:eastAsiaTheme="minorEastAsia" w:hAnsiTheme="minorHAnsi" w:cstheme="minorBidi"/>
          <w:b w:val="0"/>
          <w:bCs w:val="0"/>
          <w:sz w:val="22"/>
          <w:szCs w:val="22"/>
        </w:rPr>
      </w:pPr>
      <w:ins w:id="1743" w:author="john" w:date="2020-11-28T18:38:00Z">
        <w:del w:id="1744" w:author="John Buck" w:date="2023-04-11T15:53:00Z">
          <w:r w:rsidRPr="00D411E4" w:rsidDel="00917410">
            <w:rPr>
              <w:rStyle w:val="Hyperlink"/>
            </w:rPr>
            <w:delText>11.2</w:delText>
          </w:r>
          <w:r w:rsidDel="00917410">
            <w:rPr>
              <w:rFonts w:asciiTheme="minorHAnsi" w:eastAsiaTheme="minorEastAsia" w:hAnsiTheme="minorHAnsi" w:cstheme="minorBidi"/>
              <w:b w:val="0"/>
              <w:bCs w:val="0"/>
              <w:sz w:val="22"/>
              <w:szCs w:val="22"/>
            </w:rPr>
            <w:tab/>
          </w:r>
          <w:r w:rsidRPr="00D411E4" w:rsidDel="00917410">
            <w:rPr>
              <w:rStyle w:val="Hyperlink"/>
            </w:rPr>
            <w:delText>Exporting Contest Results</w:delText>
          </w:r>
          <w:r w:rsidDel="00917410">
            <w:rPr>
              <w:webHidden/>
            </w:rPr>
            <w:tab/>
          </w:r>
        </w:del>
      </w:ins>
      <w:ins w:id="1745" w:author="john" w:date="2020-11-28T18:39:00Z">
        <w:del w:id="1746" w:author="John Buck" w:date="2023-04-11T15:53:00Z">
          <w:r w:rsidDel="00917410">
            <w:rPr>
              <w:webHidden/>
            </w:rPr>
            <w:delText>97</w:delText>
          </w:r>
        </w:del>
      </w:ins>
    </w:p>
    <w:p w14:paraId="5C841699" w14:textId="3CD84D46" w:rsidR="005D2B69" w:rsidDel="00917410" w:rsidRDefault="005D2B69">
      <w:pPr>
        <w:pStyle w:val="TOC3"/>
        <w:rPr>
          <w:ins w:id="1747" w:author="john" w:date="2020-11-28T18:38:00Z"/>
          <w:del w:id="1748" w:author="John Buck" w:date="2023-04-11T15:53:00Z"/>
          <w:rFonts w:asciiTheme="minorHAnsi" w:eastAsiaTheme="minorEastAsia" w:hAnsiTheme="minorHAnsi" w:cstheme="minorBidi"/>
          <w:sz w:val="22"/>
          <w:szCs w:val="22"/>
        </w:rPr>
      </w:pPr>
      <w:ins w:id="1749" w:author="john" w:date="2020-11-28T18:38:00Z">
        <w:del w:id="1750" w:author="John Buck" w:date="2023-04-11T15:53:00Z">
          <w:r w:rsidRPr="00D411E4" w:rsidDel="00917410">
            <w:rPr>
              <w:rStyle w:val="Hyperlink"/>
            </w:rPr>
            <w:delText>11.2.1</w:delText>
          </w:r>
          <w:r w:rsidDel="00917410">
            <w:rPr>
              <w:rFonts w:asciiTheme="minorHAnsi" w:eastAsiaTheme="minorEastAsia" w:hAnsiTheme="minorHAnsi" w:cstheme="minorBidi"/>
              <w:sz w:val="22"/>
              <w:szCs w:val="22"/>
            </w:rPr>
            <w:tab/>
          </w:r>
          <w:r w:rsidRPr="00D411E4" w:rsidDel="00917410">
            <w:rPr>
              <w:rStyle w:val="Hyperlink"/>
            </w:rPr>
            <w:delText xml:space="preserve">Generating a </w:delText>
          </w:r>
          <w:r w:rsidRPr="00D411E4" w:rsidDel="00917410">
            <w:rPr>
              <w:rStyle w:val="Hyperlink"/>
              <w:i/>
            </w:rPr>
            <w:delText>results.tsv</w:delText>
          </w:r>
          <w:r w:rsidRPr="00D411E4" w:rsidDel="00917410">
            <w:rPr>
              <w:rStyle w:val="Hyperlink"/>
            </w:rPr>
            <w:delText xml:space="preserve"> export file</w:delText>
          </w:r>
          <w:r w:rsidDel="00917410">
            <w:rPr>
              <w:webHidden/>
            </w:rPr>
            <w:tab/>
          </w:r>
        </w:del>
      </w:ins>
      <w:ins w:id="1751" w:author="john" w:date="2020-11-28T18:39:00Z">
        <w:del w:id="1752" w:author="John Buck" w:date="2023-04-11T15:53:00Z">
          <w:r w:rsidDel="00917410">
            <w:rPr>
              <w:webHidden/>
            </w:rPr>
            <w:delText>97</w:delText>
          </w:r>
        </w:del>
      </w:ins>
    </w:p>
    <w:p w14:paraId="5263D8E7" w14:textId="4A0FD2B2" w:rsidR="005D2B69" w:rsidDel="00917410" w:rsidRDefault="005D2B69">
      <w:pPr>
        <w:pStyle w:val="TOC3"/>
        <w:rPr>
          <w:ins w:id="1753" w:author="john" w:date="2020-11-28T18:38:00Z"/>
          <w:del w:id="1754" w:author="John Buck" w:date="2023-04-11T15:53:00Z"/>
          <w:rFonts w:asciiTheme="minorHAnsi" w:eastAsiaTheme="minorEastAsia" w:hAnsiTheme="minorHAnsi" w:cstheme="minorBidi"/>
          <w:sz w:val="22"/>
          <w:szCs w:val="22"/>
        </w:rPr>
      </w:pPr>
      <w:ins w:id="1755" w:author="john" w:date="2020-11-28T18:38:00Z">
        <w:del w:id="1756" w:author="John Buck" w:date="2023-04-11T15:53:00Z">
          <w:r w:rsidRPr="00D411E4" w:rsidDel="00917410">
            <w:rPr>
              <w:rStyle w:val="Hyperlink"/>
            </w:rPr>
            <w:delText>11.2.2</w:delText>
          </w:r>
          <w:r w:rsidDel="00917410">
            <w:rPr>
              <w:rFonts w:asciiTheme="minorHAnsi" w:eastAsiaTheme="minorEastAsia" w:hAnsiTheme="minorHAnsi" w:cstheme="minorBidi"/>
              <w:sz w:val="22"/>
              <w:szCs w:val="22"/>
            </w:rPr>
            <w:tab/>
          </w:r>
          <w:r w:rsidRPr="00D411E4" w:rsidDel="00917410">
            <w:rPr>
              <w:rStyle w:val="Hyperlink"/>
            </w:rPr>
            <w:delText xml:space="preserve">Generating a </w:delText>
          </w:r>
          <w:r w:rsidRPr="00D411E4" w:rsidDel="00917410">
            <w:rPr>
              <w:rStyle w:val="Hyperlink"/>
              <w:i/>
            </w:rPr>
            <w:delText xml:space="preserve">pc2export.dat </w:delText>
          </w:r>
          <w:r w:rsidRPr="00D411E4" w:rsidDel="00917410">
            <w:rPr>
              <w:rStyle w:val="Hyperlink"/>
            </w:rPr>
            <w:delText>export file</w:delText>
          </w:r>
          <w:r w:rsidDel="00917410">
            <w:rPr>
              <w:webHidden/>
            </w:rPr>
            <w:tab/>
          </w:r>
        </w:del>
      </w:ins>
      <w:ins w:id="1757" w:author="john" w:date="2020-11-28T18:39:00Z">
        <w:del w:id="1758" w:author="John Buck" w:date="2023-04-11T15:53:00Z">
          <w:r w:rsidDel="00917410">
            <w:rPr>
              <w:webHidden/>
            </w:rPr>
            <w:delText>97</w:delText>
          </w:r>
        </w:del>
      </w:ins>
    </w:p>
    <w:p w14:paraId="5B84F048" w14:textId="7E61F62F" w:rsidR="005D2B69" w:rsidDel="00917410" w:rsidRDefault="005D2B69">
      <w:pPr>
        <w:pStyle w:val="TOC2"/>
        <w:rPr>
          <w:ins w:id="1759" w:author="john" w:date="2020-11-28T18:38:00Z"/>
          <w:del w:id="1760" w:author="John Buck" w:date="2023-04-11T15:53:00Z"/>
          <w:rFonts w:asciiTheme="minorHAnsi" w:eastAsiaTheme="minorEastAsia" w:hAnsiTheme="minorHAnsi" w:cstheme="minorBidi"/>
          <w:b w:val="0"/>
          <w:bCs w:val="0"/>
          <w:sz w:val="22"/>
          <w:szCs w:val="22"/>
        </w:rPr>
      </w:pPr>
      <w:ins w:id="1761" w:author="john" w:date="2020-11-28T18:38:00Z">
        <w:del w:id="1762" w:author="John Buck" w:date="2023-04-11T15:53:00Z">
          <w:r w:rsidRPr="00D411E4" w:rsidDel="00917410">
            <w:rPr>
              <w:rStyle w:val="Hyperlink"/>
            </w:rPr>
            <w:delText>11.3</w:delText>
          </w:r>
          <w:r w:rsidDel="00917410">
            <w:rPr>
              <w:rFonts w:asciiTheme="minorHAnsi" w:eastAsiaTheme="minorEastAsia" w:hAnsiTheme="minorHAnsi" w:cstheme="minorBidi"/>
              <w:b w:val="0"/>
              <w:bCs w:val="0"/>
              <w:sz w:val="22"/>
              <w:szCs w:val="22"/>
            </w:rPr>
            <w:tab/>
          </w:r>
          <w:r w:rsidRPr="00D411E4" w:rsidDel="00917410">
            <w:rPr>
              <w:rStyle w:val="Hyperlink"/>
            </w:rPr>
            <w:delText>Shutting Down</w:delText>
          </w:r>
          <w:r w:rsidDel="00917410">
            <w:rPr>
              <w:webHidden/>
            </w:rPr>
            <w:tab/>
          </w:r>
        </w:del>
      </w:ins>
      <w:ins w:id="1763" w:author="john" w:date="2020-11-28T18:39:00Z">
        <w:del w:id="1764" w:author="John Buck" w:date="2023-04-11T15:53:00Z">
          <w:r w:rsidDel="00917410">
            <w:rPr>
              <w:webHidden/>
            </w:rPr>
            <w:delText>97</w:delText>
          </w:r>
        </w:del>
      </w:ins>
    </w:p>
    <w:p w14:paraId="1602D63F" w14:textId="6DD3FCA5" w:rsidR="005D2B69" w:rsidDel="00917410" w:rsidRDefault="005D2B69">
      <w:pPr>
        <w:pStyle w:val="TOC1"/>
        <w:rPr>
          <w:ins w:id="1765" w:author="john" w:date="2020-11-28T18:38:00Z"/>
          <w:del w:id="1766" w:author="John Buck" w:date="2023-04-11T15:53:00Z"/>
          <w:rFonts w:asciiTheme="minorHAnsi" w:eastAsiaTheme="minorEastAsia" w:hAnsiTheme="minorHAnsi" w:cstheme="minorBidi"/>
          <w:b w:val="0"/>
          <w:bCs w:val="0"/>
          <w:iCs w:val="0"/>
          <w:sz w:val="22"/>
          <w:szCs w:val="22"/>
        </w:rPr>
      </w:pPr>
      <w:ins w:id="1767" w:author="john" w:date="2020-11-28T18:38:00Z">
        <w:del w:id="1768" w:author="John Buck" w:date="2023-04-11T15:53:00Z">
          <w:r w:rsidRPr="00D411E4" w:rsidDel="00917410">
            <w:rPr>
              <w:rStyle w:val="Hyperlink"/>
            </w:rPr>
            <w:delText>Appendix A  –  pc2v9.ini Attributes</w:delText>
          </w:r>
          <w:r w:rsidDel="00917410">
            <w:rPr>
              <w:webHidden/>
            </w:rPr>
            <w:tab/>
          </w:r>
        </w:del>
      </w:ins>
      <w:ins w:id="1769" w:author="john" w:date="2020-11-28T18:39:00Z">
        <w:del w:id="1770" w:author="John Buck" w:date="2023-04-11T15:53:00Z">
          <w:r w:rsidDel="00917410">
            <w:rPr>
              <w:webHidden/>
            </w:rPr>
            <w:delText>99</w:delText>
          </w:r>
        </w:del>
      </w:ins>
    </w:p>
    <w:p w14:paraId="05E1EB6F" w14:textId="0333FBF9" w:rsidR="005D2B69" w:rsidDel="00917410" w:rsidRDefault="005D2B69">
      <w:pPr>
        <w:pStyle w:val="TOC1"/>
        <w:rPr>
          <w:ins w:id="1771" w:author="john" w:date="2020-11-28T18:38:00Z"/>
          <w:del w:id="1772" w:author="John Buck" w:date="2023-04-11T15:53:00Z"/>
          <w:rFonts w:asciiTheme="minorHAnsi" w:eastAsiaTheme="minorEastAsia" w:hAnsiTheme="minorHAnsi" w:cstheme="minorBidi"/>
          <w:b w:val="0"/>
          <w:bCs w:val="0"/>
          <w:iCs w:val="0"/>
          <w:sz w:val="22"/>
          <w:szCs w:val="22"/>
        </w:rPr>
      </w:pPr>
      <w:ins w:id="1773" w:author="john" w:date="2020-11-28T18:38:00Z">
        <w:del w:id="1774" w:author="John Buck" w:date="2023-04-11T15:53:00Z">
          <w:r w:rsidRPr="00D411E4" w:rsidDel="00917410">
            <w:rPr>
              <w:rStyle w:val="Hyperlink"/>
            </w:rPr>
            <w:delText>Appendix B  –  Networking Constraints</w:delText>
          </w:r>
          <w:r w:rsidDel="00917410">
            <w:rPr>
              <w:webHidden/>
            </w:rPr>
            <w:tab/>
          </w:r>
        </w:del>
      </w:ins>
      <w:ins w:id="1775" w:author="john" w:date="2020-11-28T18:39:00Z">
        <w:del w:id="1776" w:author="John Buck" w:date="2023-04-11T15:53:00Z">
          <w:r w:rsidDel="00917410">
            <w:rPr>
              <w:webHidden/>
            </w:rPr>
            <w:delText>101</w:delText>
          </w:r>
        </w:del>
      </w:ins>
    </w:p>
    <w:p w14:paraId="4711ABCF" w14:textId="162D4143" w:rsidR="005D2B69" w:rsidDel="00917410" w:rsidRDefault="005D2B69">
      <w:pPr>
        <w:pStyle w:val="TOC1"/>
        <w:rPr>
          <w:ins w:id="1777" w:author="john" w:date="2020-11-28T18:38:00Z"/>
          <w:del w:id="1778" w:author="John Buck" w:date="2023-04-11T15:53:00Z"/>
          <w:rFonts w:asciiTheme="minorHAnsi" w:eastAsiaTheme="minorEastAsia" w:hAnsiTheme="minorHAnsi" w:cstheme="minorBidi"/>
          <w:b w:val="0"/>
          <w:bCs w:val="0"/>
          <w:iCs w:val="0"/>
          <w:sz w:val="22"/>
          <w:szCs w:val="22"/>
        </w:rPr>
      </w:pPr>
      <w:ins w:id="1779" w:author="john" w:date="2020-11-28T18:38:00Z">
        <w:del w:id="1780" w:author="John Buck" w:date="2023-04-11T15:53:00Z">
          <w:r w:rsidRPr="00D411E4" w:rsidDel="00917410">
            <w:rPr>
              <w:rStyle w:val="Hyperlink"/>
            </w:rPr>
            <w:delText>Appendix C  –  PC</w:delText>
          </w:r>
          <w:r w:rsidRPr="00D411E4" w:rsidDel="00917410">
            <w:rPr>
              <w:rStyle w:val="Hyperlink"/>
              <w:vertAlign w:val="superscript"/>
            </w:rPr>
            <w:delText>2</w:delText>
          </w:r>
          <w:r w:rsidRPr="00D411E4" w:rsidDel="00917410">
            <w:rPr>
              <w:rStyle w:val="Hyperlink"/>
            </w:rPr>
            <w:delText xml:space="preserve"> Server Command Line Arguments</w:delText>
          </w:r>
          <w:r w:rsidDel="00917410">
            <w:rPr>
              <w:webHidden/>
            </w:rPr>
            <w:tab/>
          </w:r>
        </w:del>
      </w:ins>
      <w:ins w:id="1781" w:author="john" w:date="2020-11-28T18:39:00Z">
        <w:del w:id="1782" w:author="John Buck" w:date="2023-04-11T15:53:00Z">
          <w:r w:rsidDel="00917410">
            <w:rPr>
              <w:webHidden/>
            </w:rPr>
            <w:delText>103</w:delText>
          </w:r>
        </w:del>
      </w:ins>
    </w:p>
    <w:p w14:paraId="0BF8FDAB" w14:textId="1F4DFA89" w:rsidR="005D2B69" w:rsidDel="00917410" w:rsidRDefault="005D2B69">
      <w:pPr>
        <w:pStyle w:val="TOC1"/>
        <w:rPr>
          <w:ins w:id="1783" w:author="john" w:date="2020-11-28T18:38:00Z"/>
          <w:del w:id="1784" w:author="John Buck" w:date="2023-04-11T15:53:00Z"/>
          <w:rFonts w:asciiTheme="minorHAnsi" w:eastAsiaTheme="minorEastAsia" w:hAnsiTheme="minorHAnsi" w:cstheme="minorBidi"/>
          <w:b w:val="0"/>
          <w:bCs w:val="0"/>
          <w:iCs w:val="0"/>
          <w:sz w:val="22"/>
          <w:szCs w:val="22"/>
        </w:rPr>
      </w:pPr>
      <w:ins w:id="1785" w:author="john" w:date="2020-11-28T18:38:00Z">
        <w:del w:id="1786" w:author="John Buck" w:date="2023-04-11T15:53:00Z">
          <w:r w:rsidRPr="00D411E4" w:rsidDel="00917410">
            <w:rPr>
              <w:rStyle w:val="Hyperlink"/>
            </w:rPr>
            <w:delText>Appendix D  –  ICPC Import/Export Interfaces</w:delText>
          </w:r>
          <w:r w:rsidDel="00917410">
            <w:rPr>
              <w:webHidden/>
            </w:rPr>
            <w:tab/>
          </w:r>
        </w:del>
      </w:ins>
      <w:ins w:id="1787" w:author="john" w:date="2020-11-28T18:39:00Z">
        <w:del w:id="1788" w:author="John Buck" w:date="2023-04-11T15:53:00Z">
          <w:r w:rsidDel="00917410">
            <w:rPr>
              <w:webHidden/>
            </w:rPr>
            <w:delText>105</w:delText>
          </w:r>
        </w:del>
      </w:ins>
    </w:p>
    <w:p w14:paraId="6A2837F3" w14:textId="20DDD723" w:rsidR="005D2B69" w:rsidDel="00917410" w:rsidRDefault="005D2B69">
      <w:pPr>
        <w:pStyle w:val="TOC1"/>
        <w:rPr>
          <w:ins w:id="1789" w:author="john" w:date="2020-11-28T18:38:00Z"/>
          <w:del w:id="1790" w:author="John Buck" w:date="2023-04-11T15:53:00Z"/>
          <w:rFonts w:asciiTheme="minorHAnsi" w:eastAsiaTheme="minorEastAsia" w:hAnsiTheme="minorHAnsi" w:cstheme="minorBidi"/>
          <w:b w:val="0"/>
          <w:bCs w:val="0"/>
          <w:iCs w:val="0"/>
          <w:sz w:val="22"/>
          <w:szCs w:val="22"/>
        </w:rPr>
      </w:pPr>
      <w:ins w:id="1791" w:author="john" w:date="2020-11-28T18:38:00Z">
        <w:del w:id="1792" w:author="John Buck" w:date="2023-04-11T15:53:00Z">
          <w:r w:rsidRPr="00D411E4" w:rsidDel="00917410">
            <w:rPr>
              <w:rStyle w:val="Hyperlink"/>
            </w:rPr>
            <w:delText>Appendix E  –  Output Validators</w:delText>
          </w:r>
          <w:r w:rsidDel="00917410">
            <w:rPr>
              <w:webHidden/>
            </w:rPr>
            <w:tab/>
          </w:r>
        </w:del>
      </w:ins>
      <w:ins w:id="1793" w:author="john" w:date="2020-11-28T18:39:00Z">
        <w:del w:id="1794" w:author="John Buck" w:date="2023-04-11T15:53:00Z">
          <w:r w:rsidDel="00917410">
            <w:rPr>
              <w:webHidden/>
            </w:rPr>
            <w:delText>111</w:delText>
          </w:r>
        </w:del>
      </w:ins>
    </w:p>
    <w:p w14:paraId="23F75346" w14:textId="21977DB8" w:rsidR="005D2B69" w:rsidDel="00917410" w:rsidRDefault="005D2B69">
      <w:pPr>
        <w:pStyle w:val="TOC1"/>
        <w:rPr>
          <w:ins w:id="1795" w:author="john" w:date="2020-11-28T18:38:00Z"/>
          <w:del w:id="1796" w:author="John Buck" w:date="2023-04-11T15:53:00Z"/>
          <w:rFonts w:asciiTheme="minorHAnsi" w:eastAsiaTheme="minorEastAsia" w:hAnsiTheme="minorHAnsi" w:cstheme="minorBidi"/>
          <w:b w:val="0"/>
          <w:bCs w:val="0"/>
          <w:iCs w:val="0"/>
          <w:sz w:val="22"/>
          <w:szCs w:val="22"/>
        </w:rPr>
      </w:pPr>
      <w:ins w:id="1797" w:author="john" w:date="2020-11-28T18:38:00Z">
        <w:del w:id="1798" w:author="John Buck" w:date="2023-04-11T15:53:00Z">
          <w:r w:rsidRPr="00D411E4" w:rsidDel="00917410">
            <w:rPr>
              <w:rStyle w:val="Hyperlink"/>
            </w:rPr>
            <w:delText>Appendix F  –  Language Definitions</w:delText>
          </w:r>
          <w:r w:rsidDel="00917410">
            <w:rPr>
              <w:webHidden/>
            </w:rPr>
            <w:tab/>
          </w:r>
        </w:del>
      </w:ins>
      <w:ins w:id="1799" w:author="john" w:date="2020-11-28T18:39:00Z">
        <w:del w:id="1800" w:author="John Buck" w:date="2023-04-11T15:53:00Z">
          <w:r w:rsidDel="00917410">
            <w:rPr>
              <w:webHidden/>
            </w:rPr>
            <w:delText>124</w:delText>
          </w:r>
        </w:del>
      </w:ins>
    </w:p>
    <w:p w14:paraId="624270C8" w14:textId="5D42F8C2" w:rsidR="005D2B69" w:rsidDel="00917410" w:rsidRDefault="005D2B69">
      <w:pPr>
        <w:pStyle w:val="TOC1"/>
        <w:rPr>
          <w:ins w:id="1801" w:author="john" w:date="2020-11-28T18:38:00Z"/>
          <w:del w:id="1802" w:author="John Buck" w:date="2023-04-11T15:53:00Z"/>
          <w:rFonts w:asciiTheme="minorHAnsi" w:eastAsiaTheme="minorEastAsia" w:hAnsiTheme="minorHAnsi" w:cstheme="minorBidi"/>
          <w:b w:val="0"/>
          <w:bCs w:val="0"/>
          <w:iCs w:val="0"/>
          <w:sz w:val="22"/>
          <w:szCs w:val="22"/>
        </w:rPr>
      </w:pPr>
      <w:ins w:id="1803" w:author="john" w:date="2020-11-28T18:38:00Z">
        <w:del w:id="1804" w:author="John Buck" w:date="2023-04-11T15:53:00Z">
          <w:r w:rsidRPr="00D411E4" w:rsidDel="00917410">
            <w:rPr>
              <w:rStyle w:val="Hyperlink"/>
            </w:rPr>
            <w:delText>Appendix G –  Using the PC</w:delText>
          </w:r>
          <w:r w:rsidRPr="00D411E4" w:rsidDel="00917410">
            <w:rPr>
              <w:rStyle w:val="Hyperlink"/>
              <w:vertAlign w:val="superscript"/>
            </w:rPr>
            <w:delText xml:space="preserve">2 </w:delText>
          </w:r>
          <w:r w:rsidRPr="00D411E4" w:rsidDel="00917410">
            <w:rPr>
              <w:rStyle w:val="Hyperlink"/>
            </w:rPr>
            <w:delText>API</w:delText>
          </w:r>
          <w:r w:rsidDel="00917410">
            <w:rPr>
              <w:webHidden/>
            </w:rPr>
            <w:tab/>
          </w:r>
        </w:del>
      </w:ins>
      <w:ins w:id="1805" w:author="john" w:date="2020-11-28T18:39:00Z">
        <w:del w:id="1806" w:author="John Buck" w:date="2023-04-11T15:53:00Z">
          <w:r w:rsidDel="00917410">
            <w:rPr>
              <w:webHidden/>
            </w:rPr>
            <w:delText>129</w:delText>
          </w:r>
        </w:del>
      </w:ins>
    </w:p>
    <w:p w14:paraId="29ED8605" w14:textId="65332F4E" w:rsidR="005D2B69" w:rsidDel="00917410" w:rsidRDefault="005D2B69">
      <w:pPr>
        <w:pStyle w:val="TOC1"/>
        <w:rPr>
          <w:ins w:id="1807" w:author="john" w:date="2020-11-28T18:38:00Z"/>
          <w:del w:id="1808" w:author="John Buck" w:date="2023-04-11T15:53:00Z"/>
          <w:rFonts w:asciiTheme="minorHAnsi" w:eastAsiaTheme="minorEastAsia" w:hAnsiTheme="minorHAnsi" w:cstheme="minorBidi"/>
          <w:b w:val="0"/>
          <w:bCs w:val="0"/>
          <w:iCs w:val="0"/>
          <w:sz w:val="22"/>
          <w:szCs w:val="22"/>
        </w:rPr>
      </w:pPr>
      <w:ins w:id="1809" w:author="john" w:date="2020-11-28T18:38:00Z">
        <w:del w:id="1810" w:author="John Buck" w:date="2023-04-11T15:53:00Z">
          <w:r w:rsidRPr="00D411E4" w:rsidDel="00917410">
            <w:rPr>
              <w:rStyle w:val="Hyperlink"/>
            </w:rPr>
            <w:delText>Appendix H – Troubleshooting / Getting Help</w:delText>
          </w:r>
          <w:r w:rsidDel="00917410">
            <w:rPr>
              <w:webHidden/>
            </w:rPr>
            <w:tab/>
          </w:r>
        </w:del>
      </w:ins>
      <w:ins w:id="1811" w:author="john" w:date="2020-11-28T18:39:00Z">
        <w:del w:id="1812" w:author="John Buck" w:date="2023-04-11T15:53:00Z">
          <w:r w:rsidDel="00917410">
            <w:rPr>
              <w:webHidden/>
            </w:rPr>
            <w:delText>130</w:delText>
          </w:r>
        </w:del>
      </w:ins>
    </w:p>
    <w:p w14:paraId="183B2DBC" w14:textId="18C0DC19" w:rsidR="005D2B69" w:rsidDel="00917410" w:rsidRDefault="005D2B69">
      <w:pPr>
        <w:pStyle w:val="TOC1"/>
        <w:rPr>
          <w:ins w:id="1813" w:author="john" w:date="2020-11-28T18:38:00Z"/>
          <w:del w:id="1814" w:author="John Buck" w:date="2023-04-11T15:53:00Z"/>
          <w:rFonts w:asciiTheme="minorHAnsi" w:eastAsiaTheme="minorEastAsia" w:hAnsiTheme="minorHAnsi" w:cstheme="minorBidi"/>
          <w:b w:val="0"/>
          <w:bCs w:val="0"/>
          <w:iCs w:val="0"/>
          <w:sz w:val="22"/>
          <w:szCs w:val="22"/>
        </w:rPr>
      </w:pPr>
      <w:ins w:id="1815" w:author="john" w:date="2020-11-28T18:38:00Z">
        <w:del w:id="1816" w:author="John Buck" w:date="2023-04-11T15:53:00Z">
          <w:r w:rsidRPr="00D411E4" w:rsidDel="00917410">
            <w:rPr>
              <w:rStyle w:val="Hyperlink"/>
            </w:rPr>
            <w:delText>Appendix I  –  PC</w:delText>
          </w:r>
          <w:r w:rsidRPr="00D411E4" w:rsidDel="00917410">
            <w:rPr>
              <w:rStyle w:val="Hyperlink"/>
              <w:vertAlign w:val="superscript"/>
            </w:rPr>
            <w:delText>2</w:delText>
          </w:r>
          <w:r w:rsidRPr="00D411E4" w:rsidDel="00917410">
            <w:rPr>
              <w:rStyle w:val="Hyperlink"/>
            </w:rPr>
            <w:delText xml:space="preserve"> Distribution Contents</w:delText>
          </w:r>
          <w:r w:rsidDel="00917410">
            <w:rPr>
              <w:webHidden/>
            </w:rPr>
            <w:tab/>
          </w:r>
        </w:del>
      </w:ins>
      <w:ins w:id="1817" w:author="john" w:date="2020-11-28T18:39:00Z">
        <w:del w:id="1818" w:author="John Buck" w:date="2023-04-11T15:53:00Z">
          <w:r w:rsidDel="00917410">
            <w:rPr>
              <w:webHidden/>
            </w:rPr>
            <w:delText>131</w:delText>
          </w:r>
        </w:del>
      </w:ins>
    </w:p>
    <w:p w14:paraId="31563673" w14:textId="3937DB80" w:rsidR="005D2B69" w:rsidDel="00917410" w:rsidRDefault="005D2B69">
      <w:pPr>
        <w:pStyle w:val="TOC1"/>
        <w:rPr>
          <w:ins w:id="1819" w:author="john" w:date="2020-11-28T18:38:00Z"/>
          <w:del w:id="1820" w:author="John Buck" w:date="2023-04-11T15:53:00Z"/>
          <w:rFonts w:asciiTheme="minorHAnsi" w:eastAsiaTheme="minorEastAsia" w:hAnsiTheme="minorHAnsi" w:cstheme="minorBidi"/>
          <w:b w:val="0"/>
          <w:bCs w:val="0"/>
          <w:iCs w:val="0"/>
          <w:sz w:val="22"/>
          <w:szCs w:val="22"/>
        </w:rPr>
      </w:pPr>
      <w:ins w:id="1821" w:author="john" w:date="2020-11-28T18:38:00Z">
        <w:del w:id="1822" w:author="John Buck" w:date="2023-04-11T15:53:00Z">
          <w:r w:rsidRPr="00D411E4" w:rsidDel="00917410">
            <w:rPr>
              <w:rStyle w:val="Hyperlink"/>
            </w:rPr>
            <w:delText>Appendix J – Log files</w:delText>
          </w:r>
          <w:r w:rsidDel="00917410">
            <w:rPr>
              <w:webHidden/>
            </w:rPr>
            <w:tab/>
          </w:r>
        </w:del>
      </w:ins>
      <w:ins w:id="1823" w:author="john" w:date="2020-11-28T18:39:00Z">
        <w:del w:id="1824" w:author="John Buck" w:date="2023-04-11T15:53:00Z">
          <w:r w:rsidDel="00917410">
            <w:rPr>
              <w:webHidden/>
            </w:rPr>
            <w:delText>132</w:delText>
          </w:r>
        </w:del>
      </w:ins>
    </w:p>
    <w:p w14:paraId="5373B99C" w14:textId="39F11981" w:rsidR="005D2B69" w:rsidDel="00917410" w:rsidRDefault="005D2B69">
      <w:pPr>
        <w:pStyle w:val="TOC1"/>
        <w:rPr>
          <w:ins w:id="1825" w:author="john" w:date="2020-11-28T18:38:00Z"/>
          <w:del w:id="1826" w:author="John Buck" w:date="2023-04-11T15:53:00Z"/>
          <w:rFonts w:asciiTheme="minorHAnsi" w:eastAsiaTheme="minorEastAsia" w:hAnsiTheme="minorHAnsi" w:cstheme="minorBidi"/>
          <w:b w:val="0"/>
          <w:bCs w:val="0"/>
          <w:iCs w:val="0"/>
          <w:sz w:val="22"/>
          <w:szCs w:val="22"/>
        </w:rPr>
      </w:pPr>
      <w:ins w:id="1827" w:author="john" w:date="2020-11-28T18:38:00Z">
        <w:del w:id="1828" w:author="John Buck" w:date="2023-04-11T15:53:00Z">
          <w:r w:rsidRPr="00D411E4" w:rsidDel="00917410">
            <w:rPr>
              <w:rStyle w:val="Hyperlink"/>
            </w:rPr>
            <w:delText>Appendix K – Reports Program</w:delText>
          </w:r>
          <w:r w:rsidDel="00917410">
            <w:rPr>
              <w:webHidden/>
            </w:rPr>
            <w:tab/>
          </w:r>
        </w:del>
      </w:ins>
      <w:ins w:id="1829" w:author="john" w:date="2020-11-28T18:39:00Z">
        <w:del w:id="1830" w:author="John Buck" w:date="2023-04-11T15:53:00Z">
          <w:r w:rsidDel="00917410">
            <w:rPr>
              <w:webHidden/>
            </w:rPr>
            <w:delText>133</w:delText>
          </w:r>
        </w:del>
      </w:ins>
    </w:p>
    <w:p w14:paraId="19A47BBA" w14:textId="13971FBC" w:rsidR="005D2B69" w:rsidDel="00917410" w:rsidRDefault="005D2B69">
      <w:pPr>
        <w:pStyle w:val="TOC1"/>
        <w:rPr>
          <w:ins w:id="1831" w:author="john" w:date="2020-11-28T18:38:00Z"/>
          <w:del w:id="1832" w:author="John Buck" w:date="2023-04-11T15:53:00Z"/>
          <w:rFonts w:asciiTheme="minorHAnsi" w:eastAsiaTheme="minorEastAsia" w:hAnsiTheme="minorHAnsi" w:cstheme="minorBidi"/>
          <w:b w:val="0"/>
          <w:bCs w:val="0"/>
          <w:iCs w:val="0"/>
          <w:sz w:val="22"/>
          <w:szCs w:val="22"/>
        </w:rPr>
      </w:pPr>
      <w:ins w:id="1833" w:author="john" w:date="2020-11-28T18:38:00Z">
        <w:del w:id="1834" w:author="John Buck" w:date="2023-04-11T15:53:00Z">
          <w:r w:rsidRPr="00D411E4" w:rsidDel="00917410">
            <w:rPr>
              <w:rStyle w:val="Hyperlink"/>
            </w:rPr>
            <w:delText>Appendix L – PC</w:delText>
          </w:r>
          <w:r w:rsidRPr="00D411E4" w:rsidDel="00917410">
            <w:rPr>
              <w:rStyle w:val="Hyperlink"/>
              <w:vertAlign w:val="superscript"/>
            </w:rPr>
            <w:delText>2</w:delText>
          </w:r>
          <w:r w:rsidRPr="00D411E4" w:rsidDel="00917410">
            <w:rPr>
              <w:rStyle w:val="Hyperlink"/>
            </w:rPr>
            <w:delText xml:space="preserve"> XML (Legacy) Event Feed</w:delText>
          </w:r>
          <w:r w:rsidDel="00917410">
            <w:rPr>
              <w:webHidden/>
            </w:rPr>
            <w:tab/>
          </w:r>
        </w:del>
      </w:ins>
      <w:ins w:id="1835" w:author="john" w:date="2020-11-28T18:39:00Z">
        <w:del w:id="1836" w:author="John Buck" w:date="2023-04-11T15:53:00Z">
          <w:r w:rsidDel="00917410">
            <w:rPr>
              <w:webHidden/>
            </w:rPr>
            <w:delText>136</w:delText>
          </w:r>
        </w:del>
      </w:ins>
    </w:p>
    <w:p w14:paraId="562B512E" w14:textId="0F33436D" w:rsidR="005D2B69" w:rsidDel="00917410" w:rsidRDefault="005D2B69">
      <w:pPr>
        <w:pStyle w:val="TOC1"/>
        <w:rPr>
          <w:ins w:id="1837" w:author="john" w:date="2020-11-28T18:38:00Z"/>
          <w:del w:id="1838" w:author="John Buck" w:date="2023-04-11T15:53:00Z"/>
          <w:rFonts w:asciiTheme="minorHAnsi" w:eastAsiaTheme="minorEastAsia" w:hAnsiTheme="minorHAnsi" w:cstheme="minorBidi"/>
          <w:b w:val="0"/>
          <w:bCs w:val="0"/>
          <w:iCs w:val="0"/>
          <w:sz w:val="22"/>
          <w:szCs w:val="22"/>
        </w:rPr>
      </w:pPr>
      <w:ins w:id="1839" w:author="john" w:date="2020-11-28T18:38:00Z">
        <w:del w:id="1840" w:author="John Buck" w:date="2023-04-11T15:53:00Z">
          <w:r w:rsidRPr="00D411E4" w:rsidDel="00917410">
            <w:rPr>
              <w:rStyle w:val="Hyperlink"/>
            </w:rPr>
            <w:delText>Appendix M – PC</w:delText>
          </w:r>
          <w:r w:rsidRPr="00D411E4" w:rsidDel="00917410">
            <w:rPr>
              <w:rStyle w:val="Hyperlink"/>
              <w:vertAlign w:val="superscript"/>
            </w:rPr>
            <w:delText>2</w:delText>
          </w:r>
          <w:r w:rsidRPr="00D411E4" w:rsidDel="00917410">
            <w:rPr>
              <w:rStyle w:val="Hyperlink"/>
            </w:rPr>
            <w:delText xml:space="preserve"> Web Services</w:delText>
          </w:r>
          <w:r w:rsidDel="00917410">
            <w:rPr>
              <w:webHidden/>
            </w:rPr>
            <w:tab/>
          </w:r>
        </w:del>
      </w:ins>
      <w:ins w:id="1841" w:author="john" w:date="2020-11-28T18:39:00Z">
        <w:del w:id="1842" w:author="John Buck" w:date="2023-04-11T15:53:00Z">
          <w:r w:rsidDel="00917410">
            <w:rPr>
              <w:webHidden/>
            </w:rPr>
            <w:delText>140</w:delText>
          </w:r>
        </w:del>
      </w:ins>
    </w:p>
    <w:p w14:paraId="56D63DE8" w14:textId="59417371" w:rsidR="005D2B69" w:rsidDel="00917410" w:rsidRDefault="005D2B69">
      <w:pPr>
        <w:pStyle w:val="TOC1"/>
        <w:rPr>
          <w:ins w:id="1843" w:author="john" w:date="2020-11-28T18:38:00Z"/>
          <w:del w:id="1844" w:author="John Buck" w:date="2023-04-11T15:53:00Z"/>
          <w:rFonts w:asciiTheme="minorHAnsi" w:eastAsiaTheme="minorEastAsia" w:hAnsiTheme="minorHAnsi" w:cstheme="minorBidi"/>
          <w:b w:val="0"/>
          <w:bCs w:val="0"/>
          <w:iCs w:val="0"/>
          <w:sz w:val="22"/>
          <w:szCs w:val="22"/>
        </w:rPr>
      </w:pPr>
      <w:ins w:id="1845" w:author="john" w:date="2020-11-28T18:38:00Z">
        <w:del w:id="1846" w:author="John Buck" w:date="2023-04-11T15:53:00Z">
          <w:r w:rsidRPr="00D411E4" w:rsidDel="00917410">
            <w:rPr>
              <w:rStyle w:val="Hyperlink"/>
            </w:rPr>
            <w:delText>Appendix N – PC</w:delText>
          </w:r>
          <w:r w:rsidRPr="00D411E4" w:rsidDel="00917410">
            <w:rPr>
              <w:rStyle w:val="Hyperlink"/>
              <w:vertAlign w:val="superscript"/>
            </w:rPr>
            <w:delText>2</w:delText>
          </w:r>
          <w:r w:rsidRPr="00D411E4" w:rsidDel="00917410">
            <w:rPr>
              <w:rStyle w:val="Hyperlink"/>
            </w:rPr>
            <w:delText xml:space="preserve"> Team Clients</w:delText>
          </w:r>
          <w:r w:rsidDel="00917410">
            <w:rPr>
              <w:webHidden/>
            </w:rPr>
            <w:tab/>
          </w:r>
        </w:del>
      </w:ins>
      <w:ins w:id="1847" w:author="john" w:date="2020-11-28T18:39:00Z">
        <w:del w:id="1848" w:author="John Buck" w:date="2023-04-11T15:53:00Z">
          <w:r w:rsidDel="00917410">
            <w:rPr>
              <w:webHidden/>
            </w:rPr>
            <w:delText>143</w:delText>
          </w:r>
        </w:del>
      </w:ins>
    </w:p>
    <w:p w14:paraId="7411D235" w14:textId="56A8A649" w:rsidR="005D2B69" w:rsidDel="00917410" w:rsidRDefault="005D2B69">
      <w:pPr>
        <w:pStyle w:val="TOC1"/>
        <w:rPr>
          <w:ins w:id="1849" w:author="john" w:date="2020-11-28T18:38:00Z"/>
          <w:del w:id="1850" w:author="John Buck" w:date="2023-04-11T15:53:00Z"/>
          <w:rFonts w:asciiTheme="minorHAnsi" w:eastAsiaTheme="minorEastAsia" w:hAnsiTheme="minorHAnsi" w:cstheme="minorBidi"/>
          <w:b w:val="0"/>
          <w:bCs w:val="0"/>
          <w:iCs w:val="0"/>
          <w:sz w:val="22"/>
          <w:szCs w:val="22"/>
        </w:rPr>
      </w:pPr>
      <w:ins w:id="1851" w:author="john" w:date="2020-11-28T18:38:00Z">
        <w:del w:id="1852" w:author="John Buck" w:date="2023-04-11T15:53:00Z">
          <w:r w:rsidRPr="00D411E4" w:rsidDel="00917410">
            <w:rPr>
              <w:rStyle w:val="Hyperlink"/>
            </w:rPr>
            <w:delText>Appendix O – Input Validators</w:delText>
          </w:r>
          <w:r w:rsidDel="00917410">
            <w:rPr>
              <w:webHidden/>
            </w:rPr>
            <w:tab/>
          </w:r>
        </w:del>
      </w:ins>
      <w:ins w:id="1853" w:author="john" w:date="2020-11-28T18:39:00Z">
        <w:del w:id="1854" w:author="John Buck" w:date="2023-04-11T15:53:00Z">
          <w:r w:rsidDel="00917410">
            <w:rPr>
              <w:webHidden/>
            </w:rPr>
            <w:delText>146</w:delText>
          </w:r>
        </w:del>
      </w:ins>
    </w:p>
    <w:p w14:paraId="6ABA2ECB" w14:textId="4D15E812" w:rsidR="005D2B69" w:rsidDel="00917410" w:rsidRDefault="005D2B69">
      <w:pPr>
        <w:pStyle w:val="TOC1"/>
        <w:rPr>
          <w:ins w:id="1855" w:author="john" w:date="2020-11-28T18:38:00Z"/>
          <w:del w:id="1856" w:author="John Buck" w:date="2023-04-11T15:53:00Z"/>
          <w:rFonts w:asciiTheme="minorHAnsi" w:eastAsiaTheme="minorEastAsia" w:hAnsiTheme="minorHAnsi" w:cstheme="minorBidi"/>
          <w:b w:val="0"/>
          <w:bCs w:val="0"/>
          <w:iCs w:val="0"/>
          <w:sz w:val="22"/>
          <w:szCs w:val="22"/>
        </w:rPr>
      </w:pPr>
      <w:ins w:id="1857" w:author="john" w:date="2020-11-28T18:38:00Z">
        <w:del w:id="1858" w:author="John Buck" w:date="2023-04-11T15:53:00Z">
          <w:r w:rsidRPr="00D411E4" w:rsidDel="00917410">
            <w:rPr>
              <w:rStyle w:val="Hyperlink"/>
            </w:rPr>
            <w:delText>Appendix P – reject.ini</w:delText>
          </w:r>
          <w:r w:rsidDel="00917410">
            <w:rPr>
              <w:webHidden/>
            </w:rPr>
            <w:tab/>
          </w:r>
        </w:del>
      </w:ins>
      <w:ins w:id="1859" w:author="john" w:date="2020-11-28T18:39:00Z">
        <w:del w:id="1860" w:author="John Buck" w:date="2023-04-11T15:53:00Z">
          <w:r w:rsidDel="00917410">
            <w:rPr>
              <w:webHidden/>
            </w:rPr>
            <w:delText>153</w:delText>
          </w:r>
        </w:del>
      </w:ins>
    </w:p>
    <w:p w14:paraId="03A1FF30" w14:textId="7D747B12" w:rsidR="005D2B69" w:rsidDel="00917410" w:rsidRDefault="005D2B69">
      <w:pPr>
        <w:pStyle w:val="TOC1"/>
        <w:rPr>
          <w:ins w:id="1861" w:author="john" w:date="2020-11-28T18:38:00Z"/>
          <w:del w:id="1862" w:author="John Buck" w:date="2023-04-11T15:53:00Z"/>
          <w:rFonts w:asciiTheme="minorHAnsi" w:eastAsiaTheme="minorEastAsia" w:hAnsiTheme="minorHAnsi" w:cstheme="minorBidi"/>
          <w:b w:val="0"/>
          <w:bCs w:val="0"/>
          <w:iCs w:val="0"/>
          <w:sz w:val="22"/>
          <w:szCs w:val="22"/>
        </w:rPr>
      </w:pPr>
      <w:ins w:id="1863" w:author="john" w:date="2020-11-28T18:38:00Z">
        <w:del w:id="1864" w:author="John Buck" w:date="2023-04-11T15:53:00Z">
          <w:r w:rsidRPr="00D411E4" w:rsidDel="00917410">
            <w:rPr>
              <w:rStyle w:val="Hyperlink"/>
            </w:rPr>
            <w:delText>Appendix Q – GUI Customization</w:delText>
          </w:r>
          <w:r w:rsidDel="00917410">
            <w:rPr>
              <w:webHidden/>
            </w:rPr>
            <w:tab/>
          </w:r>
        </w:del>
      </w:ins>
      <w:ins w:id="1865" w:author="john" w:date="2020-11-28T18:39:00Z">
        <w:del w:id="1866" w:author="John Buck" w:date="2023-04-11T15:53:00Z">
          <w:r w:rsidDel="00917410">
            <w:rPr>
              <w:webHidden/>
            </w:rPr>
            <w:delText>155</w:delText>
          </w:r>
        </w:del>
      </w:ins>
    </w:p>
    <w:p w14:paraId="78C774F4" w14:textId="540A36C7" w:rsidR="005D2B69" w:rsidDel="00917410" w:rsidRDefault="005D2B69">
      <w:pPr>
        <w:pStyle w:val="TOC1"/>
        <w:rPr>
          <w:ins w:id="1867" w:author="john" w:date="2020-11-28T18:38:00Z"/>
          <w:del w:id="1868" w:author="John Buck" w:date="2023-04-11T15:53:00Z"/>
          <w:rFonts w:asciiTheme="minorHAnsi" w:eastAsiaTheme="minorEastAsia" w:hAnsiTheme="minorHAnsi" w:cstheme="minorBidi"/>
          <w:b w:val="0"/>
          <w:bCs w:val="0"/>
          <w:iCs w:val="0"/>
          <w:sz w:val="22"/>
          <w:szCs w:val="22"/>
        </w:rPr>
      </w:pPr>
      <w:ins w:id="1869" w:author="john" w:date="2020-11-28T18:38:00Z">
        <w:del w:id="1870" w:author="John Buck" w:date="2023-04-11T15:53:00Z">
          <w:r w:rsidRPr="00D411E4" w:rsidDel="00917410">
            <w:rPr>
              <w:rStyle w:val="Hyperlink"/>
            </w:rPr>
            <w:delText>Appendix R – Shadow Mode</w:delText>
          </w:r>
          <w:r w:rsidDel="00917410">
            <w:rPr>
              <w:webHidden/>
            </w:rPr>
            <w:tab/>
          </w:r>
        </w:del>
      </w:ins>
      <w:ins w:id="1871" w:author="john" w:date="2020-11-28T18:39:00Z">
        <w:del w:id="1872" w:author="John Buck" w:date="2023-04-11T15:53:00Z">
          <w:r w:rsidDel="00917410">
            <w:rPr>
              <w:webHidden/>
            </w:rPr>
            <w:delText>157</w:delText>
          </w:r>
        </w:del>
      </w:ins>
    </w:p>
    <w:p w14:paraId="16DEAE67" w14:textId="77777777" w:rsidR="003E4746" w:rsidDel="00917410" w:rsidRDefault="003E4746">
      <w:pPr>
        <w:pStyle w:val="TOC1"/>
        <w:rPr>
          <w:ins w:id="1873" w:author="john" w:date="2020-11-28T01:22:00Z"/>
          <w:del w:id="1874" w:author="John Buck" w:date="2023-04-11T15:53:00Z"/>
          <w:rFonts w:asciiTheme="minorHAnsi" w:eastAsiaTheme="minorEastAsia" w:hAnsiTheme="minorHAnsi" w:cstheme="minorBidi"/>
          <w:b w:val="0"/>
          <w:bCs w:val="0"/>
          <w:iCs w:val="0"/>
          <w:sz w:val="22"/>
          <w:szCs w:val="22"/>
        </w:rPr>
      </w:pPr>
      <w:ins w:id="1875" w:author="john" w:date="2020-11-28T01:22:00Z">
        <w:del w:id="1876" w:author="John Buck" w:date="2023-04-11T15:53:00Z">
          <w:r w:rsidRPr="005D2B69" w:rsidDel="00917410">
            <w:rPr>
              <w:rStyle w:val="Hyperlink"/>
              <w:b w:val="0"/>
              <w:bCs w:val="0"/>
              <w:iCs w:val="0"/>
            </w:rPr>
            <w:delText>1</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Introduction</w:delText>
          </w:r>
          <w:r w:rsidDel="00917410">
            <w:rPr>
              <w:webHidden/>
            </w:rPr>
            <w:tab/>
          </w:r>
        </w:del>
      </w:ins>
    </w:p>
    <w:p w14:paraId="77D55F56" w14:textId="77777777" w:rsidR="003E4746" w:rsidDel="00917410" w:rsidRDefault="003E4746">
      <w:pPr>
        <w:pStyle w:val="TOC2"/>
        <w:rPr>
          <w:ins w:id="1877" w:author="john" w:date="2020-11-28T01:22:00Z"/>
          <w:del w:id="1878" w:author="John Buck" w:date="2023-04-11T15:53:00Z"/>
          <w:rFonts w:asciiTheme="minorHAnsi" w:eastAsiaTheme="minorEastAsia" w:hAnsiTheme="minorHAnsi" w:cstheme="minorBidi"/>
          <w:b w:val="0"/>
          <w:bCs w:val="0"/>
          <w:sz w:val="22"/>
          <w:szCs w:val="22"/>
        </w:rPr>
      </w:pPr>
      <w:ins w:id="1879" w:author="john" w:date="2020-11-28T01:22:00Z">
        <w:del w:id="1880" w:author="John Buck" w:date="2023-04-11T15:53:00Z">
          <w:r w:rsidRPr="005D2B69" w:rsidDel="00917410">
            <w:rPr>
              <w:rStyle w:val="Hyperlink"/>
              <w:b w:val="0"/>
              <w:bCs w:val="0"/>
            </w:rPr>
            <w:delText>1.1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Overview</w:delText>
          </w:r>
          <w:r w:rsidDel="00917410">
            <w:rPr>
              <w:webHidden/>
            </w:rPr>
            <w:tab/>
          </w:r>
        </w:del>
      </w:ins>
    </w:p>
    <w:p w14:paraId="4FB74FBE" w14:textId="77777777" w:rsidR="003E4746" w:rsidDel="00917410" w:rsidRDefault="003E4746">
      <w:pPr>
        <w:pStyle w:val="TOC2"/>
        <w:rPr>
          <w:ins w:id="1881" w:author="john" w:date="2020-11-28T01:22:00Z"/>
          <w:del w:id="1882" w:author="John Buck" w:date="2023-04-11T15:53:00Z"/>
          <w:rFonts w:asciiTheme="minorHAnsi" w:eastAsiaTheme="minorEastAsia" w:hAnsiTheme="minorHAnsi" w:cstheme="minorBidi"/>
          <w:b w:val="0"/>
          <w:bCs w:val="0"/>
          <w:sz w:val="22"/>
          <w:szCs w:val="22"/>
        </w:rPr>
      </w:pPr>
      <w:ins w:id="1883" w:author="john" w:date="2020-11-28T01:22:00Z">
        <w:del w:id="1884" w:author="John Buck" w:date="2023-04-11T15:53:00Z">
          <w:r w:rsidRPr="005D2B69" w:rsidDel="00917410">
            <w:rPr>
              <w:rStyle w:val="Hyperlink"/>
              <w:b w:val="0"/>
              <w:bCs w:val="0"/>
            </w:rPr>
            <w:delText>1.2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Compatibility Note</w:delText>
          </w:r>
          <w:r w:rsidDel="00917410">
            <w:rPr>
              <w:webHidden/>
            </w:rPr>
            <w:tab/>
          </w:r>
        </w:del>
      </w:ins>
    </w:p>
    <w:p w14:paraId="467AFC46" w14:textId="77777777" w:rsidR="003E4746" w:rsidDel="00917410" w:rsidRDefault="003E4746">
      <w:pPr>
        <w:pStyle w:val="TOC2"/>
        <w:rPr>
          <w:ins w:id="1885" w:author="john" w:date="2020-11-28T01:22:00Z"/>
          <w:del w:id="1886" w:author="John Buck" w:date="2023-04-11T15:53:00Z"/>
          <w:rFonts w:asciiTheme="minorHAnsi" w:eastAsiaTheme="minorEastAsia" w:hAnsiTheme="minorHAnsi" w:cstheme="minorBidi"/>
          <w:b w:val="0"/>
          <w:bCs w:val="0"/>
          <w:sz w:val="22"/>
          <w:szCs w:val="22"/>
        </w:rPr>
      </w:pPr>
      <w:ins w:id="1887" w:author="john" w:date="2020-11-28T01:22:00Z">
        <w:del w:id="1888" w:author="John Buck" w:date="2023-04-11T15:53:00Z">
          <w:r w:rsidRPr="005D2B69" w:rsidDel="00917410">
            <w:rPr>
              <w:rStyle w:val="Hyperlink"/>
              <w:b w:val="0"/>
              <w:bCs w:val="0"/>
            </w:rPr>
            <w:delText>1.3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References</w:delText>
          </w:r>
          <w:r w:rsidDel="00917410">
            <w:rPr>
              <w:webHidden/>
            </w:rPr>
            <w:tab/>
          </w:r>
        </w:del>
      </w:ins>
    </w:p>
    <w:p w14:paraId="772CD182" w14:textId="77777777" w:rsidR="003E4746" w:rsidDel="00917410" w:rsidRDefault="003E4746">
      <w:pPr>
        <w:pStyle w:val="TOC1"/>
        <w:rPr>
          <w:ins w:id="1889" w:author="john" w:date="2020-11-28T01:22:00Z"/>
          <w:del w:id="1890" w:author="John Buck" w:date="2023-04-11T15:53:00Z"/>
          <w:rFonts w:asciiTheme="minorHAnsi" w:eastAsiaTheme="minorEastAsia" w:hAnsiTheme="minorHAnsi" w:cstheme="minorBidi"/>
          <w:b w:val="0"/>
          <w:bCs w:val="0"/>
          <w:iCs w:val="0"/>
          <w:sz w:val="22"/>
          <w:szCs w:val="22"/>
        </w:rPr>
      </w:pPr>
      <w:ins w:id="1891" w:author="john" w:date="2020-11-28T01:22:00Z">
        <w:del w:id="1892" w:author="John Buck" w:date="2023-04-11T15:53:00Z">
          <w:r w:rsidRPr="005D2B69" w:rsidDel="00917410">
            <w:rPr>
              <w:rStyle w:val="Hyperlink"/>
              <w:b w:val="0"/>
              <w:bCs w:val="0"/>
              <w:iCs w:val="0"/>
            </w:rPr>
            <w:delText>2</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Getting Started</w:delText>
          </w:r>
          <w:r w:rsidDel="00917410">
            <w:rPr>
              <w:webHidden/>
            </w:rPr>
            <w:tab/>
          </w:r>
        </w:del>
      </w:ins>
    </w:p>
    <w:p w14:paraId="0D6E5E64" w14:textId="77777777" w:rsidR="003E4746" w:rsidDel="00917410" w:rsidRDefault="003E4746">
      <w:pPr>
        <w:pStyle w:val="TOC2"/>
        <w:rPr>
          <w:ins w:id="1893" w:author="john" w:date="2020-11-28T01:22:00Z"/>
          <w:del w:id="1894" w:author="John Buck" w:date="2023-04-11T15:53:00Z"/>
          <w:rFonts w:asciiTheme="minorHAnsi" w:eastAsiaTheme="minorEastAsia" w:hAnsiTheme="minorHAnsi" w:cstheme="minorBidi"/>
          <w:b w:val="0"/>
          <w:bCs w:val="0"/>
          <w:sz w:val="22"/>
          <w:szCs w:val="22"/>
        </w:rPr>
      </w:pPr>
      <w:ins w:id="1895" w:author="john" w:date="2020-11-28T01:22:00Z">
        <w:del w:id="1896" w:author="John Buck" w:date="2023-04-11T15:53:00Z">
          <w:r w:rsidRPr="005D2B69" w:rsidDel="00917410">
            <w:rPr>
              <w:rStyle w:val="Hyperlink"/>
              <w:b w:val="0"/>
              <w:bCs w:val="0"/>
            </w:rPr>
            <w:delText>2.1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Server Startup</w:delText>
          </w:r>
          <w:r w:rsidDel="00917410">
            <w:rPr>
              <w:webHidden/>
            </w:rPr>
            <w:tab/>
          </w:r>
        </w:del>
      </w:ins>
    </w:p>
    <w:p w14:paraId="5E27E709" w14:textId="77777777" w:rsidR="003E4746" w:rsidDel="00917410" w:rsidRDefault="003E4746">
      <w:pPr>
        <w:pStyle w:val="TOC2"/>
        <w:rPr>
          <w:ins w:id="1897" w:author="john" w:date="2020-11-28T01:22:00Z"/>
          <w:del w:id="1898" w:author="John Buck" w:date="2023-04-11T15:53:00Z"/>
          <w:rFonts w:asciiTheme="minorHAnsi" w:eastAsiaTheme="minorEastAsia" w:hAnsiTheme="minorHAnsi" w:cstheme="minorBidi"/>
          <w:b w:val="0"/>
          <w:bCs w:val="0"/>
          <w:sz w:val="22"/>
          <w:szCs w:val="22"/>
        </w:rPr>
      </w:pPr>
      <w:ins w:id="1899" w:author="john" w:date="2020-11-28T01:22:00Z">
        <w:del w:id="1900" w:author="John Buck" w:date="2023-04-11T15:53:00Z">
          <w:r w:rsidRPr="005D2B69" w:rsidDel="00917410">
            <w:rPr>
              <w:rStyle w:val="Hyperlink"/>
              <w:b w:val="0"/>
              <w:bCs w:val="0"/>
            </w:rPr>
            <w:delText>2.2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Admin Startup</w:delText>
          </w:r>
          <w:r w:rsidDel="00917410">
            <w:rPr>
              <w:webHidden/>
            </w:rPr>
            <w:tab/>
          </w:r>
        </w:del>
      </w:ins>
    </w:p>
    <w:p w14:paraId="3BD733C3" w14:textId="77777777" w:rsidR="003E4746" w:rsidDel="00917410" w:rsidRDefault="003E4746">
      <w:pPr>
        <w:pStyle w:val="TOC2"/>
        <w:rPr>
          <w:ins w:id="1901" w:author="john" w:date="2020-11-28T01:22:00Z"/>
          <w:del w:id="1902" w:author="John Buck" w:date="2023-04-11T15:53:00Z"/>
          <w:rFonts w:asciiTheme="minorHAnsi" w:eastAsiaTheme="minorEastAsia" w:hAnsiTheme="minorHAnsi" w:cstheme="minorBidi"/>
          <w:b w:val="0"/>
          <w:bCs w:val="0"/>
          <w:sz w:val="22"/>
          <w:szCs w:val="22"/>
        </w:rPr>
      </w:pPr>
      <w:ins w:id="1903" w:author="john" w:date="2020-11-28T01:22:00Z">
        <w:del w:id="1904" w:author="John Buck" w:date="2023-04-11T15:53:00Z">
          <w:r w:rsidRPr="005D2B69" w:rsidDel="00917410">
            <w:rPr>
              <w:rStyle w:val="Hyperlink"/>
              <w:b w:val="0"/>
              <w:bCs w:val="0"/>
            </w:rPr>
            <w:delText>2.3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Configuration</w:delText>
          </w:r>
          <w:r w:rsidDel="00917410">
            <w:rPr>
              <w:webHidden/>
            </w:rPr>
            <w:tab/>
          </w:r>
        </w:del>
      </w:ins>
    </w:p>
    <w:p w14:paraId="49E9A478" w14:textId="77777777" w:rsidR="003E4746" w:rsidDel="00917410" w:rsidRDefault="003E4746">
      <w:pPr>
        <w:pStyle w:val="TOC2"/>
        <w:rPr>
          <w:ins w:id="1905" w:author="john" w:date="2020-11-28T01:22:00Z"/>
          <w:del w:id="1906" w:author="John Buck" w:date="2023-04-11T15:53:00Z"/>
          <w:rFonts w:asciiTheme="minorHAnsi" w:eastAsiaTheme="minorEastAsia" w:hAnsiTheme="minorHAnsi" w:cstheme="minorBidi"/>
          <w:b w:val="0"/>
          <w:bCs w:val="0"/>
          <w:sz w:val="22"/>
          <w:szCs w:val="22"/>
        </w:rPr>
      </w:pPr>
      <w:ins w:id="1907" w:author="john" w:date="2020-11-28T01:22:00Z">
        <w:del w:id="1908" w:author="John Buck" w:date="2023-04-11T15:53:00Z">
          <w:r w:rsidRPr="005D2B69" w:rsidDel="00917410">
            <w:rPr>
              <w:rStyle w:val="Hyperlink"/>
              <w:b w:val="0"/>
              <w:bCs w:val="0"/>
            </w:rPr>
            <w:delText>2.4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Team Startup</w:delText>
          </w:r>
          <w:r w:rsidDel="00917410">
            <w:rPr>
              <w:webHidden/>
            </w:rPr>
            <w:tab/>
          </w:r>
        </w:del>
      </w:ins>
    </w:p>
    <w:p w14:paraId="23576743" w14:textId="77777777" w:rsidR="003E4746" w:rsidDel="00917410" w:rsidRDefault="003E4746">
      <w:pPr>
        <w:pStyle w:val="TOC2"/>
        <w:rPr>
          <w:ins w:id="1909" w:author="john" w:date="2020-11-28T01:22:00Z"/>
          <w:del w:id="1910" w:author="John Buck" w:date="2023-04-11T15:53:00Z"/>
          <w:rFonts w:asciiTheme="minorHAnsi" w:eastAsiaTheme="minorEastAsia" w:hAnsiTheme="minorHAnsi" w:cstheme="minorBidi"/>
          <w:b w:val="0"/>
          <w:bCs w:val="0"/>
          <w:sz w:val="22"/>
          <w:szCs w:val="22"/>
        </w:rPr>
      </w:pPr>
      <w:ins w:id="1911" w:author="john" w:date="2020-11-28T01:22:00Z">
        <w:del w:id="1912" w:author="John Buck" w:date="2023-04-11T15:53:00Z">
          <w:r w:rsidRPr="005D2B69" w:rsidDel="00917410">
            <w:rPr>
              <w:rStyle w:val="Hyperlink"/>
              <w:b w:val="0"/>
              <w:bCs w:val="0"/>
            </w:rPr>
            <w:delText>2.5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Judge Startup</w:delText>
          </w:r>
          <w:r w:rsidDel="00917410">
            <w:rPr>
              <w:webHidden/>
            </w:rPr>
            <w:tab/>
          </w:r>
        </w:del>
      </w:ins>
    </w:p>
    <w:p w14:paraId="6B213CBF" w14:textId="77777777" w:rsidR="003E4746" w:rsidDel="00917410" w:rsidRDefault="003E4746">
      <w:pPr>
        <w:pStyle w:val="TOC2"/>
        <w:rPr>
          <w:ins w:id="1913" w:author="john" w:date="2020-11-28T01:22:00Z"/>
          <w:del w:id="1914" w:author="John Buck" w:date="2023-04-11T15:53:00Z"/>
          <w:rFonts w:asciiTheme="minorHAnsi" w:eastAsiaTheme="minorEastAsia" w:hAnsiTheme="minorHAnsi" w:cstheme="minorBidi"/>
          <w:b w:val="0"/>
          <w:bCs w:val="0"/>
          <w:sz w:val="22"/>
          <w:szCs w:val="22"/>
        </w:rPr>
      </w:pPr>
      <w:ins w:id="1915" w:author="john" w:date="2020-11-28T01:22:00Z">
        <w:del w:id="1916" w:author="John Buck" w:date="2023-04-11T15:53:00Z">
          <w:r w:rsidRPr="005D2B69" w:rsidDel="00917410">
            <w:rPr>
              <w:rStyle w:val="Hyperlink"/>
              <w:b w:val="0"/>
              <w:bCs w:val="0"/>
            </w:rPr>
            <w:delText>2.6</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Scoreboard Startup</w:delText>
          </w:r>
          <w:r w:rsidDel="00917410">
            <w:rPr>
              <w:webHidden/>
            </w:rPr>
            <w:tab/>
          </w:r>
        </w:del>
      </w:ins>
    </w:p>
    <w:p w14:paraId="75244932" w14:textId="77777777" w:rsidR="003E4746" w:rsidDel="00917410" w:rsidRDefault="003E4746">
      <w:pPr>
        <w:pStyle w:val="TOC2"/>
        <w:rPr>
          <w:ins w:id="1917" w:author="john" w:date="2020-11-28T01:22:00Z"/>
          <w:del w:id="1918" w:author="John Buck" w:date="2023-04-11T15:53:00Z"/>
          <w:rFonts w:asciiTheme="minorHAnsi" w:eastAsiaTheme="minorEastAsia" w:hAnsiTheme="minorHAnsi" w:cstheme="minorBidi"/>
          <w:b w:val="0"/>
          <w:bCs w:val="0"/>
          <w:sz w:val="22"/>
          <w:szCs w:val="22"/>
        </w:rPr>
      </w:pPr>
      <w:ins w:id="1919" w:author="john" w:date="2020-11-28T01:22:00Z">
        <w:del w:id="1920" w:author="John Buck" w:date="2023-04-11T15:53:00Z">
          <w:r w:rsidRPr="005D2B69" w:rsidDel="00917410">
            <w:rPr>
              <w:rStyle w:val="Hyperlink"/>
              <w:b w:val="0"/>
              <w:bCs w:val="0"/>
            </w:rPr>
            <w:delText>2.7</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Starting the Contest</w:delText>
          </w:r>
          <w:r w:rsidDel="00917410">
            <w:rPr>
              <w:webHidden/>
            </w:rPr>
            <w:tab/>
          </w:r>
        </w:del>
      </w:ins>
    </w:p>
    <w:p w14:paraId="0C18ECE4" w14:textId="77777777" w:rsidR="003E4746" w:rsidDel="00917410" w:rsidRDefault="003E4746">
      <w:pPr>
        <w:pStyle w:val="TOC2"/>
        <w:rPr>
          <w:ins w:id="1921" w:author="john" w:date="2020-11-28T01:22:00Z"/>
          <w:del w:id="1922" w:author="John Buck" w:date="2023-04-11T15:53:00Z"/>
          <w:rFonts w:asciiTheme="minorHAnsi" w:eastAsiaTheme="minorEastAsia" w:hAnsiTheme="minorHAnsi" w:cstheme="minorBidi"/>
          <w:b w:val="0"/>
          <w:bCs w:val="0"/>
          <w:sz w:val="22"/>
          <w:szCs w:val="22"/>
        </w:rPr>
      </w:pPr>
      <w:ins w:id="1923" w:author="john" w:date="2020-11-28T01:22:00Z">
        <w:del w:id="1924" w:author="John Buck" w:date="2023-04-11T15:53:00Z">
          <w:r w:rsidRPr="005D2B69" w:rsidDel="00917410">
            <w:rPr>
              <w:rStyle w:val="Hyperlink"/>
              <w:b w:val="0"/>
              <w:bCs w:val="0"/>
            </w:rPr>
            <w:delText>2.8</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Additional Information</w:delText>
          </w:r>
          <w:r w:rsidDel="00917410">
            <w:rPr>
              <w:webHidden/>
            </w:rPr>
            <w:tab/>
          </w:r>
        </w:del>
      </w:ins>
    </w:p>
    <w:p w14:paraId="3344A5B2" w14:textId="77777777" w:rsidR="003E4746" w:rsidDel="00917410" w:rsidRDefault="003E4746">
      <w:pPr>
        <w:pStyle w:val="TOC1"/>
        <w:rPr>
          <w:ins w:id="1925" w:author="john" w:date="2020-11-28T01:22:00Z"/>
          <w:del w:id="1926" w:author="John Buck" w:date="2023-04-11T15:53:00Z"/>
          <w:rFonts w:asciiTheme="minorHAnsi" w:eastAsiaTheme="minorEastAsia" w:hAnsiTheme="minorHAnsi" w:cstheme="minorBidi"/>
          <w:b w:val="0"/>
          <w:bCs w:val="0"/>
          <w:iCs w:val="0"/>
          <w:sz w:val="22"/>
          <w:szCs w:val="22"/>
        </w:rPr>
      </w:pPr>
      <w:ins w:id="1927" w:author="john" w:date="2020-11-28T01:22:00Z">
        <w:del w:id="1928" w:author="John Buck" w:date="2023-04-11T15:53:00Z">
          <w:r w:rsidRPr="005D2B69" w:rsidDel="00917410">
            <w:rPr>
              <w:rStyle w:val="Hyperlink"/>
              <w:b w:val="0"/>
              <w:bCs w:val="0"/>
              <w:iCs w:val="0"/>
            </w:rPr>
            <w:delText>3</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Installation Details</w:delText>
          </w:r>
          <w:r w:rsidDel="00917410">
            <w:rPr>
              <w:webHidden/>
            </w:rPr>
            <w:tab/>
          </w:r>
        </w:del>
      </w:ins>
    </w:p>
    <w:p w14:paraId="6B956059" w14:textId="77777777" w:rsidR="003E4746" w:rsidDel="00917410" w:rsidRDefault="003E4746">
      <w:pPr>
        <w:pStyle w:val="TOC2"/>
        <w:rPr>
          <w:ins w:id="1929" w:author="john" w:date="2020-11-28T01:22:00Z"/>
          <w:del w:id="1930" w:author="John Buck" w:date="2023-04-11T15:53:00Z"/>
          <w:rFonts w:asciiTheme="minorHAnsi" w:eastAsiaTheme="minorEastAsia" w:hAnsiTheme="minorHAnsi" w:cstheme="minorBidi"/>
          <w:b w:val="0"/>
          <w:bCs w:val="0"/>
          <w:sz w:val="22"/>
          <w:szCs w:val="22"/>
        </w:rPr>
      </w:pPr>
      <w:ins w:id="1931" w:author="john" w:date="2020-11-28T01:22:00Z">
        <w:del w:id="1932" w:author="John Buck" w:date="2023-04-11T15:53:00Z">
          <w:r w:rsidRPr="005D2B69" w:rsidDel="00917410">
            <w:rPr>
              <w:rStyle w:val="Hyperlink"/>
              <w:b w:val="0"/>
              <w:bCs w:val="0"/>
            </w:rPr>
            <w:delText>3.1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Installation</w:delText>
          </w:r>
          <w:r w:rsidDel="00917410">
            <w:rPr>
              <w:webHidden/>
            </w:rPr>
            <w:tab/>
          </w:r>
        </w:del>
      </w:ins>
    </w:p>
    <w:p w14:paraId="5C9E297F" w14:textId="77777777" w:rsidR="003E4746" w:rsidDel="00917410" w:rsidRDefault="003E4746">
      <w:pPr>
        <w:pStyle w:val="TOC2"/>
        <w:rPr>
          <w:ins w:id="1933" w:author="john" w:date="2020-11-28T01:22:00Z"/>
          <w:del w:id="1934" w:author="John Buck" w:date="2023-04-11T15:53:00Z"/>
          <w:rFonts w:asciiTheme="minorHAnsi" w:eastAsiaTheme="minorEastAsia" w:hAnsiTheme="minorHAnsi" w:cstheme="minorBidi"/>
          <w:b w:val="0"/>
          <w:bCs w:val="0"/>
          <w:sz w:val="22"/>
          <w:szCs w:val="22"/>
        </w:rPr>
      </w:pPr>
      <w:ins w:id="1935" w:author="john" w:date="2020-11-28T01:22:00Z">
        <w:del w:id="1936" w:author="John Buck" w:date="2023-04-11T15:53:00Z">
          <w:r w:rsidRPr="005D2B69" w:rsidDel="00917410">
            <w:rPr>
              <w:rStyle w:val="Hyperlink"/>
              <w:b w:val="0"/>
              <w:bCs w:val="0"/>
            </w:rPr>
            <w:delText>3.2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Network / Firewall Requirements</w:delText>
          </w:r>
          <w:r w:rsidDel="00917410">
            <w:rPr>
              <w:webHidden/>
            </w:rPr>
            <w:tab/>
          </w:r>
        </w:del>
      </w:ins>
    </w:p>
    <w:p w14:paraId="3AAACE05" w14:textId="77777777" w:rsidR="003E4746" w:rsidDel="00917410" w:rsidRDefault="003E4746">
      <w:pPr>
        <w:pStyle w:val="TOC2"/>
        <w:rPr>
          <w:ins w:id="1937" w:author="john" w:date="2020-11-28T01:22:00Z"/>
          <w:del w:id="1938" w:author="John Buck" w:date="2023-04-11T15:53:00Z"/>
          <w:rFonts w:asciiTheme="minorHAnsi" w:eastAsiaTheme="minorEastAsia" w:hAnsiTheme="minorHAnsi" w:cstheme="minorBidi"/>
          <w:b w:val="0"/>
          <w:bCs w:val="0"/>
          <w:sz w:val="22"/>
          <w:szCs w:val="22"/>
        </w:rPr>
      </w:pPr>
      <w:ins w:id="1939" w:author="john" w:date="2020-11-28T01:22:00Z">
        <w:del w:id="1940" w:author="John Buck" w:date="2023-04-11T15:53:00Z">
          <w:r w:rsidRPr="005D2B69" w:rsidDel="00917410">
            <w:rPr>
              <w:rStyle w:val="Hyperlink"/>
              <w:b w:val="0"/>
              <w:bCs w:val="0"/>
            </w:rPr>
            <w:delText>3.3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Memory Limits</w:delText>
          </w:r>
          <w:r w:rsidDel="00917410">
            <w:rPr>
              <w:webHidden/>
            </w:rPr>
            <w:tab/>
          </w:r>
        </w:del>
      </w:ins>
    </w:p>
    <w:p w14:paraId="45AE6A56" w14:textId="77777777" w:rsidR="003E4746" w:rsidDel="00917410" w:rsidRDefault="003E4746">
      <w:pPr>
        <w:pStyle w:val="TOC2"/>
        <w:rPr>
          <w:ins w:id="1941" w:author="john" w:date="2020-11-28T01:22:00Z"/>
          <w:del w:id="1942" w:author="John Buck" w:date="2023-04-11T15:53:00Z"/>
          <w:rFonts w:asciiTheme="minorHAnsi" w:eastAsiaTheme="minorEastAsia" w:hAnsiTheme="minorHAnsi" w:cstheme="minorBidi"/>
          <w:b w:val="0"/>
          <w:bCs w:val="0"/>
          <w:sz w:val="22"/>
          <w:szCs w:val="22"/>
        </w:rPr>
      </w:pPr>
      <w:ins w:id="1943" w:author="john" w:date="2020-11-28T01:22:00Z">
        <w:del w:id="1944" w:author="John Buck" w:date="2023-04-11T15:53:00Z">
          <w:r w:rsidRPr="005D2B69" w:rsidDel="00917410">
            <w:rPr>
              <w:rStyle w:val="Hyperlink"/>
              <w:b w:val="0"/>
              <w:bCs w:val="0"/>
            </w:rPr>
            <w:delText>3.4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Security Alerts</w:delText>
          </w:r>
          <w:r w:rsidDel="00917410">
            <w:rPr>
              <w:webHidden/>
            </w:rPr>
            <w:tab/>
          </w:r>
        </w:del>
      </w:ins>
    </w:p>
    <w:p w14:paraId="4F323AE2" w14:textId="77777777" w:rsidR="003E4746" w:rsidDel="00917410" w:rsidRDefault="003E4746">
      <w:pPr>
        <w:pStyle w:val="TOC2"/>
        <w:rPr>
          <w:ins w:id="1945" w:author="john" w:date="2020-11-28T01:22:00Z"/>
          <w:del w:id="1946" w:author="John Buck" w:date="2023-04-11T15:53:00Z"/>
          <w:rFonts w:asciiTheme="minorHAnsi" w:eastAsiaTheme="minorEastAsia" w:hAnsiTheme="minorHAnsi" w:cstheme="minorBidi"/>
          <w:b w:val="0"/>
          <w:bCs w:val="0"/>
          <w:sz w:val="22"/>
          <w:szCs w:val="22"/>
        </w:rPr>
      </w:pPr>
      <w:ins w:id="1947" w:author="john" w:date="2020-11-28T01:22:00Z">
        <w:del w:id="1948" w:author="John Buck" w:date="2023-04-11T15:53:00Z">
          <w:r w:rsidRPr="005D2B69" w:rsidDel="00917410">
            <w:rPr>
              <w:rStyle w:val="Hyperlink"/>
              <w:b w:val="0"/>
              <w:bCs w:val="0"/>
            </w:rPr>
            <w:delText>3.5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Uninstall</w:delText>
          </w:r>
          <w:r w:rsidDel="00917410">
            <w:rPr>
              <w:webHidden/>
            </w:rPr>
            <w:tab/>
          </w:r>
        </w:del>
      </w:ins>
    </w:p>
    <w:p w14:paraId="5509E18B" w14:textId="77777777" w:rsidR="003E4746" w:rsidDel="00917410" w:rsidRDefault="003E4746">
      <w:pPr>
        <w:pStyle w:val="TOC1"/>
        <w:rPr>
          <w:ins w:id="1949" w:author="john" w:date="2020-11-28T01:22:00Z"/>
          <w:del w:id="1950" w:author="John Buck" w:date="2023-04-11T15:53:00Z"/>
          <w:rFonts w:asciiTheme="minorHAnsi" w:eastAsiaTheme="minorEastAsia" w:hAnsiTheme="minorHAnsi" w:cstheme="minorBidi"/>
          <w:b w:val="0"/>
          <w:bCs w:val="0"/>
          <w:iCs w:val="0"/>
          <w:sz w:val="22"/>
          <w:szCs w:val="22"/>
        </w:rPr>
      </w:pPr>
      <w:ins w:id="1951" w:author="john" w:date="2020-11-28T01:22:00Z">
        <w:del w:id="1952" w:author="John Buck" w:date="2023-04-11T15:53:00Z">
          <w:r w:rsidRPr="005D2B69" w:rsidDel="00917410">
            <w:rPr>
              <w:rStyle w:val="Hyperlink"/>
              <w:b w:val="0"/>
              <w:bCs w:val="0"/>
              <w:iCs w:val="0"/>
            </w:rPr>
            <w:delText>4</w:delText>
          </w:r>
          <w:r w:rsidDel="00917410">
            <w:rPr>
              <w:rFonts w:asciiTheme="minorHAnsi" w:eastAsiaTheme="minorEastAsia" w:hAnsiTheme="minorHAnsi" w:cstheme="minorBidi"/>
              <w:b w:val="0"/>
              <w:bCs w:val="0"/>
              <w:iCs w:val="0"/>
              <w:sz w:val="22"/>
              <w:szCs w:val="22"/>
            </w:rPr>
            <w:tab/>
          </w:r>
          <w:r w:rsidRPr="005D2B69" w:rsidDel="00917410">
            <w:rPr>
              <w:rStyle w:val="Hyperlink"/>
              <w:rFonts w:cs="Arial"/>
              <w:b w:val="0"/>
              <w:bCs w:val="0"/>
              <w:iCs w:val="0"/>
            </w:rPr>
            <w:delText>PC</w:delText>
          </w:r>
          <w:r w:rsidRPr="005D2B69" w:rsidDel="00917410">
            <w:rPr>
              <w:rStyle w:val="Hyperlink"/>
              <w:rFonts w:cs="Arial"/>
              <w:b w:val="0"/>
              <w:bCs w:val="0"/>
              <w:iCs w:val="0"/>
              <w:vertAlign w:val="superscript"/>
            </w:rPr>
            <w:delText>2</w:delText>
          </w:r>
          <w:r w:rsidRPr="005D2B69" w:rsidDel="00917410">
            <w:rPr>
              <w:rStyle w:val="Hyperlink"/>
              <w:rFonts w:cs="Arial"/>
              <w:b w:val="0"/>
              <w:bCs w:val="0"/>
              <w:iCs w:val="0"/>
            </w:rPr>
            <w:delText xml:space="preserve">  </w:delText>
          </w:r>
          <w:r w:rsidRPr="005D2B69" w:rsidDel="00917410">
            <w:rPr>
              <w:rStyle w:val="Hyperlink"/>
              <w:b w:val="0"/>
              <w:bCs w:val="0"/>
              <w:iCs w:val="0"/>
            </w:rPr>
            <w:delText>Initialization  Files</w:delText>
          </w:r>
          <w:r w:rsidDel="00917410">
            <w:rPr>
              <w:webHidden/>
            </w:rPr>
            <w:tab/>
          </w:r>
        </w:del>
      </w:ins>
    </w:p>
    <w:p w14:paraId="771E6B7B" w14:textId="77777777" w:rsidR="003E4746" w:rsidDel="00917410" w:rsidRDefault="003E4746">
      <w:pPr>
        <w:pStyle w:val="TOC2"/>
        <w:rPr>
          <w:ins w:id="1953" w:author="john" w:date="2020-11-28T01:22:00Z"/>
          <w:del w:id="1954" w:author="John Buck" w:date="2023-04-11T15:53:00Z"/>
          <w:rFonts w:asciiTheme="minorHAnsi" w:eastAsiaTheme="minorEastAsia" w:hAnsiTheme="minorHAnsi" w:cstheme="minorBidi"/>
          <w:b w:val="0"/>
          <w:bCs w:val="0"/>
          <w:sz w:val="22"/>
          <w:szCs w:val="22"/>
        </w:rPr>
      </w:pPr>
      <w:ins w:id="1955" w:author="john" w:date="2020-11-28T01:22:00Z">
        <w:del w:id="1956" w:author="John Buck" w:date="2023-04-11T15:53:00Z">
          <w:r w:rsidRPr="005D2B69" w:rsidDel="00917410">
            <w:rPr>
              <w:rStyle w:val="Hyperlink"/>
              <w:b w:val="0"/>
              <w:bCs w:val="0"/>
            </w:rPr>
            <w:delText>4.1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 xml:space="preserve">The </w:delText>
          </w:r>
          <w:r w:rsidRPr="005D2B69" w:rsidDel="00917410">
            <w:rPr>
              <w:rStyle w:val="Hyperlink"/>
              <w:b w:val="0"/>
              <w:bCs w:val="0"/>
              <w:i/>
            </w:rPr>
            <w:delText>pc2v9.ini</w:delText>
          </w:r>
          <w:r w:rsidRPr="005D2B69" w:rsidDel="00917410">
            <w:rPr>
              <w:rStyle w:val="Hyperlink"/>
              <w:b w:val="0"/>
              <w:bCs w:val="0"/>
            </w:rPr>
            <w:delText xml:space="preserve">  file</w:delText>
          </w:r>
          <w:r w:rsidDel="00917410">
            <w:rPr>
              <w:webHidden/>
            </w:rPr>
            <w:tab/>
          </w:r>
        </w:del>
      </w:ins>
    </w:p>
    <w:p w14:paraId="650E53A7" w14:textId="77777777" w:rsidR="003E4746" w:rsidDel="00917410" w:rsidRDefault="003E4746">
      <w:pPr>
        <w:pStyle w:val="TOC2"/>
        <w:rPr>
          <w:ins w:id="1957" w:author="john" w:date="2020-11-28T01:22:00Z"/>
          <w:del w:id="1958" w:author="John Buck" w:date="2023-04-11T15:53:00Z"/>
          <w:rFonts w:asciiTheme="minorHAnsi" w:eastAsiaTheme="minorEastAsia" w:hAnsiTheme="minorHAnsi" w:cstheme="minorBidi"/>
          <w:b w:val="0"/>
          <w:bCs w:val="0"/>
          <w:sz w:val="22"/>
          <w:szCs w:val="22"/>
        </w:rPr>
      </w:pPr>
      <w:ins w:id="1959" w:author="john" w:date="2020-11-28T01:22:00Z">
        <w:del w:id="1960" w:author="John Buck" w:date="2023-04-11T15:53:00Z">
          <w:r w:rsidRPr="005D2B69" w:rsidDel="00917410">
            <w:rPr>
              <w:rStyle w:val="Hyperlink"/>
              <w:b w:val="0"/>
              <w:bCs w:val="0"/>
            </w:rPr>
            <w:delText>4.2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Other Initialization Files</w:delText>
          </w:r>
          <w:r w:rsidDel="00917410">
            <w:rPr>
              <w:webHidden/>
            </w:rPr>
            <w:tab/>
          </w:r>
        </w:del>
      </w:ins>
    </w:p>
    <w:p w14:paraId="71AC252D" w14:textId="77777777" w:rsidR="003E4746" w:rsidDel="00917410" w:rsidRDefault="003E4746">
      <w:pPr>
        <w:pStyle w:val="TOC1"/>
        <w:rPr>
          <w:ins w:id="1961" w:author="john" w:date="2020-11-28T01:22:00Z"/>
          <w:del w:id="1962" w:author="John Buck" w:date="2023-04-11T15:53:00Z"/>
          <w:rFonts w:asciiTheme="minorHAnsi" w:eastAsiaTheme="minorEastAsia" w:hAnsiTheme="minorHAnsi" w:cstheme="minorBidi"/>
          <w:b w:val="0"/>
          <w:bCs w:val="0"/>
          <w:iCs w:val="0"/>
          <w:sz w:val="22"/>
          <w:szCs w:val="22"/>
        </w:rPr>
      </w:pPr>
      <w:ins w:id="1963" w:author="john" w:date="2020-11-28T01:22:00Z">
        <w:del w:id="1964" w:author="John Buck" w:date="2023-04-11T15:53:00Z">
          <w:r w:rsidRPr="005D2B69" w:rsidDel="00917410">
            <w:rPr>
              <w:rStyle w:val="Hyperlink"/>
              <w:b w:val="0"/>
              <w:bCs w:val="0"/>
              <w:iCs w:val="0"/>
            </w:rPr>
            <w:delText>5</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Startup Procedures</w:delText>
          </w:r>
          <w:r w:rsidDel="00917410">
            <w:rPr>
              <w:webHidden/>
            </w:rPr>
            <w:tab/>
          </w:r>
        </w:del>
      </w:ins>
    </w:p>
    <w:p w14:paraId="741B24AF" w14:textId="77777777" w:rsidR="003E4746" w:rsidDel="00917410" w:rsidRDefault="003E4746">
      <w:pPr>
        <w:pStyle w:val="TOC2"/>
        <w:rPr>
          <w:ins w:id="1965" w:author="john" w:date="2020-11-28T01:22:00Z"/>
          <w:del w:id="1966" w:author="John Buck" w:date="2023-04-11T15:53:00Z"/>
          <w:rFonts w:asciiTheme="minorHAnsi" w:eastAsiaTheme="minorEastAsia" w:hAnsiTheme="minorHAnsi" w:cstheme="minorBidi"/>
          <w:b w:val="0"/>
          <w:bCs w:val="0"/>
          <w:sz w:val="22"/>
          <w:szCs w:val="22"/>
        </w:rPr>
      </w:pPr>
      <w:ins w:id="1967" w:author="john" w:date="2020-11-28T01:22:00Z">
        <w:del w:id="1968" w:author="John Buck" w:date="2023-04-11T15:53:00Z">
          <w:r w:rsidRPr="005D2B69" w:rsidDel="00917410">
            <w:rPr>
              <w:rStyle w:val="Hyperlink"/>
              <w:b w:val="0"/>
              <w:bCs w:val="0"/>
            </w:rPr>
            <w:delText>5.1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Built-in Commands</w:delText>
          </w:r>
          <w:r w:rsidDel="00917410">
            <w:rPr>
              <w:webHidden/>
            </w:rPr>
            <w:tab/>
          </w:r>
        </w:del>
      </w:ins>
    </w:p>
    <w:p w14:paraId="505B38CC" w14:textId="77777777" w:rsidR="003E4746" w:rsidDel="00917410" w:rsidRDefault="003E4746">
      <w:pPr>
        <w:pStyle w:val="TOC2"/>
        <w:rPr>
          <w:ins w:id="1969" w:author="john" w:date="2020-11-28T01:22:00Z"/>
          <w:del w:id="1970" w:author="John Buck" w:date="2023-04-11T15:53:00Z"/>
          <w:rFonts w:asciiTheme="minorHAnsi" w:eastAsiaTheme="minorEastAsia" w:hAnsiTheme="minorHAnsi" w:cstheme="minorBidi"/>
          <w:b w:val="0"/>
          <w:bCs w:val="0"/>
          <w:sz w:val="22"/>
          <w:szCs w:val="22"/>
        </w:rPr>
      </w:pPr>
      <w:ins w:id="1971" w:author="john" w:date="2020-11-28T01:22:00Z">
        <w:del w:id="1972" w:author="John Buck" w:date="2023-04-11T15:53:00Z">
          <w:r w:rsidRPr="005D2B69" w:rsidDel="00917410">
            <w:rPr>
              <w:rStyle w:val="Hyperlink"/>
              <w:b w:val="0"/>
              <w:bCs w:val="0"/>
            </w:rPr>
            <w:delText>5.2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Server Startup</w:delText>
          </w:r>
          <w:r w:rsidDel="00917410">
            <w:rPr>
              <w:webHidden/>
            </w:rPr>
            <w:tab/>
          </w:r>
        </w:del>
      </w:ins>
    </w:p>
    <w:p w14:paraId="569EC140" w14:textId="77777777" w:rsidR="003E4746" w:rsidDel="00917410" w:rsidRDefault="003E4746">
      <w:pPr>
        <w:pStyle w:val="TOC3"/>
        <w:rPr>
          <w:ins w:id="1973" w:author="john" w:date="2020-11-28T01:22:00Z"/>
          <w:del w:id="1974" w:author="John Buck" w:date="2023-04-11T15:53:00Z"/>
          <w:rFonts w:asciiTheme="minorHAnsi" w:eastAsiaTheme="minorEastAsia" w:hAnsiTheme="minorHAnsi" w:cstheme="minorBidi"/>
          <w:sz w:val="22"/>
          <w:szCs w:val="22"/>
        </w:rPr>
      </w:pPr>
      <w:ins w:id="1975" w:author="john" w:date="2020-11-28T01:22:00Z">
        <w:del w:id="1976" w:author="John Buck" w:date="2023-04-11T15:53:00Z">
          <w:r w:rsidRPr="005D2B69" w:rsidDel="00917410">
            <w:rPr>
              <w:rStyle w:val="Hyperlink"/>
            </w:rPr>
            <w:delText>5.2.1</w:delText>
          </w:r>
          <w:r w:rsidDel="00917410">
            <w:rPr>
              <w:rFonts w:asciiTheme="minorHAnsi" w:eastAsiaTheme="minorEastAsia" w:hAnsiTheme="minorHAnsi" w:cstheme="minorBidi"/>
              <w:sz w:val="22"/>
              <w:szCs w:val="22"/>
            </w:rPr>
            <w:tab/>
          </w:r>
          <w:r w:rsidRPr="005D2B69" w:rsidDel="00917410">
            <w:rPr>
              <w:rStyle w:val="Hyperlink"/>
            </w:rPr>
            <w:delText>Non-GUI Server Startup</w:delText>
          </w:r>
          <w:r w:rsidDel="00917410">
            <w:rPr>
              <w:webHidden/>
            </w:rPr>
            <w:tab/>
          </w:r>
        </w:del>
      </w:ins>
    </w:p>
    <w:p w14:paraId="2368979B" w14:textId="77777777" w:rsidR="003E4746" w:rsidDel="00917410" w:rsidRDefault="003E4746">
      <w:pPr>
        <w:pStyle w:val="TOC2"/>
        <w:rPr>
          <w:ins w:id="1977" w:author="john" w:date="2020-11-28T01:22:00Z"/>
          <w:del w:id="1978" w:author="John Buck" w:date="2023-04-11T15:53:00Z"/>
          <w:rFonts w:asciiTheme="minorHAnsi" w:eastAsiaTheme="minorEastAsia" w:hAnsiTheme="minorHAnsi" w:cstheme="minorBidi"/>
          <w:b w:val="0"/>
          <w:bCs w:val="0"/>
          <w:sz w:val="22"/>
          <w:szCs w:val="22"/>
        </w:rPr>
      </w:pPr>
      <w:ins w:id="1979" w:author="john" w:date="2020-11-28T01:22:00Z">
        <w:del w:id="1980" w:author="John Buck" w:date="2023-04-11T15:53:00Z">
          <w:r w:rsidRPr="005D2B69" w:rsidDel="00917410">
            <w:rPr>
              <w:rStyle w:val="Hyperlink"/>
              <w:b w:val="0"/>
              <w:bCs w:val="0"/>
            </w:rPr>
            <w:delText>5.3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Server GUI Controls</w:delText>
          </w:r>
          <w:r w:rsidDel="00917410">
            <w:rPr>
              <w:webHidden/>
            </w:rPr>
            <w:tab/>
          </w:r>
        </w:del>
      </w:ins>
    </w:p>
    <w:p w14:paraId="7E8CE999" w14:textId="77777777" w:rsidR="003E4746" w:rsidDel="00917410" w:rsidRDefault="003E4746">
      <w:pPr>
        <w:pStyle w:val="TOC3"/>
        <w:rPr>
          <w:ins w:id="1981" w:author="john" w:date="2020-11-28T01:22:00Z"/>
          <w:del w:id="1982" w:author="John Buck" w:date="2023-04-11T15:53:00Z"/>
          <w:rFonts w:asciiTheme="minorHAnsi" w:eastAsiaTheme="minorEastAsia" w:hAnsiTheme="minorHAnsi" w:cstheme="minorBidi"/>
          <w:sz w:val="22"/>
          <w:szCs w:val="22"/>
        </w:rPr>
      </w:pPr>
      <w:ins w:id="1983" w:author="john" w:date="2020-11-28T01:22:00Z">
        <w:del w:id="1984" w:author="John Buck" w:date="2023-04-11T15:53:00Z">
          <w:r w:rsidRPr="005D2B69" w:rsidDel="00917410">
            <w:rPr>
              <w:rStyle w:val="Hyperlink"/>
            </w:rPr>
            <w:delText>5.3.1</w:delText>
          </w:r>
          <w:r w:rsidDel="00917410">
            <w:rPr>
              <w:rFonts w:asciiTheme="minorHAnsi" w:eastAsiaTheme="minorEastAsia" w:hAnsiTheme="minorHAnsi" w:cstheme="minorBidi"/>
              <w:sz w:val="22"/>
              <w:szCs w:val="22"/>
            </w:rPr>
            <w:tab/>
          </w:r>
          <w:r w:rsidRPr="005D2B69" w:rsidDel="00917410">
            <w:rPr>
              <w:rStyle w:val="Hyperlink"/>
            </w:rPr>
            <w:delText>Adding Sites</w:delText>
          </w:r>
          <w:r w:rsidDel="00917410">
            <w:rPr>
              <w:webHidden/>
            </w:rPr>
            <w:tab/>
          </w:r>
        </w:del>
      </w:ins>
    </w:p>
    <w:p w14:paraId="7EEAA00B" w14:textId="77777777" w:rsidR="003E4746" w:rsidDel="00917410" w:rsidRDefault="003E4746">
      <w:pPr>
        <w:pStyle w:val="TOC3"/>
        <w:rPr>
          <w:ins w:id="1985" w:author="john" w:date="2020-11-28T01:22:00Z"/>
          <w:del w:id="1986" w:author="John Buck" w:date="2023-04-11T15:53:00Z"/>
          <w:rFonts w:asciiTheme="minorHAnsi" w:eastAsiaTheme="minorEastAsia" w:hAnsiTheme="minorHAnsi" w:cstheme="minorBidi"/>
          <w:sz w:val="22"/>
          <w:szCs w:val="22"/>
        </w:rPr>
      </w:pPr>
      <w:ins w:id="1987" w:author="john" w:date="2020-11-28T01:22:00Z">
        <w:del w:id="1988" w:author="John Buck" w:date="2023-04-11T15:53:00Z">
          <w:r w:rsidRPr="005D2B69" w:rsidDel="00917410">
            <w:rPr>
              <w:rStyle w:val="Hyperlink"/>
            </w:rPr>
            <w:delText>5.3.2</w:delText>
          </w:r>
          <w:r w:rsidDel="00917410">
            <w:rPr>
              <w:rFonts w:asciiTheme="minorHAnsi" w:eastAsiaTheme="minorEastAsia" w:hAnsiTheme="minorHAnsi" w:cstheme="minorBidi"/>
              <w:sz w:val="22"/>
              <w:szCs w:val="22"/>
            </w:rPr>
            <w:tab/>
          </w:r>
          <w:r w:rsidRPr="005D2B69" w:rsidDel="00917410">
            <w:rPr>
              <w:rStyle w:val="Hyperlink"/>
            </w:rPr>
            <w:delText>Restarting / Reconnecting Servers</w:delText>
          </w:r>
          <w:r w:rsidDel="00917410">
            <w:rPr>
              <w:webHidden/>
            </w:rPr>
            <w:tab/>
          </w:r>
        </w:del>
      </w:ins>
    </w:p>
    <w:p w14:paraId="0A0AC3CE" w14:textId="77777777" w:rsidR="003E4746" w:rsidDel="00917410" w:rsidRDefault="003E4746">
      <w:pPr>
        <w:pStyle w:val="TOC3"/>
        <w:rPr>
          <w:ins w:id="1989" w:author="john" w:date="2020-11-28T01:22:00Z"/>
          <w:del w:id="1990" w:author="John Buck" w:date="2023-04-11T15:53:00Z"/>
          <w:rFonts w:asciiTheme="minorHAnsi" w:eastAsiaTheme="minorEastAsia" w:hAnsiTheme="minorHAnsi" w:cstheme="minorBidi"/>
          <w:sz w:val="22"/>
          <w:szCs w:val="22"/>
        </w:rPr>
      </w:pPr>
      <w:ins w:id="1991" w:author="john" w:date="2020-11-28T01:22:00Z">
        <w:del w:id="1992" w:author="John Buck" w:date="2023-04-11T15:53:00Z">
          <w:r w:rsidRPr="005D2B69" w:rsidDel="00917410">
            <w:rPr>
              <w:rStyle w:val="Hyperlink"/>
            </w:rPr>
            <w:delText>5.3.3</w:delText>
          </w:r>
          <w:r w:rsidDel="00917410">
            <w:rPr>
              <w:rFonts w:asciiTheme="minorHAnsi" w:eastAsiaTheme="minorEastAsia" w:hAnsiTheme="minorHAnsi" w:cstheme="minorBidi"/>
              <w:sz w:val="22"/>
              <w:szCs w:val="22"/>
            </w:rPr>
            <w:tab/>
          </w:r>
          <w:r w:rsidRPr="005D2B69" w:rsidDel="00917410">
            <w:rPr>
              <w:rStyle w:val="Hyperlink"/>
            </w:rPr>
            <w:delText>Connections and Logins</w:delText>
          </w:r>
          <w:r w:rsidDel="00917410">
            <w:rPr>
              <w:webHidden/>
            </w:rPr>
            <w:tab/>
          </w:r>
        </w:del>
      </w:ins>
    </w:p>
    <w:p w14:paraId="5A066869" w14:textId="77777777" w:rsidR="003E4746" w:rsidDel="00917410" w:rsidRDefault="003E4746">
      <w:pPr>
        <w:pStyle w:val="TOC3"/>
        <w:rPr>
          <w:ins w:id="1993" w:author="john" w:date="2020-11-28T01:22:00Z"/>
          <w:del w:id="1994" w:author="John Buck" w:date="2023-04-11T15:53:00Z"/>
          <w:rFonts w:asciiTheme="minorHAnsi" w:eastAsiaTheme="minorEastAsia" w:hAnsiTheme="minorHAnsi" w:cstheme="minorBidi"/>
          <w:sz w:val="22"/>
          <w:szCs w:val="22"/>
        </w:rPr>
      </w:pPr>
      <w:ins w:id="1995" w:author="john" w:date="2020-11-28T01:22:00Z">
        <w:del w:id="1996" w:author="John Buck" w:date="2023-04-11T15:53:00Z">
          <w:r w:rsidRPr="005D2B69" w:rsidDel="00917410">
            <w:rPr>
              <w:rStyle w:val="Hyperlink"/>
            </w:rPr>
            <w:delText>5.3.4</w:delText>
          </w:r>
          <w:r w:rsidDel="00917410">
            <w:rPr>
              <w:rFonts w:asciiTheme="minorHAnsi" w:eastAsiaTheme="minorEastAsia" w:hAnsiTheme="minorHAnsi" w:cstheme="minorBidi"/>
              <w:sz w:val="22"/>
              <w:szCs w:val="22"/>
            </w:rPr>
            <w:tab/>
          </w:r>
          <w:r w:rsidRPr="005D2B69" w:rsidDel="00917410">
            <w:rPr>
              <w:rStyle w:val="Hyperlink"/>
            </w:rPr>
            <w:delText>Additional Server GUI Controls</w:delText>
          </w:r>
          <w:r w:rsidDel="00917410">
            <w:rPr>
              <w:webHidden/>
            </w:rPr>
            <w:tab/>
          </w:r>
        </w:del>
      </w:ins>
    </w:p>
    <w:p w14:paraId="42E07549" w14:textId="77777777" w:rsidR="003E4746" w:rsidDel="00917410" w:rsidRDefault="003E4746">
      <w:pPr>
        <w:pStyle w:val="TOC2"/>
        <w:rPr>
          <w:ins w:id="1997" w:author="john" w:date="2020-11-28T01:22:00Z"/>
          <w:del w:id="1998" w:author="John Buck" w:date="2023-04-11T15:53:00Z"/>
          <w:rFonts w:asciiTheme="minorHAnsi" w:eastAsiaTheme="minorEastAsia" w:hAnsiTheme="minorHAnsi" w:cstheme="minorBidi"/>
          <w:b w:val="0"/>
          <w:bCs w:val="0"/>
          <w:sz w:val="22"/>
          <w:szCs w:val="22"/>
        </w:rPr>
      </w:pPr>
      <w:ins w:id="1999" w:author="john" w:date="2020-11-28T01:22:00Z">
        <w:del w:id="2000" w:author="John Buck" w:date="2023-04-11T15:53:00Z">
          <w:r w:rsidRPr="005D2B69" w:rsidDel="00917410">
            <w:rPr>
              <w:rStyle w:val="Hyperlink"/>
              <w:b w:val="0"/>
              <w:bCs w:val="0"/>
            </w:rPr>
            <w:delText>5.4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Starting Clients</w:delText>
          </w:r>
          <w:r w:rsidDel="00917410">
            <w:rPr>
              <w:webHidden/>
            </w:rPr>
            <w:tab/>
          </w:r>
        </w:del>
      </w:ins>
    </w:p>
    <w:p w14:paraId="38005600" w14:textId="77777777" w:rsidR="003E4746" w:rsidDel="00917410" w:rsidRDefault="003E4746">
      <w:pPr>
        <w:pStyle w:val="TOC2"/>
        <w:rPr>
          <w:ins w:id="2001" w:author="john" w:date="2020-11-28T01:22:00Z"/>
          <w:del w:id="2002" w:author="John Buck" w:date="2023-04-11T15:53:00Z"/>
          <w:rFonts w:asciiTheme="minorHAnsi" w:eastAsiaTheme="minorEastAsia" w:hAnsiTheme="minorHAnsi" w:cstheme="minorBidi"/>
          <w:b w:val="0"/>
          <w:bCs w:val="0"/>
          <w:sz w:val="22"/>
          <w:szCs w:val="22"/>
        </w:rPr>
      </w:pPr>
      <w:ins w:id="2003" w:author="john" w:date="2020-11-28T01:22:00Z">
        <w:del w:id="2004" w:author="John Buck" w:date="2023-04-11T15:53:00Z">
          <w:r w:rsidRPr="005D2B69" w:rsidDel="00917410">
            <w:rPr>
              <w:rStyle w:val="Hyperlink"/>
              <w:b w:val="0"/>
              <w:bCs w:val="0"/>
            </w:rPr>
            <w:delText>5.5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Profiles</w:delText>
          </w:r>
          <w:r w:rsidDel="00917410">
            <w:rPr>
              <w:webHidden/>
            </w:rPr>
            <w:tab/>
          </w:r>
        </w:del>
      </w:ins>
    </w:p>
    <w:p w14:paraId="7FF007BA" w14:textId="77777777" w:rsidR="003E4746" w:rsidDel="00917410" w:rsidRDefault="003E4746">
      <w:pPr>
        <w:pStyle w:val="TOC1"/>
        <w:rPr>
          <w:ins w:id="2005" w:author="john" w:date="2020-11-28T01:22:00Z"/>
          <w:del w:id="2006" w:author="John Buck" w:date="2023-04-11T15:53:00Z"/>
          <w:rFonts w:asciiTheme="minorHAnsi" w:eastAsiaTheme="minorEastAsia" w:hAnsiTheme="minorHAnsi" w:cstheme="minorBidi"/>
          <w:b w:val="0"/>
          <w:bCs w:val="0"/>
          <w:iCs w:val="0"/>
          <w:sz w:val="22"/>
          <w:szCs w:val="22"/>
        </w:rPr>
      </w:pPr>
      <w:ins w:id="2007" w:author="john" w:date="2020-11-28T01:22:00Z">
        <w:del w:id="2008" w:author="John Buck" w:date="2023-04-11T15:53:00Z">
          <w:r w:rsidRPr="005D2B69" w:rsidDel="00917410">
            <w:rPr>
              <w:rStyle w:val="Hyperlink"/>
              <w:b w:val="0"/>
              <w:bCs w:val="0"/>
              <w:iCs w:val="0"/>
            </w:rPr>
            <w:delText>6</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Interactive Contest Configuration</w:delText>
          </w:r>
          <w:r w:rsidDel="00917410">
            <w:rPr>
              <w:webHidden/>
            </w:rPr>
            <w:tab/>
          </w:r>
        </w:del>
      </w:ins>
    </w:p>
    <w:p w14:paraId="36656095" w14:textId="77777777" w:rsidR="003E4746" w:rsidDel="00917410" w:rsidRDefault="003E4746">
      <w:pPr>
        <w:pStyle w:val="TOC2"/>
        <w:rPr>
          <w:ins w:id="2009" w:author="john" w:date="2020-11-28T01:22:00Z"/>
          <w:del w:id="2010" w:author="John Buck" w:date="2023-04-11T15:53:00Z"/>
          <w:rFonts w:asciiTheme="minorHAnsi" w:eastAsiaTheme="minorEastAsia" w:hAnsiTheme="minorHAnsi" w:cstheme="minorBidi"/>
          <w:b w:val="0"/>
          <w:bCs w:val="0"/>
          <w:sz w:val="22"/>
          <w:szCs w:val="22"/>
        </w:rPr>
      </w:pPr>
      <w:ins w:id="2011" w:author="john" w:date="2020-11-28T01:22:00Z">
        <w:del w:id="2012" w:author="John Buck" w:date="2023-04-11T15:53:00Z">
          <w:r w:rsidRPr="005D2B69" w:rsidDel="00917410">
            <w:rPr>
              <w:rStyle w:val="Hyperlink"/>
              <w:b w:val="0"/>
              <w:bCs w:val="0"/>
            </w:rPr>
            <w:delText>6.1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Administrator Login</w:delText>
          </w:r>
          <w:r w:rsidDel="00917410">
            <w:rPr>
              <w:webHidden/>
            </w:rPr>
            <w:tab/>
          </w:r>
        </w:del>
      </w:ins>
    </w:p>
    <w:p w14:paraId="6A371143" w14:textId="77777777" w:rsidR="003E4746" w:rsidDel="00917410" w:rsidRDefault="003E4746">
      <w:pPr>
        <w:pStyle w:val="TOC2"/>
        <w:rPr>
          <w:ins w:id="2013" w:author="john" w:date="2020-11-28T01:22:00Z"/>
          <w:del w:id="2014" w:author="John Buck" w:date="2023-04-11T15:53:00Z"/>
          <w:rFonts w:asciiTheme="minorHAnsi" w:eastAsiaTheme="minorEastAsia" w:hAnsiTheme="minorHAnsi" w:cstheme="minorBidi"/>
          <w:b w:val="0"/>
          <w:bCs w:val="0"/>
          <w:sz w:val="22"/>
          <w:szCs w:val="22"/>
        </w:rPr>
      </w:pPr>
      <w:ins w:id="2015" w:author="john" w:date="2020-11-28T01:22:00Z">
        <w:del w:id="2016" w:author="John Buck" w:date="2023-04-11T15:53:00Z">
          <w:r w:rsidRPr="005D2B69" w:rsidDel="00917410">
            <w:rPr>
              <w:rStyle w:val="Hyperlink"/>
              <w:b w:val="0"/>
              <w:bCs w:val="0"/>
            </w:rPr>
            <w:delText>6.2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User Accounts</w:delText>
          </w:r>
          <w:r w:rsidDel="00917410">
            <w:rPr>
              <w:webHidden/>
            </w:rPr>
            <w:tab/>
          </w:r>
        </w:del>
      </w:ins>
    </w:p>
    <w:p w14:paraId="5D9E2F13" w14:textId="77777777" w:rsidR="003E4746" w:rsidDel="00917410" w:rsidRDefault="003E4746">
      <w:pPr>
        <w:pStyle w:val="TOC3"/>
        <w:rPr>
          <w:ins w:id="2017" w:author="john" w:date="2020-11-28T01:22:00Z"/>
          <w:del w:id="2018" w:author="John Buck" w:date="2023-04-11T15:53:00Z"/>
          <w:rFonts w:asciiTheme="minorHAnsi" w:eastAsiaTheme="minorEastAsia" w:hAnsiTheme="minorHAnsi" w:cstheme="minorBidi"/>
          <w:sz w:val="22"/>
          <w:szCs w:val="22"/>
        </w:rPr>
      </w:pPr>
      <w:ins w:id="2019" w:author="john" w:date="2020-11-28T01:22:00Z">
        <w:del w:id="2020" w:author="John Buck" w:date="2023-04-11T15:53:00Z">
          <w:r w:rsidRPr="005D2B69" w:rsidDel="00917410">
            <w:rPr>
              <w:rStyle w:val="Hyperlink"/>
            </w:rPr>
            <w:delText>6.2.1</w:delText>
          </w:r>
          <w:r w:rsidDel="00917410">
            <w:rPr>
              <w:rFonts w:asciiTheme="minorHAnsi" w:eastAsiaTheme="minorEastAsia" w:hAnsiTheme="minorHAnsi" w:cstheme="minorBidi"/>
              <w:sz w:val="22"/>
              <w:szCs w:val="22"/>
            </w:rPr>
            <w:tab/>
          </w:r>
          <w:r w:rsidRPr="005D2B69" w:rsidDel="00917410">
            <w:rPr>
              <w:rStyle w:val="Hyperlink"/>
            </w:rPr>
            <w:delText>Account Creation</w:delText>
          </w:r>
          <w:r w:rsidDel="00917410">
            <w:rPr>
              <w:webHidden/>
            </w:rPr>
            <w:tab/>
          </w:r>
        </w:del>
      </w:ins>
    </w:p>
    <w:p w14:paraId="1880CFC9" w14:textId="77777777" w:rsidR="003E4746" w:rsidDel="00917410" w:rsidRDefault="003E4746">
      <w:pPr>
        <w:pStyle w:val="TOC3"/>
        <w:rPr>
          <w:ins w:id="2021" w:author="john" w:date="2020-11-28T01:22:00Z"/>
          <w:del w:id="2022" w:author="John Buck" w:date="2023-04-11T15:53:00Z"/>
          <w:rFonts w:asciiTheme="minorHAnsi" w:eastAsiaTheme="minorEastAsia" w:hAnsiTheme="minorHAnsi" w:cstheme="minorBidi"/>
          <w:sz w:val="22"/>
          <w:szCs w:val="22"/>
        </w:rPr>
      </w:pPr>
      <w:ins w:id="2023" w:author="john" w:date="2020-11-28T01:22:00Z">
        <w:del w:id="2024" w:author="John Buck" w:date="2023-04-11T15:53:00Z">
          <w:r w:rsidRPr="005D2B69" w:rsidDel="00917410">
            <w:rPr>
              <w:rStyle w:val="Hyperlink"/>
            </w:rPr>
            <w:delText>6.2.2</w:delText>
          </w:r>
          <w:r w:rsidDel="00917410">
            <w:rPr>
              <w:rFonts w:asciiTheme="minorHAnsi" w:eastAsiaTheme="minorEastAsia" w:hAnsiTheme="minorHAnsi" w:cstheme="minorBidi"/>
              <w:sz w:val="22"/>
              <w:szCs w:val="22"/>
            </w:rPr>
            <w:tab/>
          </w:r>
          <w:r w:rsidRPr="005D2B69" w:rsidDel="00917410">
            <w:rPr>
              <w:rStyle w:val="Hyperlink"/>
            </w:rPr>
            <w:delText>Account Names and Passwords</w:delText>
          </w:r>
          <w:r w:rsidDel="00917410">
            <w:rPr>
              <w:webHidden/>
            </w:rPr>
            <w:tab/>
          </w:r>
        </w:del>
      </w:ins>
    </w:p>
    <w:p w14:paraId="20B00A5E" w14:textId="77777777" w:rsidR="003E4746" w:rsidDel="00917410" w:rsidRDefault="003E4746">
      <w:pPr>
        <w:pStyle w:val="TOC3"/>
        <w:rPr>
          <w:ins w:id="2025" w:author="john" w:date="2020-11-28T01:22:00Z"/>
          <w:del w:id="2026" w:author="John Buck" w:date="2023-04-11T15:53:00Z"/>
          <w:rFonts w:asciiTheme="minorHAnsi" w:eastAsiaTheme="minorEastAsia" w:hAnsiTheme="minorHAnsi" w:cstheme="minorBidi"/>
          <w:sz w:val="22"/>
          <w:szCs w:val="22"/>
        </w:rPr>
      </w:pPr>
      <w:ins w:id="2027" w:author="john" w:date="2020-11-28T01:22:00Z">
        <w:del w:id="2028" w:author="John Buck" w:date="2023-04-11T15:53:00Z">
          <w:r w:rsidRPr="005D2B69" w:rsidDel="00917410">
            <w:rPr>
              <w:rStyle w:val="Hyperlink"/>
            </w:rPr>
            <w:delText>6.2.3</w:delText>
          </w:r>
          <w:r w:rsidDel="00917410">
            <w:rPr>
              <w:rFonts w:asciiTheme="minorHAnsi" w:eastAsiaTheme="minorEastAsia" w:hAnsiTheme="minorHAnsi" w:cstheme="minorBidi"/>
              <w:sz w:val="22"/>
              <w:szCs w:val="22"/>
            </w:rPr>
            <w:tab/>
          </w:r>
          <w:r w:rsidRPr="005D2B69" w:rsidDel="00917410">
            <w:rPr>
              <w:rStyle w:val="Hyperlink"/>
            </w:rPr>
            <w:delText>Loading Account Data</w:delText>
          </w:r>
          <w:r w:rsidDel="00917410">
            <w:rPr>
              <w:webHidden/>
            </w:rPr>
            <w:tab/>
          </w:r>
        </w:del>
      </w:ins>
    </w:p>
    <w:p w14:paraId="1C8A8268" w14:textId="77777777" w:rsidR="003E4746" w:rsidDel="00917410" w:rsidRDefault="003E4746">
      <w:pPr>
        <w:pStyle w:val="TOC3"/>
        <w:rPr>
          <w:ins w:id="2029" w:author="john" w:date="2020-11-28T01:22:00Z"/>
          <w:del w:id="2030" w:author="John Buck" w:date="2023-04-11T15:53:00Z"/>
          <w:rFonts w:asciiTheme="minorHAnsi" w:eastAsiaTheme="minorEastAsia" w:hAnsiTheme="minorHAnsi" w:cstheme="minorBidi"/>
          <w:sz w:val="22"/>
          <w:szCs w:val="22"/>
        </w:rPr>
      </w:pPr>
      <w:ins w:id="2031" w:author="john" w:date="2020-11-28T01:22:00Z">
        <w:del w:id="2032" w:author="John Buck" w:date="2023-04-11T15:53:00Z">
          <w:r w:rsidRPr="005D2B69" w:rsidDel="00917410">
            <w:rPr>
              <w:rStyle w:val="Hyperlink"/>
            </w:rPr>
            <w:delText>6.2.4</w:delText>
          </w:r>
          <w:r w:rsidDel="00917410">
            <w:rPr>
              <w:rFonts w:asciiTheme="minorHAnsi" w:eastAsiaTheme="minorEastAsia" w:hAnsiTheme="minorHAnsi" w:cstheme="minorBidi"/>
              <w:sz w:val="22"/>
              <w:szCs w:val="22"/>
            </w:rPr>
            <w:tab/>
          </w:r>
          <w:r w:rsidRPr="005D2B69" w:rsidDel="00917410">
            <w:rPr>
              <w:rStyle w:val="Hyperlink"/>
            </w:rPr>
            <w:delText>Importing ICPC Data</w:delText>
          </w:r>
          <w:r w:rsidDel="00917410">
            <w:rPr>
              <w:webHidden/>
            </w:rPr>
            <w:tab/>
          </w:r>
        </w:del>
      </w:ins>
    </w:p>
    <w:p w14:paraId="08B9837C" w14:textId="77777777" w:rsidR="003E4746" w:rsidDel="00917410" w:rsidRDefault="003E4746">
      <w:pPr>
        <w:pStyle w:val="TOC2"/>
        <w:rPr>
          <w:ins w:id="2033" w:author="john" w:date="2020-11-28T01:22:00Z"/>
          <w:del w:id="2034" w:author="John Buck" w:date="2023-04-11T15:53:00Z"/>
          <w:rFonts w:asciiTheme="minorHAnsi" w:eastAsiaTheme="minorEastAsia" w:hAnsiTheme="minorHAnsi" w:cstheme="minorBidi"/>
          <w:b w:val="0"/>
          <w:bCs w:val="0"/>
          <w:sz w:val="22"/>
          <w:szCs w:val="22"/>
        </w:rPr>
      </w:pPr>
      <w:ins w:id="2035" w:author="john" w:date="2020-11-28T01:22:00Z">
        <w:del w:id="2036" w:author="John Buck" w:date="2023-04-11T15:53:00Z">
          <w:r w:rsidRPr="005D2B69" w:rsidDel="00917410">
            <w:rPr>
              <w:rStyle w:val="Hyperlink"/>
              <w:b w:val="0"/>
              <w:bCs w:val="0"/>
            </w:rPr>
            <w:delText>6.3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Problems</w:delText>
          </w:r>
          <w:r w:rsidDel="00917410">
            <w:rPr>
              <w:webHidden/>
            </w:rPr>
            <w:tab/>
          </w:r>
        </w:del>
      </w:ins>
    </w:p>
    <w:p w14:paraId="4FF5EC43" w14:textId="77777777" w:rsidR="003E4746" w:rsidDel="00917410" w:rsidRDefault="003E4746">
      <w:pPr>
        <w:pStyle w:val="TOC3"/>
        <w:rPr>
          <w:ins w:id="2037" w:author="john" w:date="2020-11-28T01:22:00Z"/>
          <w:del w:id="2038" w:author="John Buck" w:date="2023-04-11T15:53:00Z"/>
          <w:rFonts w:asciiTheme="minorHAnsi" w:eastAsiaTheme="minorEastAsia" w:hAnsiTheme="minorHAnsi" w:cstheme="minorBidi"/>
          <w:sz w:val="22"/>
          <w:szCs w:val="22"/>
        </w:rPr>
      </w:pPr>
      <w:ins w:id="2039" w:author="john" w:date="2020-11-28T01:22:00Z">
        <w:del w:id="2040" w:author="John Buck" w:date="2023-04-11T15:53:00Z">
          <w:r w:rsidRPr="005D2B69" w:rsidDel="00917410">
            <w:rPr>
              <w:rStyle w:val="Hyperlink"/>
            </w:rPr>
            <w:delText>6.3.1</w:delText>
          </w:r>
          <w:r w:rsidDel="00917410">
            <w:rPr>
              <w:rFonts w:asciiTheme="minorHAnsi" w:eastAsiaTheme="minorEastAsia" w:hAnsiTheme="minorHAnsi" w:cstheme="minorBidi"/>
              <w:sz w:val="22"/>
              <w:szCs w:val="22"/>
            </w:rPr>
            <w:tab/>
          </w:r>
          <w:r w:rsidRPr="005D2B69" w:rsidDel="00917410">
            <w:rPr>
              <w:rStyle w:val="Hyperlink"/>
            </w:rPr>
            <w:delText>Defining a Problem</w:delText>
          </w:r>
          <w:r w:rsidDel="00917410">
            <w:rPr>
              <w:webHidden/>
            </w:rPr>
            <w:tab/>
          </w:r>
        </w:del>
      </w:ins>
    </w:p>
    <w:p w14:paraId="2875935E" w14:textId="77777777" w:rsidR="003E4746" w:rsidDel="00917410" w:rsidRDefault="003E4746">
      <w:pPr>
        <w:pStyle w:val="TOC3"/>
        <w:rPr>
          <w:ins w:id="2041" w:author="john" w:date="2020-11-28T01:22:00Z"/>
          <w:del w:id="2042" w:author="John Buck" w:date="2023-04-11T15:53:00Z"/>
          <w:rFonts w:asciiTheme="minorHAnsi" w:eastAsiaTheme="minorEastAsia" w:hAnsiTheme="minorHAnsi" w:cstheme="minorBidi"/>
          <w:sz w:val="22"/>
          <w:szCs w:val="22"/>
        </w:rPr>
      </w:pPr>
      <w:ins w:id="2043" w:author="john" w:date="2020-11-28T01:22:00Z">
        <w:del w:id="2044" w:author="John Buck" w:date="2023-04-11T15:53:00Z">
          <w:r w:rsidRPr="005D2B69" w:rsidDel="00917410">
            <w:rPr>
              <w:rStyle w:val="Hyperlink"/>
            </w:rPr>
            <w:delText>6.3.2</w:delText>
          </w:r>
          <w:r w:rsidDel="00917410">
            <w:rPr>
              <w:rFonts w:asciiTheme="minorHAnsi" w:eastAsiaTheme="minorEastAsia" w:hAnsiTheme="minorHAnsi" w:cstheme="minorBidi"/>
              <w:sz w:val="22"/>
              <w:szCs w:val="22"/>
            </w:rPr>
            <w:tab/>
          </w:r>
          <w:r w:rsidRPr="005D2B69" w:rsidDel="00917410">
            <w:rPr>
              <w:rStyle w:val="Hyperlink"/>
            </w:rPr>
            <w:delText>Multiple Test Data Files</w:delText>
          </w:r>
          <w:r w:rsidDel="00917410">
            <w:rPr>
              <w:webHidden/>
            </w:rPr>
            <w:tab/>
          </w:r>
        </w:del>
      </w:ins>
    </w:p>
    <w:p w14:paraId="41A34C7F" w14:textId="77777777" w:rsidR="003E4746" w:rsidDel="00917410" w:rsidRDefault="003E4746">
      <w:pPr>
        <w:pStyle w:val="TOC3"/>
        <w:rPr>
          <w:ins w:id="2045" w:author="john" w:date="2020-11-28T01:22:00Z"/>
          <w:del w:id="2046" w:author="John Buck" w:date="2023-04-11T15:53:00Z"/>
          <w:rFonts w:asciiTheme="minorHAnsi" w:eastAsiaTheme="minorEastAsia" w:hAnsiTheme="minorHAnsi" w:cstheme="minorBidi"/>
          <w:sz w:val="22"/>
          <w:szCs w:val="22"/>
        </w:rPr>
      </w:pPr>
      <w:ins w:id="2047" w:author="john" w:date="2020-11-28T01:22:00Z">
        <w:del w:id="2048" w:author="John Buck" w:date="2023-04-11T15:53:00Z">
          <w:r w:rsidRPr="005D2B69" w:rsidDel="00917410">
            <w:rPr>
              <w:rStyle w:val="Hyperlink"/>
            </w:rPr>
            <w:delText>6.3.3</w:delText>
          </w:r>
          <w:r w:rsidDel="00917410">
            <w:rPr>
              <w:rFonts w:asciiTheme="minorHAnsi" w:eastAsiaTheme="minorEastAsia" w:hAnsiTheme="minorHAnsi" w:cstheme="minorBidi"/>
              <w:sz w:val="22"/>
              <w:szCs w:val="22"/>
            </w:rPr>
            <w:tab/>
          </w:r>
          <w:r w:rsidRPr="005D2B69" w:rsidDel="00917410">
            <w:rPr>
              <w:rStyle w:val="Hyperlink"/>
            </w:rPr>
            <w:delText>Defining Judging Type</w:delText>
          </w:r>
          <w:r w:rsidDel="00917410">
            <w:rPr>
              <w:webHidden/>
            </w:rPr>
            <w:tab/>
          </w:r>
        </w:del>
      </w:ins>
    </w:p>
    <w:p w14:paraId="30BA8BB0" w14:textId="77777777" w:rsidR="003E4746" w:rsidDel="00917410" w:rsidRDefault="003E4746">
      <w:pPr>
        <w:pStyle w:val="TOC3"/>
        <w:rPr>
          <w:ins w:id="2049" w:author="john" w:date="2020-11-28T01:22:00Z"/>
          <w:del w:id="2050" w:author="John Buck" w:date="2023-04-11T15:53:00Z"/>
          <w:rFonts w:asciiTheme="minorHAnsi" w:eastAsiaTheme="minorEastAsia" w:hAnsiTheme="minorHAnsi" w:cstheme="minorBidi"/>
          <w:sz w:val="22"/>
          <w:szCs w:val="22"/>
        </w:rPr>
      </w:pPr>
      <w:ins w:id="2051" w:author="john" w:date="2020-11-28T01:22:00Z">
        <w:del w:id="2052" w:author="John Buck" w:date="2023-04-11T15:53:00Z">
          <w:r w:rsidRPr="005D2B69" w:rsidDel="00917410">
            <w:rPr>
              <w:rStyle w:val="Hyperlink"/>
            </w:rPr>
            <w:delText>6.3.4</w:delText>
          </w:r>
          <w:r w:rsidDel="00917410">
            <w:rPr>
              <w:rFonts w:asciiTheme="minorHAnsi" w:eastAsiaTheme="minorEastAsia" w:hAnsiTheme="minorHAnsi" w:cstheme="minorBidi"/>
              <w:sz w:val="22"/>
              <w:szCs w:val="22"/>
            </w:rPr>
            <w:tab/>
          </w:r>
          <w:r w:rsidRPr="005D2B69" w:rsidDel="00917410">
            <w:rPr>
              <w:rStyle w:val="Hyperlink"/>
            </w:rPr>
            <w:delText>Assigning  Auto Judging to Judge modules</w:delText>
          </w:r>
          <w:r w:rsidDel="00917410">
            <w:rPr>
              <w:webHidden/>
            </w:rPr>
            <w:tab/>
          </w:r>
        </w:del>
      </w:ins>
    </w:p>
    <w:p w14:paraId="7F8DB9D2" w14:textId="77777777" w:rsidR="003E4746" w:rsidDel="00917410" w:rsidRDefault="003E4746">
      <w:pPr>
        <w:pStyle w:val="TOC2"/>
        <w:rPr>
          <w:ins w:id="2053" w:author="john" w:date="2020-11-28T01:22:00Z"/>
          <w:del w:id="2054" w:author="John Buck" w:date="2023-04-11T15:53:00Z"/>
          <w:rFonts w:asciiTheme="minorHAnsi" w:eastAsiaTheme="minorEastAsia" w:hAnsiTheme="minorHAnsi" w:cstheme="minorBidi"/>
          <w:b w:val="0"/>
          <w:bCs w:val="0"/>
          <w:sz w:val="22"/>
          <w:szCs w:val="22"/>
        </w:rPr>
      </w:pPr>
      <w:ins w:id="2055" w:author="john" w:date="2020-11-28T01:22:00Z">
        <w:del w:id="2056" w:author="John Buck" w:date="2023-04-11T15:53:00Z">
          <w:r w:rsidRPr="005D2B69" w:rsidDel="00917410">
            <w:rPr>
              <w:rStyle w:val="Hyperlink"/>
              <w:b w:val="0"/>
              <w:bCs w:val="0"/>
            </w:rPr>
            <w:delText>6.4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Languages</w:delText>
          </w:r>
          <w:r w:rsidDel="00917410">
            <w:rPr>
              <w:webHidden/>
            </w:rPr>
            <w:tab/>
          </w:r>
        </w:del>
      </w:ins>
    </w:p>
    <w:p w14:paraId="7B1EBA27" w14:textId="77777777" w:rsidR="003E4746" w:rsidDel="00917410" w:rsidRDefault="003E4746">
      <w:pPr>
        <w:pStyle w:val="TOC3"/>
        <w:rPr>
          <w:ins w:id="2057" w:author="john" w:date="2020-11-28T01:22:00Z"/>
          <w:del w:id="2058" w:author="John Buck" w:date="2023-04-11T15:53:00Z"/>
          <w:rFonts w:asciiTheme="minorHAnsi" w:eastAsiaTheme="minorEastAsia" w:hAnsiTheme="minorHAnsi" w:cstheme="minorBidi"/>
          <w:sz w:val="22"/>
          <w:szCs w:val="22"/>
        </w:rPr>
      </w:pPr>
      <w:ins w:id="2059" w:author="john" w:date="2020-11-28T01:22:00Z">
        <w:del w:id="2060" w:author="John Buck" w:date="2023-04-11T15:53:00Z">
          <w:r w:rsidRPr="005D2B69" w:rsidDel="00917410">
            <w:rPr>
              <w:rStyle w:val="Hyperlink"/>
            </w:rPr>
            <w:delText>6.4.1</w:delText>
          </w:r>
          <w:r w:rsidDel="00917410">
            <w:rPr>
              <w:rFonts w:asciiTheme="minorHAnsi" w:eastAsiaTheme="minorEastAsia" w:hAnsiTheme="minorHAnsi" w:cstheme="minorBidi"/>
              <w:sz w:val="22"/>
              <w:szCs w:val="22"/>
            </w:rPr>
            <w:tab/>
          </w:r>
          <w:r w:rsidRPr="005D2B69" w:rsidDel="00917410">
            <w:rPr>
              <w:rStyle w:val="Hyperlink"/>
            </w:rPr>
            <w:delText>Defining a Language</w:delText>
          </w:r>
          <w:r w:rsidDel="00917410">
            <w:rPr>
              <w:webHidden/>
            </w:rPr>
            <w:tab/>
          </w:r>
        </w:del>
      </w:ins>
    </w:p>
    <w:p w14:paraId="64D85696" w14:textId="77777777" w:rsidR="003E4746" w:rsidDel="00917410" w:rsidRDefault="003E4746">
      <w:pPr>
        <w:pStyle w:val="TOC3"/>
        <w:rPr>
          <w:ins w:id="2061" w:author="john" w:date="2020-11-28T01:22:00Z"/>
          <w:del w:id="2062" w:author="John Buck" w:date="2023-04-11T15:53:00Z"/>
          <w:rFonts w:asciiTheme="minorHAnsi" w:eastAsiaTheme="minorEastAsia" w:hAnsiTheme="minorHAnsi" w:cstheme="minorBidi"/>
          <w:sz w:val="22"/>
          <w:szCs w:val="22"/>
        </w:rPr>
      </w:pPr>
      <w:ins w:id="2063" w:author="john" w:date="2020-11-28T01:22:00Z">
        <w:del w:id="2064" w:author="John Buck" w:date="2023-04-11T15:53:00Z">
          <w:r w:rsidRPr="005D2B69" w:rsidDel="00917410">
            <w:rPr>
              <w:rStyle w:val="Hyperlink"/>
            </w:rPr>
            <w:delText>6.4.2</w:delText>
          </w:r>
          <w:r w:rsidDel="00917410">
            <w:rPr>
              <w:rFonts w:asciiTheme="minorHAnsi" w:eastAsiaTheme="minorEastAsia" w:hAnsiTheme="minorHAnsi" w:cstheme="minorBidi"/>
              <w:sz w:val="22"/>
              <w:szCs w:val="22"/>
            </w:rPr>
            <w:tab/>
          </w:r>
          <w:r w:rsidRPr="005D2B69" w:rsidDel="00917410">
            <w:rPr>
              <w:rStyle w:val="Hyperlink"/>
            </w:rPr>
            <w:delText>Command Parameter Substitutions</w:delText>
          </w:r>
          <w:r w:rsidDel="00917410">
            <w:rPr>
              <w:webHidden/>
            </w:rPr>
            <w:tab/>
          </w:r>
        </w:del>
      </w:ins>
    </w:p>
    <w:p w14:paraId="5A7EB266" w14:textId="77777777" w:rsidR="003E4746" w:rsidDel="00917410" w:rsidRDefault="003E4746">
      <w:pPr>
        <w:pStyle w:val="TOC3"/>
        <w:rPr>
          <w:ins w:id="2065" w:author="john" w:date="2020-11-28T01:22:00Z"/>
          <w:del w:id="2066" w:author="John Buck" w:date="2023-04-11T15:53:00Z"/>
          <w:rFonts w:asciiTheme="minorHAnsi" w:eastAsiaTheme="minorEastAsia" w:hAnsiTheme="minorHAnsi" w:cstheme="minorBidi"/>
          <w:sz w:val="22"/>
          <w:szCs w:val="22"/>
        </w:rPr>
      </w:pPr>
      <w:ins w:id="2067" w:author="john" w:date="2020-11-28T01:22:00Z">
        <w:del w:id="2068" w:author="John Buck" w:date="2023-04-11T15:53:00Z">
          <w:r w:rsidRPr="005D2B69" w:rsidDel="00917410">
            <w:rPr>
              <w:rStyle w:val="Hyperlink"/>
            </w:rPr>
            <w:delText>6.4.3</w:delText>
          </w:r>
          <w:r w:rsidDel="00917410">
            <w:rPr>
              <w:rFonts w:asciiTheme="minorHAnsi" w:eastAsiaTheme="minorEastAsia" w:hAnsiTheme="minorHAnsi" w:cstheme="minorBidi"/>
              <w:sz w:val="22"/>
              <w:szCs w:val="22"/>
            </w:rPr>
            <w:tab/>
          </w:r>
          <w:r w:rsidRPr="005D2B69" w:rsidDel="00917410">
            <w:rPr>
              <w:rStyle w:val="Hyperlink"/>
            </w:rPr>
            <w:delText>Language  Definition  Examples</w:delText>
          </w:r>
          <w:r w:rsidDel="00917410">
            <w:rPr>
              <w:webHidden/>
            </w:rPr>
            <w:tab/>
          </w:r>
        </w:del>
      </w:ins>
    </w:p>
    <w:p w14:paraId="498EE133" w14:textId="77777777" w:rsidR="003E4746" w:rsidDel="00917410" w:rsidRDefault="003E4746">
      <w:pPr>
        <w:pStyle w:val="TOC3"/>
        <w:rPr>
          <w:ins w:id="2069" w:author="john" w:date="2020-11-28T01:22:00Z"/>
          <w:del w:id="2070" w:author="John Buck" w:date="2023-04-11T15:53:00Z"/>
          <w:rFonts w:asciiTheme="minorHAnsi" w:eastAsiaTheme="minorEastAsia" w:hAnsiTheme="minorHAnsi" w:cstheme="minorBidi"/>
          <w:sz w:val="22"/>
          <w:szCs w:val="22"/>
        </w:rPr>
      </w:pPr>
      <w:ins w:id="2071" w:author="john" w:date="2020-11-28T01:22:00Z">
        <w:del w:id="2072" w:author="John Buck" w:date="2023-04-11T15:53:00Z">
          <w:r w:rsidRPr="005D2B69" w:rsidDel="00917410">
            <w:rPr>
              <w:rStyle w:val="Hyperlink"/>
            </w:rPr>
            <w:delText>6.4.4</w:delText>
          </w:r>
          <w:r w:rsidDel="00917410">
            <w:rPr>
              <w:rFonts w:asciiTheme="minorHAnsi" w:eastAsiaTheme="minorEastAsia" w:hAnsiTheme="minorHAnsi" w:cstheme="minorBidi"/>
              <w:sz w:val="22"/>
              <w:szCs w:val="22"/>
            </w:rPr>
            <w:tab/>
          </w:r>
          <w:r w:rsidRPr="005D2B69" w:rsidDel="00917410">
            <w:rPr>
              <w:rStyle w:val="Hyperlink"/>
            </w:rPr>
            <w:delText>Language  Definitions In Multi-Site Contests</w:delText>
          </w:r>
          <w:r w:rsidDel="00917410">
            <w:rPr>
              <w:webHidden/>
            </w:rPr>
            <w:tab/>
          </w:r>
        </w:del>
      </w:ins>
    </w:p>
    <w:p w14:paraId="09623BD2" w14:textId="77777777" w:rsidR="003E4746" w:rsidDel="00917410" w:rsidRDefault="003E4746">
      <w:pPr>
        <w:pStyle w:val="TOC2"/>
        <w:rPr>
          <w:ins w:id="2073" w:author="john" w:date="2020-11-28T01:22:00Z"/>
          <w:del w:id="2074" w:author="John Buck" w:date="2023-04-11T15:53:00Z"/>
          <w:rFonts w:asciiTheme="minorHAnsi" w:eastAsiaTheme="minorEastAsia" w:hAnsiTheme="minorHAnsi" w:cstheme="minorBidi"/>
          <w:b w:val="0"/>
          <w:bCs w:val="0"/>
          <w:sz w:val="22"/>
          <w:szCs w:val="22"/>
        </w:rPr>
      </w:pPr>
      <w:ins w:id="2075" w:author="john" w:date="2020-11-28T01:22:00Z">
        <w:del w:id="2076" w:author="John Buck" w:date="2023-04-11T15:53:00Z">
          <w:r w:rsidRPr="005D2B69" w:rsidDel="00917410">
            <w:rPr>
              <w:rStyle w:val="Hyperlink"/>
              <w:b w:val="0"/>
              <w:bCs w:val="0"/>
            </w:rPr>
            <w:delText>6.5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Judgments</w:delText>
          </w:r>
          <w:r w:rsidDel="00917410">
            <w:rPr>
              <w:webHidden/>
            </w:rPr>
            <w:tab/>
          </w:r>
        </w:del>
      </w:ins>
    </w:p>
    <w:p w14:paraId="189D960C" w14:textId="77777777" w:rsidR="003E4746" w:rsidDel="00917410" w:rsidRDefault="003E4746">
      <w:pPr>
        <w:pStyle w:val="TOC3"/>
        <w:rPr>
          <w:ins w:id="2077" w:author="john" w:date="2020-11-28T01:22:00Z"/>
          <w:del w:id="2078" w:author="John Buck" w:date="2023-04-11T15:53:00Z"/>
          <w:rFonts w:asciiTheme="minorHAnsi" w:eastAsiaTheme="minorEastAsia" w:hAnsiTheme="minorHAnsi" w:cstheme="minorBidi"/>
          <w:sz w:val="22"/>
          <w:szCs w:val="22"/>
        </w:rPr>
      </w:pPr>
      <w:ins w:id="2079" w:author="john" w:date="2020-11-28T01:22:00Z">
        <w:del w:id="2080" w:author="John Buck" w:date="2023-04-11T15:53:00Z">
          <w:r w:rsidRPr="005D2B69" w:rsidDel="00917410">
            <w:rPr>
              <w:rStyle w:val="Hyperlink"/>
            </w:rPr>
            <w:delText>6.5.1</w:delText>
          </w:r>
          <w:r w:rsidDel="00917410">
            <w:rPr>
              <w:rFonts w:asciiTheme="minorHAnsi" w:eastAsiaTheme="minorEastAsia" w:hAnsiTheme="minorHAnsi" w:cstheme="minorBidi"/>
              <w:sz w:val="22"/>
              <w:szCs w:val="22"/>
            </w:rPr>
            <w:tab/>
          </w:r>
          <w:r w:rsidRPr="005D2B69" w:rsidDel="00917410">
            <w:rPr>
              <w:rStyle w:val="Hyperlink"/>
            </w:rPr>
            <w:delText>Defining a New Judgment</w:delText>
          </w:r>
          <w:r w:rsidDel="00917410">
            <w:rPr>
              <w:webHidden/>
            </w:rPr>
            <w:tab/>
          </w:r>
        </w:del>
      </w:ins>
    </w:p>
    <w:p w14:paraId="70920B05" w14:textId="77777777" w:rsidR="003E4746" w:rsidDel="00917410" w:rsidRDefault="003E4746">
      <w:pPr>
        <w:pStyle w:val="TOC3"/>
        <w:rPr>
          <w:ins w:id="2081" w:author="john" w:date="2020-11-28T01:22:00Z"/>
          <w:del w:id="2082" w:author="John Buck" w:date="2023-04-11T15:53:00Z"/>
          <w:rFonts w:asciiTheme="minorHAnsi" w:eastAsiaTheme="minorEastAsia" w:hAnsiTheme="minorHAnsi" w:cstheme="minorBidi"/>
          <w:sz w:val="22"/>
          <w:szCs w:val="22"/>
        </w:rPr>
      </w:pPr>
      <w:ins w:id="2083" w:author="john" w:date="2020-11-28T01:22:00Z">
        <w:del w:id="2084" w:author="John Buck" w:date="2023-04-11T15:53:00Z">
          <w:r w:rsidRPr="005D2B69" w:rsidDel="00917410">
            <w:rPr>
              <w:rStyle w:val="Hyperlink"/>
            </w:rPr>
            <w:delText>6.5.2</w:delText>
          </w:r>
          <w:r w:rsidDel="00917410">
            <w:rPr>
              <w:rFonts w:asciiTheme="minorHAnsi" w:eastAsiaTheme="minorEastAsia" w:hAnsiTheme="minorHAnsi" w:cstheme="minorBidi"/>
              <w:sz w:val="22"/>
              <w:szCs w:val="22"/>
            </w:rPr>
            <w:tab/>
          </w:r>
          <w:r w:rsidRPr="005D2B69" w:rsidDel="00917410">
            <w:rPr>
              <w:rStyle w:val="Hyperlink"/>
            </w:rPr>
            <w:delText>Changing Existing Judgments</w:delText>
          </w:r>
          <w:r w:rsidDel="00917410">
            <w:rPr>
              <w:webHidden/>
            </w:rPr>
            <w:tab/>
          </w:r>
        </w:del>
      </w:ins>
    </w:p>
    <w:p w14:paraId="2DBDB5A7" w14:textId="77777777" w:rsidR="003E4746" w:rsidDel="00917410" w:rsidRDefault="003E4746">
      <w:pPr>
        <w:pStyle w:val="TOC2"/>
        <w:rPr>
          <w:ins w:id="2085" w:author="john" w:date="2020-11-28T01:22:00Z"/>
          <w:del w:id="2086" w:author="John Buck" w:date="2023-04-11T15:53:00Z"/>
          <w:rFonts w:asciiTheme="minorHAnsi" w:eastAsiaTheme="minorEastAsia" w:hAnsiTheme="minorHAnsi" w:cstheme="minorBidi"/>
          <w:b w:val="0"/>
          <w:bCs w:val="0"/>
          <w:sz w:val="22"/>
          <w:szCs w:val="22"/>
        </w:rPr>
      </w:pPr>
      <w:ins w:id="2087" w:author="john" w:date="2020-11-28T01:22:00Z">
        <w:del w:id="2088" w:author="John Buck" w:date="2023-04-11T15:53:00Z">
          <w:r w:rsidRPr="005D2B69" w:rsidDel="00917410">
            <w:rPr>
              <w:rStyle w:val="Hyperlink"/>
              <w:b w:val="0"/>
              <w:bCs w:val="0"/>
            </w:rPr>
            <w:delText>6.6</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Balloon Notifications</w:delText>
          </w:r>
          <w:r w:rsidDel="00917410">
            <w:rPr>
              <w:webHidden/>
            </w:rPr>
            <w:tab/>
          </w:r>
        </w:del>
      </w:ins>
    </w:p>
    <w:p w14:paraId="61EEA4CD" w14:textId="77777777" w:rsidR="003E4746" w:rsidDel="00917410" w:rsidRDefault="003E4746">
      <w:pPr>
        <w:pStyle w:val="TOC3"/>
        <w:rPr>
          <w:ins w:id="2089" w:author="john" w:date="2020-11-28T01:22:00Z"/>
          <w:del w:id="2090" w:author="John Buck" w:date="2023-04-11T15:53:00Z"/>
          <w:rFonts w:asciiTheme="minorHAnsi" w:eastAsiaTheme="minorEastAsia" w:hAnsiTheme="minorHAnsi" w:cstheme="minorBidi"/>
          <w:sz w:val="22"/>
          <w:szCs w:val="22"/>
        </w:rPr>
      </w:pPr>
      <w:ins w:id="2091" w:author="john" w:date="2020-11-28T01:22:00Z">
        <w:del w:id="2092" w:author="John Buck" w:date="2023-04-11T15:53:00Z">
          <w:r w:rsidRPr="005D2B69" w:rsidDel="00917410">
            <w:rPr>
              <w:rStyle w:val="Hyperlink"/>
            </w:rPr>
            <w:delText>6.6.1</w:delText>
          </w:r>
          <w:r w:rsidDel="00917410">
            <w:rPr>
              <w:rFonts w:asciiTheme="minorHAnsi" w:eastAsiaTheme="minorEastAsia" w:hAnsiTheme="minorHAnsi" w:cstheme="minorBidi"/>
              <w:sz w:val="22"/>
              <w:szCs w:val="22"/>
            </w:rPr>
            <w:tab/>
          </w:r>
          <w:r w:rsidRPr="005D2B69" w:rsidDel="00917410">
            <w:rPr>
              <w:rStyle w:val="Hyperlink"/>
            </w:rPr>
            <w:delText>Defining Balloon Notifications</w:delText>
          </w:r>
          <w:r w:rsidDel="00917410">
            <w:rPr>
              <w:webHidden/>
            </w:rPr>
            <w:tab/>
          </w:r>
        </w:del>
      </w:ins>
    </w:p>
    <w:p w14:paraId="1B354436" w14:textId="77777777" w:rsidR="003E4746" w:rsidDel="00917410" w:rsidRDefault="003E4746">
      <w:pPr>
        <w:pStyle w:val="TOC3"/>
        <w:rPr>
          <w:ins w:id="2093" w:author="john" w:date="2020-11-28T01:22:00Z"/>
          <w:del w:id="2094" w:author="John Buck" w:date="2023-04-11T15:53:00Z"/>
          <w:rFonts w:asciiTheme="minorHAnsi" w:eastAsiaTheme="minorEastAsia" w:hAnsiTheme="minorHAnsi" w:cstheme="minorBidi"/>
          <w:sz w:val="22"/>
          <w:szCs w:val="22"/>
        </w:rPr>
      </w:pPr>
      <w:ins w:id="2095" w:author="john" w:date="2020-11-28T01:22:00Z">
        <w:del w:id="2096" w:author="John Buck" w:date="2023-04-11T15:53:00Z">
          <w:r w:rsidRPr="005D2B69" w:rsidDel="00917410">
            <w:rPr>
              <w:rStyle w:val="Hyperlink"/>
            </w:rPr>
            <w:delText>6.6.2</w:delText>
          </w:r>
          <w:r w:rsidDel="00917410">
            <w:rPr>
              <w:rFonts w:asciiTheme="minorHAnsi" w:eastAsiaTheme="minorEastAsia" w:hAnsiTheme="minorHAnsi" w:cstheme="minorBidi"/>
              <w:sz w:val="22"/>
              <w:szCs w:val="22"/>
            </w:rPr>
            <w:tab/>
          </w:r>
          <w:r w:rsidRPr="005D2B69" w:rsidDel="00917410">
            <w:rPr>
              <w:rStyle w:val="Hyperlink"/>
            </w:rPr>
            <w:delText>Email Server Advanced Settings</w:delText>
          </w:r>
          <w:r w:rsidDel="00917410">
            <w:rPr>
              <w:webHidden/>
            </w:rPr>
            <w:tab/>
          </w:r>
        </w:del>
      </w:ins>
    </w:p>
    <w:p w14:paraId="65868922" w14:textId="77777777" w:rsidR="003E4746" w:rsidDel="00917410" w:rsidRDefault="003E4746">
      <w:pPr>
        <w:pStyle w:val="TOC2"/>
        <w:rPr>
          <w:ins w:id="2097" w:author="john" w:date="2020-11-28T01:22:00Z"/>
          <w:del w:id="2098" w:author="John Buck" w:date="2023-04-11T15:53:00Z"/>
          <w:rFonts w:asciiTheme="minorHAnsi" w:eastAsiaTheme="minorEastAsia" w:hAnsiTheme="minorHAnsi" w:cstheme="minorBidi"/>
          <w:b w:val="0"/>
          <w:bCs w:val="0"/>
          <w:sz w:val="22"/>
          <w:szCs w:val="22"/>
        </w:rPr>
      </w:pPr>
      <w:ins w:id="2099" w:author="john" w:date="2020-11-28T01:22:00Z">
        <w:del w:id="2100" w:author="John Buck" w:date="2023-04-11T15:53:00Z">
          <w:r w:rsidRPr="005D2B69" w:rsidDel="00917410">
            <w:rPr>
              <w:rStyle w:val="Hyperlink"/>
              <w:b w:val="0"/>
              <w:bCs w:val="0"/>
            </w:rPr>
            <w:delText>6.7</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Options (Settings tab)</w:delText>
          </w:r>
          <w:r w:rsidDel="00917410">
            <w:rPr>
              <w:webHidden/>
            </w:rPr>
            <w:tab/>
          </w:r>
        </w:del>
      </w:ins>
    </w:p>
    <w:p w14:paraId="7547BC0F" w14:textId="77777777" w:rsidR="003E4746" w:rsidDel="00917410" w:rsidRDefault="003E4746">
      <w:pPr>
        <w:pStyle w:val="TOC2"/>
        <w:rPr>
          <w:ins w:id="2101" w:author="john" w:date="2020-11-28T01:22:00Z"/>
          <w:del w:id="2102" w:author="John Buck" w:date="2023-04-11T15:53:00Z"/>
          <w:rFonts w:asciiTheme="minorHAnsi" w:eastAsiaTheme="minorEastAsia" w:hAnsiTheme="minorHAnsi" w:cstheme="minorBidi"/>
          <w:b w:val="0"/>
          <w:bCs w:val="0"/>
          <w:sz w:val="22"/>
          <w:szCs w:val="22"/>
        </w:rPr>
      </w:pPr>
      <w:ins w:id="2103" w:author="john" w:date="2020-11-28T01:22:00Z">
        <w:del w:id="2104" w:author="John Buck" w:date="2023-04-11T15:53:00Z">
          <w:r w:rsidRPr="005D2B69" w:rsidDel="00917410">
            <w:rPr>
              <w:rStyle w:val="Hyperlink"/>
              <w:b w:val="0"/>
              <w:bCs w:val="0"/>
            </w:rPr>
            <w:delText>6.8</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Sites</w:delText>
          </w:r>
          <w:r w:rsidDel="00917410">
            <w:rPr>
              <w:webHidden/>
            </w:rPr>
            <w:tab/>
          </w:r>
        </w:del>
      </w:ins>
    </w:p>
    <w:p w14:paraId="5C067C11" w14:textId="77777777" w:rsidR="003E4746" w:rsidDel="00917410" w:rsidRDefault="003E4746">
      <w:pPr>
        <w:pStyle w:val="TOC1"/>
        <w:rPr>
          <w:ins w:id="2105" w:author="john" w:date="2020-11-28T01:22:00Z"/>
          <w:del w:id="2106" w:author="John Buck" w:date="2023-04-11T15:53:00Z"/>
          <w:rFonts w:asciiTheme="minorHAnsi" w:eastAsiaTheme="minorEastAsia" w:hAnsiTheme="minorHAnsi" w:cstheme="minorBidi"/>
          <w:b w:val="0"/>
          <w:bCs w:val="0"/>
          <w:iCs w:val="0"/>
          <w:sz w:val="22"/>
          <w:szCs w:val="22"/>
        </w:rPr>
      </w:pPr>
      <w:ins w:id="2107" w:author="john" w:date="2020-11-28T01:22:00Z">
        <w:del w:id="2108" w:author="John Buck" w:date="2023-04-11T15:53:00Z">
          <w:r w:rsidRPr="005D2B69" w:rsidDel="00917410">
            <w:rPr>
              <w:rStyle w:val="Hyperlink"/>
              <w:b w:val="0"/>
              <w:bCs w:val="0"/>
              <w:iCs w:val="0"/>
            </w:rPr>
            <w:delText>7</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Configuring the Contest via Configuration Files</w:delText>
          </w:r>
          <w:r w:rsidDel="00917410">
            <w:rPr>
              <w:webHidden/>
            </w:rPr>
            <w:tab/>
          </w:r>
        </w:del>
      </w:ins>
    </w:p>
    <w:p w14:paraId="7FD27250" w14:textId="77777777" w:rsidR="003E4746" w:rsidDel="00917410" w:rsidRDefault="003E4746">
      <w:pPr>
        <w:pStyle w:val="TOC2"/>
        <w:rPr>
          <w:ins w:id="2109" w:author="john" w:date="2020-11-28T01:22:00Z"/>
          <w:del w:id="2110" w:author="John Buck" w:date="2023-04-11T15:53:00Z"/>
          <w:rFonts w:asciiTheme="minorHAnsi" w:eastAsiaTheme="minorEastAsia" w:hAnsiTheme="minorHAnsi" w:cstheme="minorBidi"/>
          <w:b w:val="0"/>
          <w:bCs w:val="0"/>
          <w:sz w:val="22"/>
          <w:szCs w:val="22"/>
        </w:rPr>
      </w:pPr>
      <w:ins w:id="2111" w:author="john" w:date="2020-11-28T01:22:00Z">
        <w:del w:id="2112" w:author="John Buck" w:date="2023-04-11T15:53:00Z">
          <w:r w:rsidRPr="005D2B69" w:rsidDel="00917410">
            <w:rPr>
              <w:rStyle w:val="Hyperlink"/>
              <w:b w:val="0"/>
              <w:bCs w:val="0"/>
            </w:rPr>
            <w:delText>7.1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Loading Configuration Files via the PC</w:delText>
          </w:r>
          <w:r w:rsidRPr="005D2B69" w:rsidDel="00917410">
            <w:rPr>
              <w:rStyle w:val="Hyperlink"/>
              <w:b w:val="0"/>
              <w:bCs w:val="0"/>
              <w:vertAlign w:val="superscript"/>
            </w:rPr>
            <w:delText>2</w:delText>
          </w:r>
          <w:r w:rsidRPr="005D2B69" w:rsidDel="00917410">
            <w:rPr>
              <w:rStyle w:val="Hyperlink"/>
              <w:b w:val="0"/>
              <w:bCs w:val="0"/>
            </w:rPr>
            <w:delText xml:space="preserve"> Server</w:delText>
          </w:r>
          <w:r w:rsidDel="00917410">
            <w:rPr>
              <w:webHidden/>
            </w:rPr>
            <w:tab/>
          </w:r>
        </w:del>
      </w:ins>
    </w:p>
    <w:p w14:paraId="4778549C" w14:textId="77777777" w:rsidR="003E4746" w:rsidDel="00917410" w:rsidRDefault="003E4746">
      <w:pPr>
        <w:pStyle w:val="TOC2"/>
        <w:rPr>
          <w:ins w:id="2113" w:author="john" w:date="2020-11-28T01:22:00Z"/>
          <w:del w:id="2114" w:author="John Buck" w:date="2023-04-11T15:53:00Z"/>
          <w:rFonts w:asciiTheme="minorHAnsi" w:eastAsiaTheme="minorEastAsia" w:hAnsiTheme="minorHAnsi" w:cstheme="minorBidi"/>
          <w:b w:val="0"/>
          <w:bCs w:val="0"/>
          <w:sz w:val="22"/>
          <w:szCs w:val="22"/>
        </w:rPr>
      </w:pPr>
      <w:ins w:id="2115" w:author="john" w:date="2020-11-28T01:22:00Z">
        <w:del w:id="2116" w:author="John Buck" w:date="2023-04-11T15:53:00Z">
          <w:r w:rsidRPr="005D2B69" w:rsidDel="00917410">
            <w:rPr>
              <w:rStyle w:val="Hyperlink"/>
              <w:b w:val="0"/>
              <w:bCs w:val="0"/>
            </w:rPr>
            <w:delText>7.2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Loading Configuration Files via the PC</w:delText>
          </w:r>
          <w:r w:rsidRPr="005D2B69" w:rsidDel="00917410">
            <w:rPr>
              <w:rStyle w:val="Hyperlink"/>
              <w:b w:val="0"/>
              <w:bCs w:val="0"/>
              <w:vertAlign w:val="superscript"/>
            </w:rPr>
            <w:delText>2</w:delText>
          </w:r>
          <w:r w:rsidRPr="005D2B69" w:rsidDel="00917410">
            <w:rPr>
              <w:rStyle w:val="Hyperlink"/>
              <w:b w:val="0"/>
              <w:bCs w:val="0"/>
            </w:rPr>
            <w:delText xml:space="preserve"> Admin</w:delText>
          </w:r>
          <w:r w:rsidDel="00917410">
            <w:rPr>
              <w:webHidden/>
            </w:rPr>
            <w:tab/>
          </w:r>
        </w:del>
      </w:ins>
    </w:p>
    <w:p w14:paraId="6E52ADB9" w14:textId="77777777" w:rsidR="003E4746" w:rsidDel="00917410" w:rsidRDefault="003E4746">
      <w:pPr>
        <w:pStyle w:val="TOC2"/>
        <w:rPr>
          <w:ins w:id="2117" w:author="john" w:date="2020-11-28T01:22:00Z"/>
          <w:del w:id="2118" w:author="John Buck" w:date="2023-04-11T15:53:00Z"/>
          <w:rFonts w:asciiTheme="minorHAnsi" w:eastAsiaTheme="minorEastAsia" w:hAnsiTheme="minorHAnsi" w:cstheme="minorBidi"/>
          <w:b w:val="0"/>
          <w:bCs w:val="0"/>
          <w:sz w:val="22"/>
          <w:szCs w:val="22"/>
        </w:rPr>
      </w:pPr>
      <w:ins w:id="2119" w:author="john" w:date="2020-11-28T01:22:00Z">
        <w:del w:id="2120" w:author="John Buck" w:date="2023-04-11T15:53:00Z">
          <w:r w:rsidRPr="005D2B69" w:rsidDel="00917410">
            <w:rPr>
              <w:rStyle w:val="Hyperlink"/>
              <w:b w:val="0"/>
              <w:bCs w:val="0"/>
            </w:rPr>
            <w:delText>7.3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Additional Configuration File Capabilities</w:delText>
          </w:r>
          <w:r w:rsidDel="00917410">
            <w:rPr>
              <w:webHidden/>
            </w:rPr>
            <w:tab/>
          </w:r>
        </w:del>
      </w:ins>
    </w:p>
    <w:p w14:paraId="74DF963A" w14:textId="77777777" w:rsidR="003E4746" w:rsidDel="00917410" w:rsidRDefault="003E4746">
      <w:pPr>
        <w:pStyle w:val="TOC1"/>
        <w:rPr>
          <w:ins w:id="2121" w:author="john" w:date="2020-11-28T01:22:00Z"/>
          <w:del w:id="2122" w:author="John Buck" w:date="2023-04-11T15:53:00Z"/>
          <w:rFonts w:asciiTheme="minorHAnsi" w:eastAsiaTheme="minorEastAsia" w:hAnsiTheme="minorHAnsi" w:cstheme="minorBidi"/>
          <w:b w:val="0"/>
          <w:bCs w:val="0"/>
          <w:iCs w:val="0"/>
          <w:sz w:val="22"/>
          <w:szCs w:val="22"/>
        </w:rPr>
      </w:pPr>
      <w:ins w:id="2123" w:author="john" w:date="2020-11-28T01:22:00Z">
        <w:del w:id="2124" w:author="John Buck" w:date="2023-04-11T15:53:00Z">
          <w:r w:rsidRPr="005D2B69" w:rsidDel="00917410">
            <w:rPr>
              <w:rStyle w:val="Hyperlink"/>
              <w:b w:val="0"/>
              <w:bCs w:val="0"/>
              <w:iCs w:val="0"/>
            </w:rPr>
            <w:delText>8</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Starting the Contest</w:delText>
          </w:r>
          <w:r w:rsidDel="00917410">
            <w:rPr>
              <w:webHidden/>
            </w:rPr>
            <w:tab/>
          </w:r>
        </w:del>
      </w:ins>
    </w:p>
    <w:p w14:paraId="4093315F" w14:textId="77777777" w:rsidR="003E4746" w:rsidDel="00917410" w:rsidRDefault="003E4746">
      <w:pPr>
        <w:pStyle w:val="TOC2"/>
        <w:rPr>
          <w:ins w:id="2125" w:author="john" w:date="2020-11-28T01:22:00Z"/>
          <w:del w:id="2126" w:author="John Buck" w:date="2023-04-11T15:53:00Z"/>
          <w:rFonts w:asciiTheme="minorHAnsi" w:eastAsiaTheme="minorEastAsia" w:hAnsiTheme="minorHAnsi" w:cstheme="minorBidi"/>
          <w:b w:val="0"/>
          <w:bCs w:val="0"/>
          <w:sz w:val="22"/>
          <w:szCs w:val="22"/>
        </w:rPr>
      </w:pPr>
      <w:ins w:id="2127" w:author="john" w:date="2020-11-28T01:22:00Z">
        <w:del w:id="2128" w:author="John Buck" w:date="2023-04-11T15:53:00Z">
          <w:r w:rsidRPr="005D2B69" w:rsidDel="00917410">
            <w:rPr>
              <w:rStyle w:val="Hyperlink"/>
              <w:b w:val="0"/>
              <w:bCs w:val="0"/>
            </w:rPr>
            <w:delText>8.1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Clock Control</w:delText>
          </w:r>
          <w:r w:rsidDel="00917410">
            <w:rPr>
              <w:webHidden/>
            </w:rPr>
            <w:tab/>
          </w:r>
        </w:del>
      </w:ins>
    </w:p>
    <w:p w14:paraId="69D9DE8E" w14:textId="77777777" w:rsidR="003E4746" w:rsidDel="00917410" w:rsidRDefault="003E4746">
      <w:pPr>
        <w:pStyle w:val="TOC3"/>
        <w:rPr>
          <w:ins w:id="2129" w:author="john" w:date="2020-11-28T01:22:00Z"/>
          <w:del w:id="2130" w:author="John Buck" w:date="2023-04-11T15:53:00Z"/>
          <w:rFonts w:asciiTheme="minorHAnsi" w:eastAsiaTheme="minorEastAsia" w:hAnsiTheme="minorHAnsi" w:cstheme="minorBidi"/>
          <w:sz w:val="22"/>
          <w:szCs w:val="22"/>
        </w:rPr>
      </w:pPr>
      <w:ins w:id="2131" w:author="john" w:date="2020-11-28T01:22:00Z">
        <w:del w:id="2132" w:author="John Buck" w:date="2023-04-11T15:53:00Z">
          <w:r w:rsidRPr="005D2B69" w:rsidDel="00917410">
            <w:rPr>
              <w:rStyle w:val="Hyperlink"/>
            </w:rPr>
            <w:delText>8.1.1</w:delText>
          </w:r>
          <w:r w:rsidDel="00917410">
            <w:rPr>
              <w:rFonts w:asciiTheme="minorHAnsi" w:eastAsiaTheme="minorEastAsia" w:hAnsiTheme="minorHAnsi" w:cstheme="minorBidi"/>
              <w:sz w:val="22"/>
              <w:szCs w:val="22"/>
            </w:rPr>
            <w:tab/>
          </w:r>
          <w:r w:rsidRPr="005D2B69" w:rsidDel="00917410">
            <w:rPr>
              <w:rStyle w:val="Hyperlink"/>
            </w:rPr>
            <w:delText>Starting the Contest Manually</w:delText>
          </w:r>
          <w:r w:rsidDel="00917410">
            <w:rPr>
              <w:webHidden/>
            </w:rPr>
            <w:tab/>
          </w:r>
        </w:del>
      </w:ins>
    </w:p>
    <w:p w14:paraId="663BCDA4" w14:textId="77777777" w:rsidR="003E4746" w:rsidDel="00917410" w:rsidRDefault="003E4746">
      <w:pPr>
        <w:pStyle w:val="TOC3"/>
        <w:rPr>
          <w:ins w:id="2133" w:author="john" w:date="2020-11-28T01:22:00Z"/>
          <w:del w:id="2134" w:author="John Buck" w:date="2023-04-11T15:53:00Z"/>
          <w:rFonts w:asciiTheme="minorHAnsi" w:eastAsiaTheme="minorEastAsia" w:hAnsiTheme="minorHAnsi" w:cstheme="minorBidi"/>
          <w:sz w:val="22"/>
          <w:szCs w:val="22"/>
        </w:rPr>
      </w:pPr>
      <w:ins w:id="2135" w:author="john" w:date="2020-11-28T01:22:00Z">
        <w:del w:id="2136" w:author="John Buck" w:date="2023-04-11T15:53:00Z">
          <w:r w:rsidRPr="005D2B69" w:rsidDel="00917410">
            <w:rPr>
              <w:rStyle w:val="Hyperlink"/>
            </w:rPr>
            <w:delText>8.1.2</w:delText>
          </w:r>
          <w:r w:rsidDel="00917410">
            <w:rPr>
              <w:rFonts w:asciiTheme="minorHAnsi" w:eastAsiaTheme="minorEastAsia" w:hAnsiTheme="minorHAnsi" w:cstheme="minorBidi"/>
              <w:sz w:val="22"/>
              <w:szCs w:val="22"/>
            </w:rPr>
            <w:tab/>
          </w:r>
          <w:r w:rsidRPr="005D2B69" w:rsidDel="00917410">
            <w:rPr>
              <w:rStyle w:val="Hyperlink"/>
            </w:rPr>
            <w:delText>Starting the Contest Automatically</w:delText>
          </w:r>
          <w:r w:rsidDel="00917410">
            <w:rPr>
              <w:webHidden/>
            </w:rPr>
            <w:tab/>
          </w:r>
        </w:del>
      </w:ins>
    </w:p>
    <w:p w14:paraId="1F4D078A" w14:textId="77777777" w:rsidR="003E4746" w:rsidDel="00917410" w:rsidRDefault="003E4746">
      <w:pPr>
        <w:pStyle w:val="TOC2"/>
        <w:rPr>
          <w:ins w:id="2137" w:author="john" w:date="2020-11-28T01:22:00Z"/>
          <w:del w:id="2138" w:author="John Buck" w:date="2023-04-11T15:53:00Z"/>
          <w:rFonts w:asciiTheme="minorHAnsi" w:eastAsiaTheme="minorEastAsia" w:hAnsiTheme="minorHAnsi" w:cstheme="minorBidi"/>
          <w:b w:val="0"/>
          <w:bCs w:val="0"/>
          <w:sz w:val="22"/>
          <w:szCs w:val="22"/>
        </w:rPr>
      </w:pPr>
      <w:ins w:id="2139" w:author="john" w:date="2020-11-28T01:22:00Z">
        <w:del w:id="2140" w:author="John Buck" w:date="2023-04-11T15:53:00Z">
          <w:r w:rsidRPr="005D2B69" w:rsidDel="00917410">
            <w:rPr>
              <w:rStyle w:val="Hyperlink"/>
              <w:b w:val="0"/>
              <w:bCs w:val="0"/>
            </w:rPr>
            <w:delText>8.2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Length</w:delText>
          </w:r>
          <w:r w:rsidDel="00917410">
            <w:rPr>
              <w:webHidden/>
            </w:rPr>
            <w:tab/>
          </w:r>
        </w:del>
      </w:ins>
    </w:p>
    <w:p w14:paraId="6926EF61" w14:textId="77777777" w:rsidR="003E4746" w:rsidDel="00917410" w:rsidRDefault="003E4746">
      <w:pPr>
        <w:pStyle w:val="TOC2"/>
        <w:rPr>
          <w:ins w:id="2141" w:author="john" w:date="2020-11-28T01:22:00Z"/>
          <w:del w:id="2142" w:author="John Buck" w:date="2023-04-11T15:53:00Z"/>
          <w:rFonts w:asciiTheme="minorHAnsi" w:eastAsiaTheme="minorEastAsia" w:hAnsiTheme="minorHAnsi" w:cstheme="minorBidi"/>
          <w:b w:val="0"/>
          <w:bCs w:val="0"/>
          <w:sz w:val="22"/>
          <w:szCs w:val="22"/>
        </w:rPr>
      </w:pPr>
      <w:ins w:id="2143" w:author="john" w:date="2020-11-28T01:22:00Z">
        <w:del w:id="2144" w:author="John Buck" w:date="2023-04-11T15:53:00Z">
          <w:r w:rsidRPr="005D2B69" w:rsidDel="00917410">
            <w:rPr>
              <w:rStyle w:val="Hyperlink"/>
              <w:b w:val="0"/>
              <w:bCs w:val="0"/>
            </w:rPr>
            <w:delText>8.3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Multi-Site Clock Control</w:delText>
          </w:r>
          <w:r w:rsidDel="00917410">
            <w:rPr>
              <w:webHidden/>
            </w:rPr>
            <w:tab/>
          </w:r>
        </w:del>
      </w:ins>
    </w:p>
    <w:p w14:paraId="15BA4990" w14:textId="77777777" w:rsidR="003E4746" w:rsidDel="00917410" w:rsidRDefault="003E4746">
      <w:pPr>
        <w:pStyle w:val="TOC2"/>
        <w:rPr>
          <w:ins w:id="2145" w:author="john" w:date="2020-11-28T01:22:00Z"/>
          <w:del w:id="2146" w:author="John Buck" w:date="2023-04-11T15:53:00Z"/>
          <w:rFonts w:asciiTheme="minorHAnsi" w:eastAsiaTheme="minorEastAsia" w:hAnsiTheme="minorHAnsi" w:cstheme="minorBidi"/>
          <w:b w:val="0"/>
          <w:bCs w:val="0"/>
          <w:sz w:val="22"/>
          <w:szCs w:val="22"/>
        </w:rPr>
      </w:pPr>
      <w:ins w:id="2147" w:author="john" w:date="2020-11-28T01:22:00Z">
        <w:del w:id="2148" w:author="John Buck" w:date="2023-04-11T15:53:00Z">
          <w:r w:rsidRPr="005D2B69" w:rsidDel="00917410">
            <w:rPr>
              <w:rStyle w:val="Hyperlink"/>
              <w:b w:val="0"/>
              <w:bCs w:val="0"/>
            </w:rPr>
            <w:delText>8.4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Practice Sessions:  Resetting A Contest</w:delText>
          </w:r>
          <w:r w:rsidDel="00917410">
            <w:rPr>
              <w:webHidden/>
            </w:rPr>
            <w:tab/>
          </w:r>
        </w:del>
      </w:ins>
    </w:p>
    <w:p w14:paraId="26A4CD51" w14:textId="77777777" w:rsidR="003E4746" w:rsidDel="00917410" w:rsidRDefault="003E4746">
      <w:pPr>
        <w:pStyle w:val="TOC1"/>
        <w:rPr>
          <w:ins w:id="2149" w:author="john" w:date="2020-11-28T01:22:00Z"/>
          <w:del w:id="2150" w:author="John Buck" w:date="2023-04-11T15:53:00Z"/>
          <w:rFonts w:asciiTheme="minorHAnsi" w:eastAsiaTheme="minorEastAsia" w:hAnsiTheme="minorHAnsi" w:cstheme="minorBidi"/>
          <w:b w:val="0"/>
          <w:bCs w:val="0"/>
          <w:iCs w:val="0"/>
          <w:sz w:val="22"/>
          <w:szCs w:val="22"/>
        </w:rPr>
      </w:pPr>
      <w:ins w:id="2151" w:author="john" w:date="2020-11-28T01:22:00Z">
        <w:del w:id="2152" w:author="John Buck" w:date="2023-04-11T15:53:00Z">
          <w:r w:rsidRPr="005D2B69" w:rsidDel="00917410">
            <w:rPr>
              <w:rStyle w:val="Hyperlink"/>
              <w:b w:val="0"/>
              <w:bCs w:val="0"/>
              <w:iCs w:val="0"/>
            </w:rPr>
            <w:delText>9</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Monitoring Contest Status</w:delText>
          </w:r>
          <w:r w:rsidDel="00917410">
            <w:rPr>
              <w:webHidden/>
            </w:rPr>
            <w:tab/>
          </w:r>
        </w:del>
      </w:ins>
    </w:p>
    <w:p w14:paraId="1B655227" w14:textId="77777777" w:rsidR="003E4746" w:rsidDel="00917410" w:rsidRDefault="003E4746">
      <w:pPr>
        <w:pStyle w:val="TOC2"/>
        <w:rPr>
          <w:ins w:id="2153" w:author="john" w:date="2020-11-28T01:22:00Z"/>
          <w:del w:id="2154" w:author="John Buck" w:date="2023-04-11T15:53:00Z"/>
          <w:rFonts w:asciiTheme="minorHAnsi" w:eastAsiaTheme="minorEastAsia" w:hAnsiTheme="minorHAnsi" w:cstheme="minorBidi"/>
          <w:b w:val="0"/>
          <w:bCs w:val="0"/>
          <w:sz w:val="22"/>
          <w:szCs w:val="22"/>
        </w:rPr>
      </w:pPr>
      <w:ins w:id="2155" w:author="john" w:date="2020-11-28T01:22:00Z">
        <w:del w:id="2156" w:author="John Buck" w:date="2023-04-11T15:53:00Z">
          <w:r w:rsidRPr="005D2B69" w:rsidDel="00917410">
            <w:rPr>
              <w:rStyle w:val="Hyperlink"/>
              <w:b w:val="0"/>
              <w:bCs w:val="0"/>
            </w:rPr>
            <w:delText>9.1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Team Startup Status</w:delText>
          </w:r>
          <w:r w:rsidDel="00917410">
            <w:rPr>
              <w:webHidden/>
            </w:rPr>
            <w:tab/>
          </w:r>
        </w:del>
      </w:ins>
    </w:p>
    <w:p w14:paraId="190D5EB6" w14:textId="77777777" w:rsidR="003E4746" w:rsidDel="00917410" w:rsidRDefault="003E4746">
      <w:pPr>
        <w:pStyle w:val="TOC2"/>
        <w:rPr>
          <w:ins w:id="2157" w:author="john" w:date="2020-11-28T01:22:00Z"/>
          <w:del w:id="2158" w:author="John Buck" w:date="2023-04-11T15:53:00Z"/>
          <w:rFonts w:asciiTheme="minorHAnsi" w:eastAsiaTheme="minorEastAsia" w:hAnsiTheme="minorHAnsi" w:cstheme="minorBidi"/>
          <w:b w:val="0"/>
          <w:bCs w:val="0"/>
          <w:sz w:val="22"/>
          <w:szCs w:val="22"/>
        </w:rPr>
      </w:pPr>
      <w:ins w:id="2159" w:author="john" w:date="2020-11-28T01:22:00Z">
        <w:del w:id="2160" w:author="John Buck" w:date="2023-04-11T15:53:00Z">
          <w:r w:rsidRPr="005D2B69" w:rsidDel="00917410">
            <w:rPr>
              <w:rStyle w:val="Hyperlink"/>
              <w:b w:val="0"/>
              <w:bCs w:val="0"/>
            </w:rPr>
            <w:delText>9.2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The Runs Display</w:delText>
          </w:r>
          <w:r w:rsidDel="00917410">
            <w:rPr>
              <w:webHidden/>
            </w:rPr>
            <w:tab/>
          </w:r>
        </w:del>
      </w:ins>
    </w:p>
    <w:p w14:paraId="30F73CF7" w14:textId="77777777" w:rsidR="003E4746" w:rsidDel="00917410" w:rsidRDefault="003E4746">
      <w:pPr>
        <w:pStyle w:val="TOC2"/>
        <w:rPr>
          <w:ins w:id="2161" w:author="john" w:date="2020-11-28T01:22:00Z"/>
          <w:del w:id="2162" w:author="John Buck" w:date="2023-04-11T15:53:00Z"/>
          <w:rFonts w:asciiTheme="minorHAnsi" w:eastAsiaTheme="minorEastAsia" w:hAnsiTheme="minorHAnsi" w:cstheme="minorBidi"/>
          <w:b w:val="0"/>
          <w:bCs w:val="0"/>
          <w:sz w:val="22"/>
          <w:szCs w:val="22"/>
        </w:rPr>
      </w:pPr>
      <w:ins w:id="2163" w:author="john" w:date="2020-11-28T01:22:00Z">
        <w:del w:id="2164" w:author="John Buck" w:date="2023-04-11T15:53:00Z">
          <w:r w:rsidRPr="005D2B69" w:rsidDel="00917410">
            <w:rPr>
              <w:rStyle w:val="Hyperlink"/>
              <w:b w:val="0"/>
              <w:bCs w:val="0"/>
            </w:rPr>
            <w:delText>9.3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Editing Runs</w:delText>
          </w:r>
          <w:r w:rsidDel="00917410">
            <w:rPr>
              <w:webHidden/>
            </w:rPr>
            <w:tab/>
          </w:r>
        </w:del>
      </w:ins>
    </w:p>
    <w:p w14:paraId="17EAA933" w14:textId="77777777" w:rsidR="003E4746" w:rsidDel="00917410" w:rsidRDefault="003E4746">
      <w:pPr>
        <w:pStyle w:val="TOC3"/>
        <w:rPr>
          <w:ins w:id="2165" w:author="john" w:date="2020-11-28T01:22:00Z"/>
          <w:del w:id="2166" w:author="John Buck" w:date="2023-04-11T15:53:00Z"/>
          <w:rFonts w:asciiTheme="minorHAnsi" w:eastAsiaTheme="minorEastAsia" w:hAnsiTheme="minorHAnsi" w:cstheme="minorBidi"/>
          <w:sz w:val="22"/>
          <w:szCs w:val="22"/>
        </w:rPr>
      </w:pPr>
      <w:ins w:id="2167" w:author="john" w:date="2020-11-28T01:22:00Z">
        <w:del w:id="2168" w:author="John Buck" w:date="2023-04-11T15:53:00Z">
          <w:r w:rsidRPr="005D2B69" w:rsidDel="00917410">
            <w:rPr>
              <w:rStyle w:val="Hyperlink"/>
            </w:rPr>
            <w:delText>9.3.1</w:delText>
          </w:r>
          <w:r w:rsidDel="00917410">
            <w:rPr>
              <w:rFonts w:asciiTheme="minorHAnsi" w:eastAsiaTheme="minorEastAsia" w:hAnsiTheme="minorHAnsi" w:cstheme="minorBidi"/>
              <w:sz w:val="22"/>
              <w:szCs w:val="22"/>
            </w:rPr>
            <w:tab/>
          </w:r>
          <w:r w:rsidRPr="005D2B69" w:rsidDel="00917410">
            <w:rPr>
              <w:rStyle w:val="Hyperlink"/>
            </w:rPr>
            <w:delText>Extracting Runs</w:delText>
          </w:r>
          <w:r w:rsidDel="00917410">
            <w:rPr>
              <w:webHidden/>
            </w:rPr>
            <w:tab/>
          </w:r>
        </w:del>
      </w:ins>
    </w:p>
    <w:p w14:paraId="2069B85C" w14:textId="77777777" w:rsidR="003E4746" w:rsidDel="00917410" w:rsidRDefault="003E4746">
      <w:pPr>
        <w:pStyle w:val="TOC2"/>
        <w:rPr>
          <w:ins w:id="2169" w:author="john" w:date="2020-11-28T01:22:00Z"/>
          <w:del w:id="2170" w:author="John Buck" w:date="2023-04-11T15:53:00Z"/>
          <w:rFonts w:asciiTheme="minorHAnsi" w:eastAsiaTheme="minorEastAsia" w:hAnsiTheme="minorHAnsi" w:cstheme="minorBidi"/>
          <w:b w:val="0"/>
          <w:bCs w:val="0"/>
          <w:sz w:val="22"/>
          <w:szCs w:val="22"/>
        </w:rPr>
      </w:pPr>
      <w:ins w:id="2171" w:author="john" w:date="2020-11-28T01:22:00Z">
        <w:del w:id="2172" w:author="John Buck" w:date="2023-04-11T15:53:00Z">
          <w:r w:rsidRPr="005D2B69" w:rsidDel="00917410">
            <w:rPr>
              <w:rStyle w:val="Hyperlink"/>
              <w:b w:val="0"/>
              <w:bCs w:val="0"/>
            </w:rPr>
            <w:delText>9.4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Filtering  Runs</w:delText>
          </w:r>
          <w:r w:rsidDel="00917410">
            <w:rPr>
              <w:webHidden/>
            </w:rPr>
            <w:tab/>
          </w:r>
        </w:del>
      </w:ins>
    </w:p>
    <w:p w14:paraId="12D2690E" w14:textId="77777777" w:rsidR="003E4746" w:rsidDel="00917410" w:rsidRDefault="003E4746">
      <w:pPr>
        <w:pStyle w:val="TOC2"/>
        <w:rPr>
          <w:ins w:id="2173" w:author="john" w:date="2020-11-28T01:22:00Z"/>
          <w:del w:id="2174" w:author="John Buck" w:date="2023-04-11T15:53:00Z"/>
          <w:rFonts w:asciiTheme="minorHAnsi" w:eastAsiaTheme="minorEastAsia" w:hAnsiTheme="minorHAnsi" w:cstheme="minorBidi"/>
          <w:b w:val="0"/>
          <w:bCs w:val="0"/>
          <w:sz w:val="22"/>
          <w:szCs w:val="22"/>
        </w:rPr>
      </w:pPr>
      <w:ins w:id="2175" w:author="john" w:date="2020-11-28T01:22:00Z">
        <w:del w:id="2176" w:author="John Buck" w:date="2023-04-11T15:53:00Z">
          <w:r w:rsidRPr="005D2B69" w:rsidDel="00917410">
            <w:rPr>
              <w:rStyle w:val="Hyperlink"/>
              <w:b w:val="0"/>
              <w:bCs w:val="0"/>
            </w:rPr>
            <w:delText>9.5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Clarifications</w:delText>
          </w:r>
          <w:r w:rsidDel="00917410">
            <w:rPr>
              <w:webHidden/>
            </w:rPr>
            <w:tab/>
          </w:r>
        </w:del>
      </w:ins>
    </w:p>
    <w:p w14:paraId="2D150A70" w14:textId="77777777" w:rsidR="003E4746" w:rsidDel="00917410" w:rsidRDefault="003E4746">
      <w:pPr>
        <w:pStyle w:val="TOC2"/>
        <w:rPr>
          <w:ins w:id="2177" w:author="john" w:date="2020-11-28T01:22:00Z"/>
          <w:del w:id="2178" w:author="John Buck" w:date="2023-04-11T15:53:00Z"/>
          <w:rFonts w:asciiTheme="minorHAnsi" w:eastAsiaTheme="minorEastAsia" w:hAnsiTheme="minorHAnsi" w:cstheme="minorBidi"/>
          <w:b w:val="0"/>
          <w:bCs w:val="0"/>
          <w:sz w:val="22"/>
          <w:szCs w:val="22"/>
        </w:rPr>
      </w:pPr>
      <w:ins w:id="2179" w:author="john" w:date="2020-11-28T01:22:00Z">
        <w:del w:id="2180" w:author="John Buck" w:date="2023-04-11T15:53:00Z">
          <w:r w:rsidRPr="005D2B69" w:rsidDel="00917410">
            <w:rPr>
              <w:rStyle w:val="Hyperlink"/>
              <w:b w:val="0"/>
              <w:bCs w:val="0"/>
            </w:rPr>
            <w:delText>9.6</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Reports</w:delText>
          </w:r>
          <w:r w:rsidDel="00917410">
            <w:rPr>
              <w:webHidden/>
            </w:rPr>
            <w:tab/>
          </w:r>
        </w:del>
      </w:ins>
    </w:p>
    <w:p w14:paraId="1B3E480D" w14:textId="77777777" w:rsidR="003E4746" w:rsidDel="00917410" w:rsidRDefault="003E4746">
      <w:pPr>
        <w:pStyle w:val="TOC3"/>
        <w:rPr>
          <w:ins w:id="2181" w:author="john" w:date="2020-11-28T01:22:00Z"/>
          <w:del w:id="2182" w:author="John Buck" w:date="2023-04-11T15:53:00Z"/>
          <w:rFonts w:asciiTheme="minorHAnsi" w:eastAsiaTheme="minorEastAsia" w:hAnsiTheme="minorHAnsi" w:cstheme="minorBidi"/>
          <w:sz w:val="22"/>
          <w:szCs w:val="22"/>
        </w:rPr>
      </w:pPr>
      <w:ins w:id="2183" w:author="john" w:date="2020-11-28T01:22:00Z">
        <w:del w:id="2184" w:author="John Buck" w:date="2023-04-11T15:53:00Z">
          <w:r w:rsidRPr="005D2B69" w:rsidDel="00917410">
            <w:rPr>
              <w:rStyle w:val="Hyperlink"/>
            </w:rPr>
            <w:delText>9.6.1</w:delText>
          </w:r>
          <w:r w:rsidDel="00917410">
            <w:rPr>
              <w:rFonts w:asciiTheme="minorHAnsi" w:eastAsiaTheme="minorEastAsia" w:hAnsiTheme="minorHAnsi" w:cstheme="minorBidi"/>
              <w:sz w:val="22"/>
              <w:szCs w:val="22"/>
            </w:rPr>
            <w:tab/>
          </w:r>
          <w:r w:rsidRPr="005D2B69" w:rsidDel="00917410">
            <w:rPr>
              <w:rStyle w:val="Hyperlink"/>
            </w:rPr>
            <w:delText>Automatic Generation of Reports at End of Contest</w:delText>
          </w:r>
          <w:r w:rsidDel="00917410">
            <w:rPr>
              <w:webHidden/>
            </w:rPr>
            <w:tab/>
          </w:r>
        </w:del>
      </w:ins>
    </w:p>
    <w:p w14:paraId="3F5EDAA3" w14:textId="77777777" w:rsidR="003E4746" w:rsidDel="00917410" w:rsidRDefault="003E4746">
      <w:pPr>
        <w:pStyle w:val="TOC2"/>
        <w:rPr>
          <w:ins w:id="2185" w:author="john" w:date="2020-11-28T01:22:00Z"/>
          <w:del w:id="2186" w:author="John Buck" w:date="2023-04-11T15:53:00Z"/>
          <w:rFonts w:asciiTheme="minorHAnsi" w:eastAsiaTheme="minorEastAsia" w:hAnsiTheme="minorHAnsi" w:cstheme="minorBidi"/>
          <w:b w:val="0"/>
          <w:bCs w:val="0"/>
          <w:sz w:val="22"/>
          <w:szCs w:val="22"/>
        </w:rPr>
      </w:pPr>
      <w:ins w:id="2187" w:author="john" w:date="2020-11-28T01:22:00Z">
        <w:del w:id="2188" w:author="John Buck" w:date="2023-04-11T15:53:00Z">
          <w:r w:rsidRPr="005D2B69" w:rsidDel="00917410">
            <w:rPr>
              <w:rStyle w:val="Hyperlink"/>
              <w:b w:val="0"/>
              <w:bCs w:val="0"/>
            </w:rPr>
            <w:delText>9.7</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Event Feed</w:delText>
          </w:r>
          <w:r w:rsidDel="00917410">
            <w:rPr>
              <w:webHidden/>
            </w:rPr>
            <w:tab/>
          </w:r>
        </w:del>
      </w:ins>
    </w:p>
    <w:p w14:paraId="34F676BB" w14:textId="77777777" w:rsidR="003E4746" w:rsidDel="00917410" w:rsidRDefault="003E4746">
      <w:pPr>
        <w:pStyle w:val="TOC2"/>
        <w:rPr>
          <w:ins w:id="2189" w:author="john" w:date="2020-11-28T01:22:00Z"/>
          <w:del w:id="2190" w:author="John Buck" w:date="2023-04-11T15:53:00Z"/>
          <w:rFonts w:asciiTheme="minorHAnsi" w:eastAsiaTheme="minorEastAsia" w:hAnsiTheme="minorHAnsi" w:cstheme="minorBidi"/>
          <w:b w:val="0"/>
          <w:bCs w:val="0"/>
          <w:sz w:val="22"/>
          <w:szCs w:val="22"/>
        </w:rPr>
      </w:pPr>
      <w:ins w:id="2191" w:author="john" w:date="2020-11-28T01:22:00Z">
        <w:del w:id="2192" w:author="John Buck" w:date="2023-04-11T15:53:00Z">
          <w:r w:rsidRPr="005D2B69" w:rsidDel="00917410">
            <w:rPr>
              <w:rStyle w:val="Hyperlink"/>
              <w:b w:val="0"/>
              <w:bCs w:val="0"/>
            </w:rPr>
            <w:delText>9.8</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Web Services</w:delText>
          </w:r>
          <w:r w:rsidDel="00917410">
            <w:rPr>
              <w:webHidden/>
            </w:rPr>
            <w:tab/>
          </w:r>
        </w:del>
      </w:ins>
    </w:p>
    <w:p w14:paraId="6E35C3C4" w14:textId="77777777" w:rsidR="003E4746" w:rsidDel="00917410" w:rsidRDefault="003E4746">
      <w:pPr>
        <w:pStyle w:val="TOC1"/>
        <w:rPr>
          <w:ins w:id="2193" w:author="john" w:date="2020-11-28T01:22:00Z"/>
          <w:del w:id="2194" w:author="John Buck" w:date="2023-04-11T15:53:00Z"/>
          <w:rFonts w:asciiTheme="minorHAnsi" w:eastAsiaTheme="minorEastAsia" w:hAnsiTheme="minorHAnsi" w:cstheme="minorBidi"/>
          <w:b w:val="0"/>
          <w:bCs w:val="0"/>
          <w:iCs w:val="0"/>
          <w:sz w:val="22"/>
          <w:szCs w:val="22"/>
        </w:rPr>
      </w:pPr>
      <w:ins w:id="2195" w:author="john" w:date="2020-11-28T01:22:00Z">
        <w:del w:id="2196" w:author="John Buck" w:date="2023-04-11T15:53:00Z">
          <w:r w:rsidRPr="005D2B69" w:rsidDel="00917410">
            <w:rPr>
              <w:rStyle w:val="Hyperlink"/>
              <w:b w:val="0"/>
              <w:bCs w:val="0"/>
              <w:iCs w:val="0"/>
            </w:rPr>
            <w:delText>10</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The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Scoreboard</w:delText>
          </w:r>
          <w:r w:rsidDel="00917410">
            <w:rPr>
              <w:webHidden/>
            </w:rPr>
            <w:tab/>
          </w:r>
        </w:del>
      </w:ins>
    </w:p>
    <w:p w14:paraId="1FA41C42" w14:textId="77777777" w:rsidR="003E4746" w:rsidDel="00917410" w:rsidRDefault="003E4746">
      <w:pPr>
        <w:pStyle w:val="TOC2"/>
        <w:rPr>
          <w:ins w:id="2197" w:author="john" w:date="2020-11-28T01:22:00Z"/>
          <w:del w:id="2198" w:author="John Buck" w:date="2023-04-11T15:53:00Z"/>
          <w:rFonts w:asciiTheme="minorHAnsi" w:eastAsiaTheme="minorEastAsia" w:hAnsiTheme="minorHAnsi" w:cstheme="minorBidi"/>
          <w:b w:val="0"/>
          <w:bCs w:val="0"/>
          <w:sz w:val="22"/>
          <w:szCs w:val="22"/>
        </w:rPr>
      </w:pPr>
      <w:ins w:id="2199" w:author="john" w:date="2020-11-28T01:22:00Z">
        <w:del w:id="2200" w:author="John Buck" w:date="2023-04-11T15:53:00Z">
          <w:r w:rsidRPr="005D2B69" w:rsidDel="00917410">
            <w:rPr>
              <w:rStyle w:val="Hyperlink"/>
              <w:b w:val="0"/>
              <w:bCs w:val="0"/>
            </w:rPr>
            <w:delText>10.1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Overview</w:delText>
          </w:r>
          <w:r w:rsidDel="00917410">
            <w:rPr>
              <w:webHidden/>
            </w:rPr>
            <w:tab/>
          </w:r>
        </w:del>
      </w:ins>
    </w:p>
    <w:p w14:paraId="75DCD2BC" w14:textId="77777777" w:rsidR="003E4746" w:rsidDel="00917410" w:rsidRDefault="003E4746">
      <w:pPr>
        <w:pStyle w:val="TOC2"/>
        <w:rPr>
          <w:ins w:id="2201" w:author="john" w:date="2020-11-28T01:22:00Z"/>
          <w:del w:id="2202" w:author="John Buck" w:date="2023-04-11T15:53:00Z"/>
          <w:rFonts w:asciiTheme="minorHAnsi" w:eastAsiaTheme="minorEastAsia" w:hAnsiTheme="minorHAnsi" w:cstheme="minorBidi"/>
          <w:b w:val="0"/>
          <w:bCs w:val="0"/>
          <w:sz w:val="22"/>
          <w:szCs w:val="22"/>
        </w:rPr>
      </w:pPr>
      <w:ins w:id="2203" w:author="john" w:date="2020-11-28T01:22:00Z">
        <w:del w:id="2204" w:author="John Buck" w:date="2023-04-11T15:53:00Z">
          <w:r w:rsidRPr="005D2B69" w:rsidDel="00917410">
            <w:rPr>
              <w:rStyle w:val="Hyperlink"/>
              <w:b w:val="0"/>
              <w:bCs w:val="0"/>
            </w:rPr>
            <w:delText>10.2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Scoring Algorithm</w:delText>
          </w:r>
          <w:r w:rsidDel="00917410">
            <w:rPr>
              <w:webHidden/>
            </w:rPr>
            <w:tab/>
          </w:r>
        </w:del>
      </w:ins>
    </w:p>
    <w:p w14:paraId="338D706E" w14:textId="77777777" w:rsidR="003E4746" w:rsidDel="00917410" w:rsidRDefault="003E4746">
      <w:pPr>
        <w:pStyle w:val="TOC2"/>
        <w:rPr>
          <w:ins w:id="2205" w:author="john" w:date="2020-11-28T01:22:00Z"/>
          <w:del w:id="2206" w:author="John Buck" w:date="2023-04-11T15:53:00Z"/>
          <w:rFonts w:asciiTheme="minorHAnsi" w:eastAsiaTheme="minorEastAsia" w:hAnsiTheme="minorHAnsi" w:cstheme="minorBidi"/>
          <w:b w:val="0"/>
          <w:bCs w:val="0"/>
          <w:sz w:val="22"/>
          <w:szCs w:val="22"/>
        </w:rPr>
      </w:pPr>
      <w:ins w:id="2207" w:author="john" w:date="2020-11-28T01:22:00Z">
        <w:del w:id="2208" w:author="John Buck" w:date="2023-04-11T15:53:00Z">
          <w:r w:rsidRPr="005D2B69" w:rsidDel="00917410">
            <w:rPr>
              <w:rStyle w:val="Hyperlink"/>
              <w:b w:val="0"/>
              <w:bCs w:val="0"/>
            </w:rPr>
            <w:delText>10.3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Configuring Scoring Properties</w:delText>
          </w:r>
          <w:r w:rsidDel="00917410">
            <w:rPr>
              <w:webHidden/>
            </w:rPr>
            <w:tab/>
          </w:r>
        </w:del>
      </w:ins>
    </w:p>
    <w:p w14:paraId="541F08CC" w14:textId="77777777" w:rsidR="003E4746" w:rsidDel="00917410" w:rsidRDefault="003E4746">
      <w:pPr>
        <w:pStyle w:val="TOC2"/>
        <w:rPr>
          <w:ins w:id="2209" w:author="john" w:date="2020-11-28T01:22:00Z"/>
          <w:del w:id="2210" w:author="John Buck" w:date="2023-04-11T15:53:00Z"/>
          <w:rFonts w:asciiTheme="minorHAnsi" w:eastAsiaTheme="minorEastAsia" w:hAnsiTheme="minorHAnsi" w:cstheme="minorBidi"/>
          <w:b w:val="0"/>
          <w:bCs w:val="0"/>
          <w:sz w:val="22"/>
          <w:szCs w:val="22"/>
        </w:rPr>
      </w:pPr>
      <w:ins w:id="2211" w:author="john" w:date="2020-11-28T01:22:00Z">
        <w:del w:id="2212" w:author="John Buck" w:date="2023-04-11T15:53:00Z">
          <w:r w:rsidRPr="005D2B69" w:rsidDel="00917410">
            <w:rPr>
              <w:rStyle w:val="Hyperlink"/>
              <w:b w:val="0"/>
              <w:bCs w:val="0"/>
            </w:rPr>
            <w:delText>10.4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Starting the Scoreboard</w:delText>
          </w:r>
          <w:r w:rsidDel="00917410">
            <w:rPr>
              <w:webHidden/>
            </w:rPr>
            <w:tab/>
          </w:r>
        </w:del>
      </w:ins>
    </w:p>
    <w:p w14:paraId="45A155F9" w14:textId="77777777" w:rsidR="003E4746" w:rsidDel="00917410" w:rsidRDefault="003E4746">
      <w:pPr>
        <w:pStyle w:val="TOC2"/>
        <w:rPr>
          <w:ins w:id="2213" w:author="john" w:date="2020-11-28T01:22:00Z"/>
          <w:del w:id="2214" w:author="John Buck" w:date="2023-04-11T15:53:00Z"/>
          <w:rFonts w:asciiTheme="minorHAnsi" w:eastAsiaTheme="minorEastAsia" w:hAnsiTheme="minorHAnsi" w:cstheme="minorBidi"/>
          <w:b w:val="0"/>
          <w:bCs w:val="0"/>
          <w:sz w:val="22"/>
          <w:szCs w:val="22"/>
        </w:rPr>
      </w:pPr>
      <w:ins w:id="2215" w:author="john" w:date="2020-11-28T01:22:00Z">
        <w:del w:id="2216" w:author="John Buck" w:date="2023-04-11T15:53:00Z">
          <w:r w:rsidRPr="005D2B69" w:rsidDel="00917410">
            <w:rPr>
              <w:rStyle w:val="Hyperlink"/>
              <w:b w:val="0"/>
              <w:bCs w:val="0"/>
            </w:rPr>
            <w:delText>10.5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Scoreboard Updates</w:delText>
          </w:r>
          <w:r w:rsidDel="00917410">
            <w:rPr>
              <w:webHidden/>
            </w:rPr>
            <w:tab/>
          </w:r>
        </w:del>
      </w:ins>
    </w:p>
    <w:p w14:paraId="596BFF75" w14:textId="77777777" w:rsidR="003E4746" w:rsidDel="00917410" w:rsidRDefault="003E4746">
      <w:pPr>
        <w:pStyle w:val="TOC2"/>
        <w:rPr>
          <w:ins w:id="2217" w:author="john" w:date="2020-11-28T01:22:00Z"/>
          <w:del w:id="2218" w:author="John Buck" w:date="2023-04-11T15:53:00Z"/>
          <w:rFonts w:asciiTheme="minorHAnsi" w:eastAsiaTheme="minorEastAsia" w:hAnsiTheme="minorHAnsi" w:cstheme="minorBidi"/>
          <w:b w:val="0"/>
          <w:bCs w:val="0"/>
          <w:sz w:val="22"/>
          <w:szCs w:val="22"/>
        </w:rPr>
      </w:pPr>
      <w:ins w:id="2219" w:author="john" w:date="2020-11-28T01:22:00Z">
        <w:del w:id="2220" w:author="John Buck" w:date="2023-04-11T15:53:00Z">
          <w:r w:rsidRPr="005D2B69" w:rsidDel="00917410">
            <w:rPr>
              <w:rStyle w:val="Hyperlink"/>
              <w:b w:val="0"/>
              <w:bCs w:val="0"/>
            </w:rPr>
            <w:delText>10.6</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Scoreboard  HTML  Files</w:delText>
          </w:r>
          <w:r w:rsidDel="00917410">
            <w:rPr>
              <w:webHidden/>
            </w:rPr>
            <w:tab/>
          </w:r>
        </w:del>
      </w:ins>
    </w:p>
    <w:p w14:paraId="1F3408B8" w14:textId="77777777" w:rsidR="003E4746" w:rsidDel="00917410" w:rsidRDefault="003E4746">
      <w:pPr>
        <w:pStyle w:val="TOC2"/>
        <w:rPr>
          <w:ins w:id="2221" w:author="john" w:date="2020-11-28T01:22:00Z"/>
          <w:del w:id="2222" w:author="John Buck" w:date="2023-04-11T15:53:00Z"/>
          <w:rFonts w:asciiTheme="minorHAnsi" w:eastAsiaTheme="minorEastAsia" w:hAnsiTheme="minorHAnsi" w:cstheme="minorBidi"/>
          <w:b w:val="0"/>
          <w:bCs w:val="0"/>
          <w:sz w:val="22"/>
          <w:szCs w:val="22"/>
        </w:rPr>
      </w:pPr>
      <w:ins w:id="2223" w:author="john" w:date="2020-11-28T01:22:00Z">
        <w:del w:id="2224" w:author="John Buck" w:date="2023-04-11T15:53:00Z">
          <w:r w:rsidRPr="005D2B69" w:rsidDel="00917410">
            <w:rPr>
              <w:rStyle w:val="Hyperlink"/>
              <w:b w:val="0"/>
              <w:bCs w:val="0"/>
            </w:rPr>
            <w:delText>10.7</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Scoring Groups</w:delText>
          </w:r>
          <w:r w:rsidDel="00917410">
            <w:rPr>
              <w:webHidden/>
            </w:rPr>
            <w:tab/>
          </w:r>
        </w:del>
      </w:ins>
    </w:p>
    <w:p w14:paraId="2A3F2CD3" w14:textId="77777777" w:rsidR="003E4746" w:rsidDel="00917410" w:rsidRDefault="003E4746">
      <w:pPr>
        <w:pStyle w:val="TOC2"/>
        <w:rPr>
          <w:ins w:id="2225" w:author="john" w:date="2020-11-28T01:22:00Z"/>
          <w:del w:id="2226" w:author="John Buck" w:date="2023-04-11T15:53:00Z"/>
          <w:rFonts w:asciiTheme="minorHAnsi" w:eastAsiaTheme="minorEastAsia" w:hAnsiTheme="minorHAnsi" w:cstheme="minorBidi"/>
          <w:b w:val="0"/>
          <w:bCs w:val="0"/>
          <w:sz w:val="22"/>
          <w:szCs w:val="22"/>
        </w:rPr>
      </w:pPr>
      <w:ins w:id="2227" w:author="john" w:date="2020-11-28T01:22:00Z">
        <w:del w:id="2228" w:author="John Buck" w:date="2023-04-11T15:53:00Z">
          <w:r w:rsidRPr="005D2B69" w:rsidDel="00917410">
            <w:rPr>
              <w:rStyle w:val="Hyperlink"/>
              <w:b w:val="0"/>
              <w:bCs w:val="0"/>
            </w:rPr>
            <w:delText>10.8</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Managing HTML File Generation</w:delText>
          </w:r>
          <w:r w:rsidDel="00917410">
            <w:rPr>
              <w:webHidden/>
            </w:rPr>
            <w:tab/>
          </w:r>
        </w:del>
      </w:ins>
    </w:p>
    <w:p w14:paraId="54A7540C" w14:textId="77777777" w:rsidR="003E4746" w:rsidDel="00917410" w:rsidRDefault="003E4746">
      <w:pPr>
        <w:pStyle w:val="TOC2"/>
        <w:rPr>
          <w:ins w:id="2229" w:author="john" w:date="2020-11-28T01:22:00Z"/>
          <w:del w:id="2230" w:author="John Buck" w:date="2023-04-11T15:53:00Z"/>
          <w:rFonts w:asciiTheme="minorHAnsi" w:eastAsiaTheme="minorEastAsia" w:hAnsiTheme="minorHAnsi" w:cstheme="minorBidi"/>
          <w:b w:val="0"/>
          <w:bCs w:val="0"/>
          <w:sz w:val="22"/>
          <w:szCs w:val="22"/>
        </w:rPr>
      </w:pPr>
      <w:ins w:id="2231" w:author="john" w:date="2020-11-28T01:22:00Z">
        <w:del w:id="2232" w:author="John Buck" w:date="2023-04-11T15:53:00Z">
          <w:r w:rsidRPr="005D2B69" w:rsidDel="00917410">
            <w:rPr>
              <w:rStyle w:val="Hyperlink"/>
              <w:b w:val="0"/>
              <w:bCs w:val="0"/>
            </w:rPr>
            <w:delText>10.9</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No-GUI Mode</w:delText>
          </w:r>
          <w:r w:rsidDel="00917410">
            <w:rPr>
              <w:webHidden/>
            </w:rPr>
            <w:tab/>
          </w:r>
        </w:del>
      </w:ins>
    </w:p>
    <w:p w14:paraId="32502F72" w14:textId="77777777" w:rsidR="003E4746" w:rsidDel="00917410" w:rsidRDefault="003E4746">
      <w:pPr>
        <w:pStyle w:val="TOC1"/>
        <w:rPr>
          <w:ins w:id="2233" w:author="john" w:date="2020-11-28T01:22:00Z"/>
          <w:del w:id="2234" w:author="John Buck" w:date="2023-04-11T15:53:00Z"/>
          <w:rFonts w:asciiTheme="minorHAnsi" w:eastAsiaTheme="minorEastAsia" w:hAnsiTheme="minorHAnsi" w:cstheme="minorBidi"/>
          <w:b w:val="0"/>
          <w:bCs w:val="0"/>
          <w:iCs w:val="0"/>
          <w:sz w:val="22"/>
          <w:szCs w:val="22"/>
        </w:rPr>
      </w:pPr>
      <w:ins w:id="2235" w:author="john" w:date="2020-11-28T01:22:00Z">
        <w:del w:id="2236" w:author="John Buck" w:date="2023-04-11T15:53:00Z">
          <w:r w:rsidRPr="005D2B69" w:rsidDel="00917410">
            <w:rPr>
              <w:rStyle w:val="Hyperlink"/>
              <w:b w:val="0"/>
              <w:bCs w:val="0"/>
              <w:iCs w:val="0"/>
            </w:rPr>
            <w:delText>11</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Finishing the Contest</w:delText>
          </w:r>
          <w:r w:rsidDel="00917410">
            <w:rPr>
              <w:webHidden/>
            </w:rPr>
            <w:tab/>
          </w:r>
        </w:del>
      </w:ins>
    </w:p>
    <w:p w14:paraId="4938EF25" w14:textId="77777777" w:rsidR="003E4746" w:rsidDel="00917410" w:rsidRDefault="003E4746">
      <w:pPr>
        <w:pStyle w:val="TOC2"/>
        <w:rPr>
          <w:ins w:id="2237" w:author="john" w:date="2020-11-28T01:22:00Z"/>
          <w:del w:id="2238" w:author="John Buck" w:date="2023-04-11T15:53:00Z"/>
          <w:rFonts w:asciiTheme="minorHAnsi" w:eastAsiaTheme="minorEastAsia" w:hAnsiTheme="minorHAnsi" w:cstheme="minorBidi"/>
          <w:b w:val="0"/>
          <w:bCs w:val="0"/>
          <w:sz w:val="22"/>
          <w:szCs w:val="22"/>
        </w:rPr>
      </w:pPr>
      <w:ins w:id="2239" w:author="john" w:date="2020-11-28T01:22:00Z">
        <w:del w:id="2240" w:author="John Buck" w:date="2023-04-11T15:53:00Z">
          <w:r w:rsidRPr="005D2B69" w:rsidDel="00917410">
            <w:rPr>
              <w:rStyle w:val="Hyperlink"/>
              <w:b w:val="0"/>
              <w:bCs w:val="0"/>
            </w:rPr>
            <w:delText>11.1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Finalizing</w:delText>
          </w:r>
          <w:r w:rsidDel="00917410">
            <w:rPr>
              <w:webHidden/>
            </w:rPr>
            <w:tab/>
          </w:r>
        </w:del>
      </w:ins>
    </w:p>
    <w:p w14:paraId="283B4A44" w14:textId="77777777" w:rsidR="003E4746" w:rsidDel="00917410" w:rsidRDefault="003E4746">
      <w:pPr>
        <w:pStyle w:val="TOC2"/>
        <w:rPr>
          <w:ins w:id="2241" w:author="john" w:date="2020-11-28T01:22:00Z"/>
          <w:del w:id="2242" w:author="John Buck" w:date="2023-04-11T15:53:00Z"/>
          <w:rFonts w:asciiTheme="minorHAnsi" w:eastAsiaTheme="minorEastAsia" w:hAnsiTheme="minorHAnsi" w:cstheme="minorBidi"/>
          <w:b w:val="0"/>
          <w:bCs w:val="0"/>
          <w:sz w:val="22"/>
          <w:szCs w:val="22"/>
        </w:rPr>
      </w:pPr>
      <w:ins w:id="2243" w:author="john" w:date="2020-11-28T01:22:00Z">
        <w:del w:id="2244" w:author="John Buck" w:date="2023-04-11T15:53:00Z">
          <w:r w:rsidRPr="005D2B69" w:rsidDel="00917410">
            <w:rPr>
              <w:rStyle w:val="Hyperlink"/>
              <w:b w:val="0"/>
              <w:bCs w:val="0"/>
            </w:rPr>
            <w:delText>11.2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Exporting Contest Results</w:delText>
          </w:r>
          <w:r w:rsidDel="00917410">
            <w:rPr>
              <w:webHidden/>
            </w:rPr>
            <w:tab/>
          </w:r>
        </w:del>
      </w:ins>
    </w:p>
    <w:p w14:paraId="059CD4CB" w14:textId="77777777" w:rsidR="003E4746" w:rsidDel="00917410" w:rsidRDefault="003E4746">
      <w:pPr>
        <w:pStyle w:val="TOC3"/>
        <w:rPr>
          <w:ins w:id="2245" w:author="john" w:date="2020-11-28T01:22:00Z"/>
          <w:del w:id="2246" w:author="John Buck" w:date="2023-04-11T15:53:00Z"/>
          <w:rFonts w:asciiTheme="minorHAnsi" w:eastAsiaTheme="minorEastAsia" w:hAnsiTheme="minorHAnsi" w:cstheme="minorBidi"/>
          <w:sz w:val="22"/>
          <w:szCs w:val="22"/>
        </w:rPr>
      </w:pPr>
      <w:ins w:id="2247" w:author="john" w:date="2020-11-28T01:22:00Z">
        <w:del w:id="2248" w:author="John Buck" w:date="2023-04-11T15:53:00Z">
          <w:r w:rsidRPr="005D2B69" w:rsidDel="00917410">
            <w:rPr>
              <w:rStyle w:val="Hyperlink"/>
            </w:rPr>
            <w:delText>11.2.1</w:delText>
          </w:r>
          <w:r w:rsidDel="00917410">
            <w:rPr>
              <w:rFonts w:asciiTheme="minorHAnsi" w:eastAsiaTheme="minorEastAsia" w:hAnsiTheme="minorHAnsi" w:cstheme="minorBidi"/>
              <w:sz w:val="22"/>
              <w:szCs w:val="22"/>
            </w:rPr>
            <w:tab/>
          </w:r>
          <w:r w:rsidRPr="005D2B69" w:rsidDel="00917410">
            <w:rPr>
              <w:rStyle w:val="Hyperlink"/>
            </w:rPr>
            <w:delText xml:space="preserve">Generating a </w:delText>
          </w:r>
          <w:r w:rsidRPr="005D2B69" w:rsidDel="00917410">
            <w:rPr>
              <w:rStyle w:val="Hyperlink"/>
              <w:i/>
            </w:rPr>
            <w:delText>results.tsv</w:delText>
          </w:r>
          <w:r w:rsidRPr="005D2B69" w:rsidDel="00917410">
            <w:rPr>
              <w:rStyle w:val="Hyperlink"/>
            </w:rPr>
            <w:delText xml:space="preserve"> export file</w:delText>
          </w:r>
          <w:r w:rsidDel="00917410">
            <w:rPr>
              <w:webHidden/>
            </w:rPr>
            <w:tab/>
          </w:r>
        </w:del>
      </w:ins>
    </w:p>
    <w:p w14:paraId="6C9C2B29" w14:textId="77777777" w:rsidR="003E4746" w:rsidDel="00917410" w:rsidRDefault="003E4746">
      <w:pPr>
        <w:pStyle w:val="TOC3"/>
        <w:rPr>
          <w:ins w:id="2249" w:author="john" w:date="2020-11-28T01:22:00Z"/>
          <w:del w:id="2250" w:author="John Buck" w:date="2023-04-11T15:53:00Z"/>
          <w:rFonts w:asciiTheme="minorHAnsi" w:eastAsiaTheme="minorEastAsia" w:hAnsiTheme="minorHAnsi" w:cstheme="minorBidi"/>
          <w:sz w:val="22"/>
          <w:szCs w:val="22"/>
        </w:rPr>
      </w:pPr>
      <w:ins w:id="2251" w:author="john" w:date="2020-11-28T01:22:00Z">
        <w:del w:id="2252" w:author="John Buck" w:date="2023-04-11T15:53:00Z">
          <w:r w:rsidRPr="005D2B69" w:rsidDel="00917410">
            <w:rPr>
              <w:rStyle w:val="Hyperlink"/>
            </w:rPr>
            <w:delText>11.2.2</w:delText>
          </w:r>
          <w:r w:rsidDel="00917410">
            <w:rPr>
              <w:rFonts w:asciiTheme="minorHAnsi" w:eastAsiaTheme="minorEastAsia" w:hAnsiTheme="minorHAnsi" w:cstheme="minorBidi"/>
              <w:sz w:val="22"/>
              <w:szCs w:val="22"/>
            </w:rPr>
            <w:tab/>
          </w:r>
          <w:r w:rsidRPr="005D2B69" w:rsidDel="00917410">
            <w:rPr>
              <w:rStyle w:val="Hyperlink"/>
            </w:rPr>
            <w:delText xml:space="preserve">Generating a </w:delText>
          </w:r>
          <w:r w:rsidRPr="005D2B69" w:rsidDel="00917410">
            <w:rPr>
              <w:rStyle w:val="Hyperlink"/>
              <w:i/>
            </w:rPr>
            <w:delText xml:space="preserve">pc2export.dat </w:delText>
          </w:r>
          <w:r w:rsidRPr="005D2B69" w:rsidDel="00917410">
            <w:rPr>
              <w:rStyle w:val="Hyperlink"/>
            </w:rPr>
            <w:delText>export file</w:delText>
          </w:r>
          <w:r w:rsidDel="00917410">
            <w:rPr>
              <w:webHidden/>
            </w:rPr>
            <w:tab/>
          </w:r>
        </w:del>
      </w:ins>
    </w:p>
    <w:p w14:paraId="3E30C5AC" w14:textId="77777777" w:rsidR="003E4746" w:rsidDel="00917410" w:rsidRDefault="003E4746">
      <w:pPr>
        <w:pStyle w:val="TOC2"/>
        <w:rPr>
          <w:ins w:id="2253" w:author="john" w:date="2020-11-28T01:22:00Z"/>
          <w:del w:id="2254" w:author="John Buck" w:date="2023-04-11T15:53:00Z"/>
          <w:rFonts w:asciiTheme="minorHAnsi" w:eastAsiaTheme="minorEastAsia" w:hAnsiTheme="minorHAnsi" w:cstheme="minorBidi"/>
          <w:b w:val="0"/>
          <w:bCs w:val="0"/>
          <w:sz w:val="22"/>
          <w:szCs w:val="22"/>
        </w:rPr>
      </w:pPr>
      <w:ins w:id="2255" w:author="john" w:date="2020-11-28T01:22:00Z">
        <w:del w:id="2256" w:author="John Buck" w:date="2023-04-11T15:53:00Z">
          <w:r w:rsidRPr="005D2B69" w:rsidDel="00917410">
            <w:rPr>
              <w:rStyle w:val="Hyperlink"/>
              <w:b w:val="0"/>
              <w:bCs w:val="0"/>
            </w:rPr>
            <w:delText>11.3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Shutting Down</w:delText>
          </w:r>
          <w:r w:rsidDel="00917410">
            <w:rPr>
              <w:webHidden/>
            </w:rPr>
            <w:tab/>
          </w:r>
        </w:del>
      </w:ins>
    </w:p>
    <w:p w14:paraId="701C2209" w14:textId="77777777" w:rsidR="003E4746" w:rsidDel="00917410" w:rsidRDefault="003E4746">
      <w:pPr>
        <w:pStyle w:val="TOC1"/>
        <w:rPr>
          <w:ins w:id="2257" w:author="john" w:date="2020-11-28T01:22:00Z"/>
          <w:del w:id="2258" w:author="John Buck" w:date="2023-04-11T15:53:00Z"/>
          <w:rFonts w:asciiTheme="minorHAnsi" w:eastAsiaTheme="minorEastAsia" w:hAnsiTheme="minorHAnsi" w:cstheme="minorBidi"/>
          <w:b w:val="0"/>
          <w:bCs w:val="0"/>
          <w:iCs w:val="0"/>
          <w:sz w:val="22"/>
          <w:szCs w:val="22"/>
        </w:rPr>
      </w:pPr>
      <w:ins w:id="2259" w:author="john" w:date="2020-11-28T01:22:00Z">
        <w:del w:id="2260" w:author="John Buck" w:date="2023-04-11T15:53:00Z">
          <w:r w:rsidRPr="005D2B69" w:rsidDel="00917410">
            <w:rPr>
              <w:rStyle w:val="Hyperlink"/>
              <w:b w:val="0"/>
              <w:bCs w:val="0"/>
              <w:iCs w:val="0"/>
            </w:rPr>
            <w:delText>Appendix A  –  pc2v9.ini Attributes</w:delText>
          </w:r>
          <w:r w:rsidDel="00917410">
            <w:rPr>
              <w:webHidden/>
            </w:rPr>
            <w:tab/>
          </w:r>
        </w:del>
      </w:ins>
    </w:p>
    <w:p w14:paraId="0252A936" w14:textId="77777777" w:rsidR="003E4746" w:rsidDel="00917410" w:rsidRDefault="003E4746">
      <w:pPr>
        <w:pStyle w:val="TOC1"/>
        <w:rPr>
          <w:ins w:id="2261" w:author="john" w:date="2020-11-28T01:22:00Z"/>
          <w:del w:id="2262" w:author="John Buck" w:date="2023-04-11T15:53:00Z"/>
          <w:rFonts w:asciiTheme="minorHAnsi" w:eastAsiaTheme="minorEastAsia" w:hAnsiTheme="minorHAnsi" w:cstheme="minorBidi"/>
          <w:b w:val="0"/>
          <w:bCs w:val="0"/>
          <w:iCs w:val="0"/>
          <w:sz w:val="22"/>
          <w:szCs w:val="22"/>
        </w:rPr>
      </w:pPr>
      <w:ins w:id="2263" w:author="john" w:date="2020-11-28T01:22:00Z">
        <w:del w:id="2264" w:author="John Buck" w:date="2023-04-11T15:53:00Z">
          <w:r w:rsidRPr="005D2B69" w:rsidDel="00917410">
            <w:rPr>
              <w:rStyle w:val="Hyperlink"/>
              <w:b w:val="0"/>
              <w:bCs w:val="0"/>
              <w:iCs w:val="0"/>
            </w:rPr>
            <w:delText>Appendix B  –  Networking Constraints</w:delText>
          </w:r>
          <w:r w:rsidDel="00917410">
            <w:rPr>
              <w:webHidden/>
            </w:rPr>
            <w:tab/>
          </w:r>
        </w:del>
      </w:ins>
    </w:p>
    <w:p w14:paraId="38322C7F" w14:textId="77777777" w:rsidR="003E4746" w:rsidDel="00917410" w:rsidRDefault="003E4746">
      <w:pPr>
        <w:pStyle w:val="TOC1"/>
        <w:rPr>
          <w:ins w:id="2265" w:author="john" w:date="2020-11-28T01:22:00Z"/>
          <w:del w:id="2266" w:author="John Buck" w:date="2023-04-11T15:53:00Z"/>
          <w:rFonts w:asciiTheme="minorHAnsi" w:eastAsiaTheme="minorEastAsia" w:hAnsiTheme="minorHAnsi" w:cstheme="minorBidi"/>
          <w:b w:val="0"/>
          <w:bCs w:val="0"/>
          <w:iCs w:val="0"/>
          <w:sz w:val="22"/>
          <w:szCs w:val="22"/>
        </w:rPr>
      </w:pPr>
      <w:ins w:id="2267" w:author="john" w:date="2020-11-28T01:22:00Z">
        <w:del w:id="2268" w:author="John Buck" w:date="2023-04-11T15:53:00Z">
          <w:r w:rsidRPr="005D2B69" w:rsidDel="00917410">
            <w:rPr>
              <w:rStyle w:val="Hyperlink"/>
              <w:b w:val="0"/>
              <w:bCs w:val="0"/>
              <w:iCs w:val="0"/>
            </w:rPr>
            <w:delText>Appendix C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Server Command Line Arguments</w:delText>
          </w:r>
          <w:r w:rsidDel="00917410">
            <w:rPr>
              <w:webHidden/>
            </w:rPr>
            <w:tab/>
          </w:r>
        </w:del>
      </w:ins>
    </w:p>
    <w:p w14:paraId="77E1E099" w14:textId="77777777" w:rsidR="003E4746" w:rsidDel="00917410" w:rsidRDefault="003E4746">
      <w:pPr>
        <w:pStyle w:val="TOC1"/>
        <w:rPr>
          <w:ins w:id="2269" w:author="john" w:date="2020-11-28T01:22:00Z"/>
          <w:del w:id="2270" w:author="John Buck" w:date="2023-04-11T15:53:00Z"/>
          <w:rFonts w:asciiTheme="minorHAnsi" w:eastAsiaTheme="minorEastAsia" w:hAnsiTheme="minorHAnsi" w:cstheme="minorBidi"/>
          <w:b w:val="0"/>
          <w:bCs w:val="0"/>
          <w:iCs w:val="0"/>
          <w:sz w:val="22"/>
          <w:szCs w:val="22"/>
        </w:rPr>
      </w:pPr>
      <w:ins w:id="2271" w:author="john" w:date="2020-11-28T01:22:00Z">
        <w:del w:id="2272" w:author="John Buck" w:date="2023-04-11T15:53:00Z">
          <w:r w:rsidRPr="005D2B69" w:rsidDel="00917410">
            <w:rPr>
              <w:rStyle w:val="Hyperlink"/>
              <w:b w:val="0"/>
              <w:bCs w:val="0"/>
              <w:iCs w:val="0"/>
            </w:rPr>
            <w:delText>Appendix D  –  ICPC Import/Export Interfaces</w:delText>
          </w:r>
          <w:r w:rsidDel="00917410">
            <w:rPr>
              <w:webHidden/>
            </w:rPr>
            <w:tab/>
          </w:r>
        </w:del>
      </w:ins>
    </w:p>
    <w:p w14:paraId="2F7243F8" w14:textId="77777777" w:rsidR="003E4746" w:rsidDel="00917410" w:rsidRDefault="003E4746">
      <w:pPr>
        <w:pStyle w:val="TOC1"/>
        <w:rPr>
          <w:ins w:id="2273" w:author="john" w:date="2020-11-28T01:22:00Z"/>
          <w:del w:id="2274" w:author="John Buck" w:date="2023-04-11T15:53:00Z"/>
          <w:rFonts w:asciiTheme="minorHAnsi" w:eastAsiaTheme="minorEastAsia" w:hAnsiTheme="minorHAnsi" w:cstheme="minorBidi"/>
          <w:b w:val="0"/>
          <w:bCs w:val="0"/>
          <w:iCs w:val="0"/>
          <w:sz w:val="22"/>
          <w:szCs w:val="22"/>
        </w:rPr>
      </w:pPr>
      <w:ins w:id="2275" w:author="john" w:date="2020-11-28T01:22:00Z">
        <w:del w:id="2276" w:author="John Buck" w:date="2023-04-11T15:53:00Z">
          <w:r w:rsidRPr="005D2B69" w:rsidDel="00917410">
            <w:rPr>
              <w:rStyle w:val="Hyperlink"/>
              <w:b w:val="0"/>
              <w:bCs w:val="0"/>
              <w:iCs w:val="0"/>
            </w:rPr>
            <w:delText>Appendix E  –  Output Validators</w:delText>
          </w:r>
          <w:r w:rsidDel="00917410">
            <w:rPr>
              <w:webHidden/>
            </w:rPr>
            <w:tab/>
          </w:r>
        </w:del>
      </w:ins>
    </w:p>
    <w:p w14:paraId="4DA65AA2" w14:textId="77777777" w:rsidR="003E4746" w:rsidDel="00917410" w:rsidRDefault="003E4746">
      <w:pPr>
        <w:pStyle w:val="TOC1"/>
        <w:rPr>
          <w:ins w:id="2277" w:author="john" w:date="2020-11-28T01:22:00Z"/>
          <w:del w:id="2278" w:author="John Buck" w:date="2023-04-11T15:53:00Z"/>
          <w:rFonts w:asciiTheme="minorHAnsi" w:eastAsiaTheme="minorEastAsia" w:hAnsiTheme="minorHAnsi" w:cstheme="minorBidi"/>
          <w:b w:val="0"/>
          <w:bCs w:val="0"/>
          <w:iCs w:val="0"/>
          <w:sz w:val="22"/>
          <w:szCs w:val="22"/>
        </w:rPr>
      </w:pPr>
      <w:ins w:id="2279" w:author="john" w:date="2020-11-28T01:22:00Z">
        <w:del w:id="2280" w:author="John Buck" w:date="2023-04-11T15:53:00Z">
          <w:r w:rsidRPr="005D2B69" w:rsidDel="00917410">
            <w:rPr>
              <w:rStyle w:val="Hyperlink"/>
              <w:b w:val="0"/>
              <w:bCs w:val="0"/>
              <w:iCs w:val="0"/>
            </w:rPr>
            <w:delText>Appendix F  –  Language Definitions</w:delText>
          </w:r>
          <w:r w:rsidDel="00917410">
            <w:rPr>
              <w:webHidden/>
            </w:rPr>
            <w:tab/>
          </w:r>
        </w:del>
      </w:ins>
    </w:p>
    <w:p w14:paraId="01EFD504" w14:textId="77777777" w:rsidR="003E4746" w:rsidDel="00917410" w:rsidRDefault="003E4746">
      <w:pPr>
        <w:pStyle w:val="TOC1"/>
        <w:rPr>
          <w:ins w:id="2281" w:author="john" w:date="2020-11-28T01:22:00Z"/>
          <w:del w:id="2282" w:author="John Buck" w:date="2023-04-11T15:53:00Z"/>
          <w:rFonts w:asciiTheme="minorHAnsi" w:eastAsiaTheme="minorEastAsia" w:hAnsiTheme="minorHAnsi" w:cstheme="minorBidi"/>
          <w:b w:val="0"/>
          <w:bCs w:val="0"/>
          <w:iCs w:val="0"/>
          <w:sz w:val="22"/>
          <w:szCs w:val="22"/>
        </w:rPr>
      </w:pPr>
      <w:ins w:id="2283" w:author="john" w:date="2020-11-28T01:22:00Z">
        <w:del w:id="2284" w:author="John Buck" w:date="2023-04-11T15:53:00Z">
          <w:r w:rsidRPr="005D2B69" w:rsidDel="00917410">
            <w:rPr>
              <w:rStyle w:val="Hyperlink"/>
              <w:b w:val="0"/>
              <w:bCs w:val="0"/>
              <w:iCs w:val="0"/>
            </w:rPr>
            <w:delText>Appendix G –  Using the PC</w:delText>
          </w:r>
          <w:r w:rsidRPr="005D2B69" w:rsidDel="00917410">
            <w:rPr>
              <w:rStyle w:val="Hyperlink"/>
              <w:b w:val="0"/>
              <w:bCs w:val="0"/>
              <w:iCs w:val="0"/>
              <w:vertAlign w:val="superscript"/>
            </w:rPr>
            <w:delText xml:space="preserve">2 </w:delText>
          </w:r>
          <w:r w:rsidRPr="005D2B69" w:rsidDel="00917410">
            <w:rPr>
              <w:rStyle w:val="Hyperlink"/>
              <w:b w:val="0"/>
              <w:bCs w:val="0"/>
              <w:iCs w:val="0"/>
            </w:rPr>
            <w:delText>API</w:delText>
          </w:r>
          <w:r w:rsidDel="00917410">
            <w:rPr>
              <w:webHidden/>
            </w:rPr>
            <w:tab/>
          </w:r>
        </w:del>
      </w:ins>
    </w:p>
    <w:p w14:paraId="68CBBDF6" w14:textId="77777777" w:rsidR="003E4746" w:rsidDel="00917410" w:rsidRDefault="003E4746">
      <w:pPr>
        <w:pStyle w:val="TOC1"/>
        <w:rPr>
          <w:ins w:id="2285" w:author="john" w:date="2020-11-28T01:22:00Z"/>
          <w:del w:id="2286" w:author="John Buck" w:date="2023-04-11T15:53:00Z"/>
          <w:rFonts w:asciiTheme="minorHAnsi" w:eastAsiaTheme="minorEastAsia" w:hAnsiTheme="minorHAnsi" w:cstheme="minorBidi"/>
          <w:b w:val="0"/>
          <w:bCs w:val="0"/>
          <w:iCs w:val="0"/>
          <w:sz w:val="22"/>
          <w:szCs w:val="22"/>
        </w:rPr>
      </w:pPr>
      <w:ins w:id="2287" w:author="john" w:date="2020-11-28T01:22:00Z">
        <w:del w:id="2288" w:author="John Buck" w:date="2023-04-11T15:53:00Z">
          <w:r w:rsidRPr="005D2B69" w:rsidDel="00917410">
            <w:rPr>
              <w:rStyle w:val="Hyperlink"/>
              <w:b w:val="0"/>
              <w:bCs w:val="0"/>
              <w:iCs w:val="0"/>
            </w:rPr>
            <w:delText>Appendix H – Troubleshooting / Getting Help</w:delText>
          </w:r>
          <w:r w:rsidDel="00917410">
            <w:rPr>
              <w:webHidden/>
            </w:rPr>
            <w:tab/>
          </w:r>
        </w:del>
      </w:ins>
    </w:p>
    <w:p w14:paraId="6B437975" w14:textId="77777777" w:rsidR="003E4746" w:rsidDel="00917410" w:rsidRDefault="003E4746">
      <w:pPr>
        <w:pStyle w:val="TOC1"/>
        <w:rPr>
          <w:ins w:id="2289" w:author="john" w:date="2020-11-28T01:22:00Z"/>
          <w:del w:id="2290" w:author="John Buck" w:date="2023-04-11T15:53:00Z"/>
          <w:rFonts w:asciiTheme="minorHAnsi" w:eastAsiaTheme="minorEastAsia" w:hAnsiTheme="minorHAnsi" w:cstheme="minorBidi"/>
          <w:b w:val="0"/>
          <w:bCs w:val="0"/>
          <w:iCs w:val="0"/>
          <w:sz w:val="22"/>
          <w:szCs w:val="22"/>
        </w:rPr>
      </w:pPr>
      <w:ins w:id="2291" w:author="john" w:date="2020-11-28T01:22:00Z">
        <w:del w:id="2292" w:author="John Buck" w:date="2023-04-11T15:53:00Z">
          <w:r w:rsidRPr="005D2B69" w:rsidDel="00917410">
            <w:rPr>
              <w:rStyle w:val="Hyperlink"/>
              <w:b w:val="0"/>
              <w:bCs w:val="0"/>
              <w:iCs w:val="0"/>
            </w:rPr>
            <w:delText>Appendix I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Distribution Contents</w:delText>
          </w:r>
          <w:r w:rsidDel="00917410">
            <w:rPr>
              <w:webHidden/>
            </w:rPr>
            <w:tab/>
          </w:r>
        </w:del>
      </w:ins>
    </w:p>
    <w:p w14:paraId="16976E59" w14:textId="77777777" w:rsidR="003E4746" w:rsidDel="00917410" w:rsidRDefault="003E4746">
      <w:pPr>
        <w:pStyle w:val="TOC1"/>
        <w:rPr>
          <w:ins w:id="2293" w:author="john" w:date="2020-11-28T01:22:00Z"/>
          <w:del w:id="2294" w:author="John Buck" w:date="2023-04-11T15:53:00Z"/>
          <w:rFonts w:asciiTheme="minorHAnsi" w:eastAsiaTheme="minorEastAsia" w:hAnsiTheme="minorHAnsi" w:cstheme="minorBidi"/>
          <w:b w:val="0"/>
          <w:bCs w:val="0"/>
          <w:iCs w:val="0"/>
          <w:sz w:val="22"/>
          <w:szCs w:val="22"/>
        </w:rPr>
      </w:pPr>
      <w:ins w:id="2295" w:author="john" w:date="2020-11-28T01:22:00Z">
        <w:del w:id="2296" w:author="John Buck" w:date="2023-04-11T15:53:00Z">
          <w:r w:rsidRPr="005D2B69" w:rsidDel="00917410">
            <w:rPr>
              <w:rStyle w:val="Hyperlink"/>
              <w:b w:val="0"/>
              <w:bCs w:val="0"/>
              <w:iCs w:val="0"/>
            </w:rPr>
            <w:delText>Appendix J – Log files</w:delText>
          </w:r>
          <w:r w:rsidDel="00917410">
            <w:rPr>
              <w:webHidden/>
            </w:rPr>
            <w:tab/>
          </w:r>
        </w:del>
      </w:ins>
    </w:p>
    <w:p w14:paraId="4A711516" w14:textId="77777777" w:rsidR="003E4746" w:rsidDel="00917410" w:rsidRDefault="003E4746">
      <w:pPr>
        <w:pStyle w:val="TOC1"/>
        <w:rPr>
          <w:ins w:id="2297" w:author="john" w:date="2020-11-28T01:22:00Z"/>
          <w:del w:id="2298" w:author="John Buck" w:date="2023-04-11T15:53:00Z"/>
          <w:rFonts w:asciiTheme="minorHAnsi" w:eastAsiaTheme="minorEastAsia" w:hAnsiTheme="minorHAnsi" w:cstheme="minorBidi"/>
          <w:b w:val="0"/>
          <w:bCs w:val="0"/>
          <w:iCs w:val="0"/>
          <w:sz w:val="22"/>
          <w:szCs w:val="22"/>
        </w:rPr>
      </w:pPr>
      <w:ins w:id="2299" w:author="john" w:date="2020-11-28T01:22:00Z">
        <w:del w:id="2300" w:author="John Buck" w:date="2023-04-11T15:53:00Z">
          <w:r w:rsidRPr="005D2B69" w:rsidDel="00917410">
            <w:rPr>
              <w:rStyle w:val="Hyperlink"/>
              <w:b w:val="0"/>
              <w:bCs w:val="0"/>
              <w:iCs w:val="0"/>
            </w:rPr>
            <w:delText>Appendix K – Reports Program</w:delText>
          </w:r>
          <w:r w:rsidDel="00917410">
            <w:rPr>
              <w:webHidden/>
            </w:rPr>
            <w:tab/>
          </w:r>
        </w:del>
      </w:ins>
    </w:p>
    <w:p w14:paraId="6F42D524" w14:textId="77777777" w:rsidR="003E4746" w:rsidDel="00917410" w:rsidRDefault="003E4746">
      <w:pPr>
        <w:pStyle w:val="TOC1"/>
        <w:rPr>
          <w:ins w:id="2301" w:author="john" w:date="2020-11-28T01:22:00Z"/>
          <w:del w:id="2302" w:author="John Buck" w:date="2023-04-11T15:53:00Z"/>
          <w:rFonts w:asciiTheme="minorHAnsi" w:eastAsiaTheme="minorEastAsia" w:hAnsiTheme="minorHAnsi" w:cstheme="minorBidi"/>
          <w:b w:val="0"/>
          <w:bCs w:val="0"/>
          <w:iCs w:val="0"/>
          <w:sz w:val="22"/>
          <w:szCs w:val="22"/>
        </w:rPr>
      </w:pPr>
      <w:ins w:id="2303" w:author="john" w:date="2020-11-28T01:22:00Z">
        <w:del w:id="2304" w:author="John Buck" w:date="2023-04-11T15:53:00Z">
          <w:r w:rsidRPr="005D2B69" w:rsidDel="00917410">
            <w:rPr>
              <w:rStyle w:val="Hyperlink"/>
              <w:b w:val="0"/>
              <w:bCs w:val="0"/>
              <w:iCs w:val="0"/>
            </w:rPr>
            <w:delText>Appendix L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XML (Legacy) Event Feed</w:delText>
          </w:r>
          <w:r w:rsidDel="00917410">
            <w:rPr>
              <w:webHidden/>
            </w:rPr>
            <w:tab/>
          </w:r>
        </w:del>
      </w:ins>
    </w:p>
    <w:p w14:paraId="71F7B259" w14:textId="77777777" w:rsidR="003E4746" w:rsidDel="00917410" w:rsidRDefault="003E4746">
      <w:pPr>
        <w:pStyle w:val="TOC1"/>
        <w:rPr>
          <w:ins w:id="2305" w:author="john" w:date="2020-11-28T01:22:00Z"/>
          <w:del w:id="2306" w:author="John Buck" w:date="2023-04-11T15:53:00Z"/>
          <w:rFonts w:asciiTheme="minorHAnsi" w:eastAsiaTheme="minorEastAsia" w:hAnsiTheme="minorHAnsi" w:cstheme="minorBidi"/>
          <w:b w:val="0"/>
          <w:bCs w:val="0"/>
          <w:iCs w:val="0"/>
          <w:sz w:val="22"/>
          <w:szCs w:val="22"/>
        </w:rPr>
      </w:pPr>
      <w:ins w:id="2307" w:author="john" w:date="2020-11-28T01:22:00Z">
        <w:del w:id="2308" w:author="John Buck" w:date="2023-04-11T15:53:00Z">
          <w:r w:rsidRPr="005D2B69" w:rsidDel="00917410">
            <w:rPr>
              <w:rStyle w:val="Hyperlink"/>
              <w:b w:val="0"/>
              <w:bCs w:val="0"/>
              <w:iCs w:val="0"/>
            </w:rPr>
            <w:delText>Appendix M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Web Services</w:delText>
          </w:r>
          <w:r w:rsidDel="00917410">
            <w:rPr>
              <w:webHidden/>
            </w:rPr>
            <w:tab/>
          </w:r>
        </w:del>
      </w:ins>
    </w:p>
    <w:p w14:paraId="4681EC4E" w14:textId="77777777" w:rsidR="003E4746" w:rsidDel="00917410" w:rsidRDefault="003E4746">
      <w:pPr>
        <w:pStyle w:val="TOC1"/>
        <w:rPr>
          <w:ins w:id="2309" w:author="john" w:date="2020-11-28T01:22:00Z"/>
          <w:del w:id="2310" w:author="John Buck" w:date="2023-04-11T15:53:00Z"/>
          <w:rFonts w:asciiTheme="minorHAnsi" w:eastAsiaTheme="minorEastAsia" w:hAnsiTheme="minorHAnsi" w:cstheme="minorBidi"/>
          <w:b w:val="0"/>
          <w:bCs w:val="0"/>
          <w:iCs w:val="0"/>
          <w:sz w:val="22"/>
          <w:szCs w:val="22"/>
        </w:rPr>
      </w:pPr>
      <w:ins w:id="2311" w:author="john" w:date="2020-11-28T01:22:00Z">
        <w:del w:id="2312" w:author="John Buck" w:date="2023-04-11T15:53:00Z">
          <w:r w:rsidRPr="005D2B69" w:rsidDel="00917410">
            <w:rPr>
              <w:rStyle w:val="Hyperlink"/>
              <w:b w:val="0"/>
              <w:bCs w:val="0"/>
              <w:iCs w:val="0"/>
            </w:rPr>
            <w:delText>Appendix N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Team Clients</w:delText>
          </w:r>
          <w:r w:rsidDel="00917410">
            <w:rPr>
              <w:webHidden/>
            </w:rPr>
            <w:tab/>
          </w:r>
        </w:del>
      </w:ins>
    </w:p>
    <w:p w14:paraId="01533C70" w14:textId="77777777" w:rsidR="003E4746" w:rsidDel="00917410" w:rsidRDefault="003E4746">
      <w:pPr>
        <w:pStyle w:val="TOC1"/>
        <w:rPr>
          <w:ins w:id="2313" w:author="john" w:date="2020-11-28T01:22:00Z"/>
          <w:del w:id="2314" w:author="John Buck" w:date="2023-04-11T15:53:00Z"/>
          <w:rFonts w:asciiTheme="minorHAnsi" w:eastAsiaTheme="minorEastAsia" w:hAnsiTheme="minorHAnsi" w:cstheme="minorBidi"/>
          <w:b w:val="0"/>
          <w:bCs w:val="0"/>
          <w:iCs w:val="0"/>
          <w:sz w:val="22"/>
          <w:szCs w:val="22"/>
        </w:rPr>
      </w:pPr>
      <w:ins w:id="2315" w:author="john" w:date="2020-11-28T01:22:00Z">
        <w:del w:id="2316" w:author="John Buck" w:date="2023-04-11T15:53:00Z">
          <w:r w:rsidRPr="005D2B69" w:rsidDel="00917410">
            <w:rPr>
              <w:rStyle w:val="Hyperlink"/>
              <w:b w:val="0"/>
              <w:bCs w:val="0"/>
              <w:iCs w:val="0"/>
            </w:rPr>
            <w:delText>Appendix O – Input Validators</w:delText>
          </w:r>
          <w:r w:rsidDel="00917410">
            <w:rPr>
              <w:webHidden/>
            </w:rPr>
            <w:tab/>
          </w:r>
        </w:del>
      </w:ins>
    </w:p>
    <w:p w14:paraId="71424ED4" w14:textId="77777777" w:rsidR="003E4746" w:rsidDel="00917410" w:rsidRDefault="003E4746">
      <w:pPr>
        <w:pStyle w:val="TOC1"/>
        <w:rPr>
          <w:ins w:id="2317" w:author="john" w:date="2020-11-28T01:22:00Z"/>
          <w:del w:id="2318" w:author="John Buck" w:date="2023-04-11T15:53:00Z"/>
          <w:rFonts w:asciiTheme="minorHAnsi" w:eastAsiaTheme="minorEastAsia" w:hAnsiTheme="minorHAnsi" w:cstheme="minorBidi"/>
          <w:b w:val="0"/>
          <w:bCs w:val="0"/>
          <w:iCs w:val="0"/>
          <w:sz w:val="22"/>
          <w:szCs w:val="22"/>
        </w:rPr>
      </w:pPr>
      <w:ins w:id="2319" w:author="john" w:date="2020-11-28T01:22:00Z">
        <w:del w:id="2320" w:author="John Buck" w:date="2023-04-11T15:53:00Z">
          <w:r w:rsidRPr="005D2B69" w:rsidDel="00917410">
            <w:rPr>
              <w:rStyle w:val="Hyperlink"/>
              <w:b w:val="0"/>
              <w:bCs w:val="0"/>
              <w:iCs w:val="0"/>
            </w:rPr>
            <w:delText>Appendix P – reject.ini</w:delText>
          </w:r>
          <w:r w:rsidDel="00917410">
            <w:rPr>
              <w:webHidden/>
            </w:rPr>
            <w:tab/>
          </w:r>
        </w:del>
      </w:ins>
    </w:p>
    <w:p w14:paraId="17D7196C" w14:textId="77777777" w:rsidR="003E4746" w:rsidDel="00917410" w:rsidRDefault="003E4746">
      <w:pPr>
        <w:pStyle w:val="TOC1"/>
        <w:rPr>
          <w:ins w:id="2321" w:author="john" w:date="2020-11-28T01:22:00Z"/>
          <w:del w:id="2322" w:author="John Buck" w:date="2023-04-11T15:53:00Z"/>
          <w:rFonts w:asciiTheme="minorHAnsi" w:eastAsiaTheme="minorEastAsia" w:hAnsiTheme="minorHAnsi" w:cstheme="minorBidi"/>
          <w:b w:val="0"/>
          <w:bCs w:val="0"/>
          <w:iCs w:val="0"/>
          <w:sz w:val="22"/>
          <w:szCs w:val="22"/>
        </w:rPr>
      </w:pPr>
      <w:ins w:id="2323" w:author="john" w:date="2020-11-28T01:22:00Z">
        <w:del w:id="2324" w:author="John Buck" w:date="2023-04-11T15:53:00Z">
          <w:r w:rsidRPr="005D2B69" w:rsidDel="00917410">
            <w:rPr>
              <w:rStyle w:val="Hyperlink"/>
              <w:b w:val="0"/>
              <w:bCs w:val="0"/>
              <w:iCs w:val="0"/>
            </w:rPr>
            <w:delText>Appendix Q – GUI Customization</w:delText>
          </w:r>
          <w:r w:rsidDel="00917410">
            <w:rPr>
              <w:webHidden/>
            </w:rPr>
            <w:tab/>
          </w:r>
        </w:del>
      </w:ins>
    </w:p>
    <w:p w14:paraId="31F713BC" w14:textId="77777777" w:rsidR="003E4746" w:rsidDel="00917410" w:rsidRDefault="003E4746">
      <w:pPr>
        <w:pStyle w:val="TOC1"/>
        <w:rPr>
          <w:ins w:id="2325" w:author="john" w:date="2020-11-28T01:22:00Z"/>
          <w:del w:id="2326" w:author="John Buck" w:date="2023-04-11T15:53:00Z"/>
          <w:rFonts w:asciiTheme="minorHAnsi" w:eastAsiaTheme="minorEastAsia" w:hAnsiTheme="minorHAnsi" w:cstheme="minorBidi"/>
          <w:b w:val="0"/>
          <w:bCs w:val="0"/>
          <w:iCs w:val="0"/>
          <w:sz w:val="22"/>
          <w:szCs w:val="22"/>
        </w:rPr>
      </w:pPr>
      <w:ins w:id="2327" w:author="john" w:date="2020-11-28T01:22:00Z">
        <w:del w:id="2328" w:author="John Buck" w:date="2023-04-11T15:53:00Z">
          <w:r w:rsidRPr="005D2B69" w:rsidDel="00917410">
            <w:rPr>
              <w:rStyle w:val="Hyperlink"/>
              <w:b w:val="0"/>
              <w:bCs w:val="0"/>
              <w:iCs w:val="0"/>
            </w:rPr>
            <w:delText>Appendix R – Shadow Mode</w:delText>
          </w:r>
          <w:r w:rsidDel="00917410">
            <w:rPr>
              <w:webHidden/>
            </w:rPr>
            <w:tab/>
          </w:r>
        </w:del>
      </w:ins>
    </w:p>
    <w:p w14:paraId="6EBCE26B" w14:textId="77777777" w:rsidR="008B4237" w:rsidDel="00917410" w:rsidRDefault="008B4237" w:rsidP="008B4237">
      <w:pPr>
        <w:pStyle w:val="TOC1"/>
        <w:rPr>
          <w:ins w:id="2329" w:author="john" w:date="2020-10-23T22:42:00Z"/>
          <w:del w:id="2330" w:author="John Buck" w:date="2023-04-11T15:53:00Z"/>
          <w:rFonts w:asciiTheme="minorHAnsi" w:eastAsiaTheme="minorEastAsia" w:hAnsiTheme="minorHAnsi" w:cstheme="minorBidi"/>
          <w:sz w:val="22"/>
          <w:szCs w:val="22"/>
        </w:rPr>
      </w:pPr>
      <w:ins w:id="2331" w:author="john" w:date="2020-10-23T22:42:00Z">
        <w:del w:id="2332" w:author="John Buck" w:date="2023-04-11T15:53:00Z">
          <w:r w:rsidRPr="003E4746" w:rsidDel="00917410">
            <w:rPr>
              <w:rStyle w:val="Hyperlink"/>
              <w:b w:val="0"/>
              <w:bCs w:val="0"/>
              <w:iCs w:val="0"/>
            </w:rPr>
            <w:delText>1</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Introduction</w:delText>
          </w:r>
          <w:r w:rsidDel="00917410">
            <w:rPr>
              <w:webHidden/>
            </w:rPr>
            <w:tab/>
          </w:r>
        </w:del>
      </w:ins>
      <w:ins w:id="2333" w:author="john" w:date="2020-10-23T22:44:00Z">
        <w:del w:id="2334" w:author="John Buck" w:date="2023-04-11T15:53:00Z">
          <w:r w:rsidDel="00917410">
            <w:rPr>
              <w:webHidden/>
            </w:rPr>
            <w:delText>5</w:delText>
          </w:r>
        </w:del>
      </w:ins>
    </w:p>
    <w:p w14:paraId="5F471BE1" w14:textId="77777777" w:rsidR="008B4237" w:rsidDel="00917410" w:rsidRDefault="008B4237">
      <w:pPr>
        <w:pStyle w:val="TOC2"/>
        <w:rPr>
          <w:ins w:id="2335" w:author="john" w:date="2020-10-23T22:42:00Z"/>
          <w:del w:id="2336" w:author="John Buck" w:date="2023-04-11T15:53:00Z"/>
          <w:rFonts w:asciiTheme="minorHAnsi" w:eastAsiaTheme="minorEastAsia" w:hAnsiTheme="minorHAnsi" w:cstheme="minorBidi"/>
          <w:b w:val="0"/>
          <w:bCs w:val="0"/>
          <w:sz w:val="22"/>
          <w:szCs w:val="22"/>
        </w:rPr>
      </w:pPr>
      <w:ins w:id="2337" w:author="john" w:date="2020-10-23T22:42:00Z">
        <w:del w:id="2338" w:author="John Buck" w:date="2023-04-11T15:53:00Z">
          <w:r w:rsidRPr="003E4746" w:rsidDel="00917410">
            <w:rPr>
              <w:rStyle w:val="Hyperlink"/>
              <w:b w:val="0"/>
              <w:bCs w:val="0"/>
            </w:rPr>
            <w:delText>1.1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Overview</w:delText>
          </w:r>
          <w:r w:rsidDel="00917410">
            <w:rPr>
              <w:webHidden/>
            </w:rPr>
            <w:tab/>
          </w:r>
        </w:del>
      </w:ins>
      <w:ins w:id="2339" w:author="john" w:date="2020-10-23T22:44:00Z">
        <w:del w:id="2340" w:author="John Buck" w:date="2023-04-11T15:53:00Z">
          <w:r w:rsidDel="00917410">
            <w:rPr>
              <w:webHidden/>
            </w:rPr>
            <w:delText>5</w:delText>
          </w:r>
        </w:del>
      </w:ins>
    </w:p>
    <w:p w14:paraId="46056E10" w14:textId="77777777" w:rsidR="008B4237" w:rsidDel="00917410" w:rsidRDefault="008B4237">
      <w:pPr>
        <w:pStyle w:val="TOC2"/>
        <w:rPr>
          <w:ins w:id="2341" w:author="john" w:date="2020-10-23T22:42:00Z"/>
          <w:del w:id="2342" w:author="John Buck" w:date="2023-04-11T15:53:00Z"/>
          <w:rFonts w:asciiTheme="minorHAnsi" w:eastAsiaTheme="minorEastAsia" w:hAnsiTheme="minorHAnsi" w:cstheme="minorBidi"/>
          <w:b w:val="0"/>
          <w:bCs w:val="0"/>
          <w:sz w:val="22"/>
          <w:szCs w:val="22"/>
        </w:rPr>
      </w:pPr>
      <w:ins w:id="2343" w:author="john" w:date="2020-10-23T22:42:00Z">
        <w:del w:id="2344" w:author="John Buck" w:date="2023-04-11T15:53:00Z">
          <w:r w:rsidRPr="003E4746" w:rsidDel="00917410">
            <w:rPr>
              <w:rStyle w:val="Hyperlink"/>
              <w:b w:val="0"/>
              <w:bCs w:val="0"/>
            </w:rPr>
            <w:delText>1.2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Compatibility Note</w:delText>
          </w:r>
          <w:r w:rsidDel="00917410">
            <w:rPr>
              <w:webHidden/>
            </w:rPr>
            <w:tab/>
          </w:r>
        </w:del>
      </w:ins>
      <w:ins w:id="2345" w:author="john" w:date="2020-10-23T22:44:00Z">
        <w:del w:id="2346" w:author="John Buck" w:date="2023-04-11T15:53:00Z">
          <w:r w:rsidDel="00917410">
            <w:rPr>
              <w:webHidden/>
            </w:rPr>
            <w:delText>6</w:delText>
          </w:r>
        </w:del>
      </w:ins>
    </w:p>
    <w:p w14:paraId="595C4828" w14:textId="77777777" w:rsidR="008B4237" w:rsidDel="00917410" w:rsidRDefault="008B4237">
      <w:pPr>
        <w:pStyle w:val="TOC2"/>
        <w:rPr>
          <w:ins w:id="2347" w:author="john" w:date="2020-10-23T22:42:00Z"/>
          <w:del w:id="2348" w:author="John Buck" w:date="2023-04-11T15:53:00Z"/>
          <w:rFonts w:asciiTheme="minorHAnsi" w:eastAsiaTheme="minorEastAsia" w:hAnsiTheme="minorHAnsi" w:cstheme="minorBidi"/>
          <w:b w:val="0"/>
          <w:bCs w:val="0"/>
          <w:sz w:val="22"/>
          <w:szCs w:val="22"/>
        </w:rPr>
      </w:pPr>
      <w:ins w:id="2349" w:author="john" w:date="2020-10-23T22:42:00Z">
        <w:del w:id="2350" w:author="John Buck" w:date="2023-04-11T15:53:00Z">
          <w:r w:rsidRPr="003E4746" w:rsidDel="00917410">
            <w:rPr>
              <w:rStyle w:val="Hyperlink"/>
              <w:b w:val="0"/>
              <w:bCs w:val="0"/>
            </w:rPr>
            <w:delText>1.3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References</w:delText>
          </w:r>
          <w:r w:rsidDel="00917410">
            <w:rPr>
              <w:webHidden/>
            </w:rPr>
            <w:tab/>
          </w:r>
        </w:del>
      </w:ins>
      <w:ins w:id="2351" w:author="john" w:date="2020-10-23T22:44:00Z">
        <w:del w:id="2352" w:author="John Buck" w:date="2023-04-11T15:53:00Z">
          <w:r w:rsidDel="00917410">
            <w:rPr>
              <w:webHidden/>
            </w:rPr>
            <w:delText>6</w:delText>
          </w:r>
        </w:del>
      </w:ins>
    </w:p>
    <w:p w14:paraId="44491965" w14:textId="77777777" w:rsidR="008B4237" w:rsidDel="00917410" w:rsidRDefault="008B4237" w:rsidP="008B4237">
      <w:pPr>
        <w:pStyle w:val="TOC1"/>
        <w:rPr>
          <w:ins w:id="2353" w:author="john" w:date="2020-10-23T22:42:00Z"/>
          <w:del w:id="2354" w:author="John Buck" w:date="2023-04-11T15:53:00Z"/>
          <w:rFonts w:asciiTheme="minorHAnsi" w:eastAsiaTheme="minorEastAsia" w:hAnsiTheme="minorHAnsi" w:cstheme="minorBidi"/>
          <w:sz w:val="22"/>
          <w:szCs w:val="22"/>
        </w:rPr>
      </w:pPr>
      <w:ins w:id="2355" w:author="john" w:date="2020-10-23T22:42:00Z">
        <w:del w:id="2356" w:author="John Buck" w:date="2023-04-11T15:53:00Z">
          <w:r w:rsidRPr="003E4746" w:rsidDel="00917410">
            <w:rPr>
              <w:rStyle w:val="Hyperlink"/>
              <w:b w:val="0"/>
              <w:bCs w:val="0"/>
              <w:iCs w:val="0"/>
            </w:rPr>
            <w:delText>2</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Getting Started</w:delText>
          </w:r>
          <w:r w:rsidDel="00917410">
            <w:rPr>
              <w:webHidden/>
            </w:rPr>
            <w:tab/>
          </w:r>
        </w:del>
      </w:ins>
      <w:ins w:id="2357" w:author="john" w:date="2020-10-23T22:44:00Z">
        <w:del w:id="2358" w:author="John Buck" w:date="2023-04-11T15:53:00Z">
          <w:r w:rsidDel="00917410">
            <w:rPr>
              <w:webHidden/>
            </w:rPr>
            <w:delText>7</w:delText>
          </w:r>
        </w:del>
      </w:ins>
    </w:p>
    <w:p w14:paraId="436022FD" w14:textId="77777777" w:rsidR="008B4237" w:rsidDel="00917410" w:rsidRDefault="008B4237">
      <w:pPr>
        <w:pStyle w:val="TOC2"/>
        <w:rPr>
          <w:ins w:id="2359" w:author="john" w:date="2020-10-23T22:42:00Z"/>
          <w:del w:id="2360" w:author="John Buck" w:date="2023-04-11T15:53:00Z"/>
          <w:rFonts w:asciiTheme="minorHAnsi" w:eastAsiaTheme="minorEastAsia" w:hAnsiTheme="minorHAnsi" w:cstheme="minorBidi"/>
          <w:b w:val="0"/>
          <w:bCs w:val="0"/>
          <w:sz w:val="22"/>
          <w:szCs w:val="22"/>
        </w:rPr>
      </w:pPr>
      <w:ins w:id="2361" w:author="john" w:date="2020-10-23T22:42:00Z">
        <w:del w:id="2362" w:author="John Buck" w:date="2023-04-11T15:53:00Z">
          <w:r w:rsidRPr="003E4746" w:rsidDel="00917410">
            <w:rPr>
              <w:rStyle w:val="Hyperlink"/>
              <w:b w:val="0"/>
              <w:bCs w:val="0"/>
            </w:rPr>
            <w:delText>2.1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Server Startup</w:delText>
          </w:r>
          <w:r w:rsidDel="00917410">
            <w:rPr>
              <w:webHidden/>
            </w:rPr>
            <w:tab/>
          </w:r>
        </w:del>
      </w:ins>
      <w:ins w:id="2363" w:author="john" w:date="2020-10-23T22:44:00Z">
        <w:del w:id="2364" w:author="John Buck" w:date="2023-04-11T15:53:00Z">
          <w:r w:rsidDel="00917410">
            <w:rPr>
              <w:webHidden/>
            </w:rPr>
            <w:delText>7</w:delText>
          </w:r>
        </w:del>
      </w:ins>
    </w:p>
    <w:p w14:paraId="5A2B21F2" w14:textId="77777777" w:rsidR="008B4237" w:rsidDel="00917410" w:rsidRDefault="008B4237">
      <w:pPr>
        <w:pStyle w:val="TOC2"/>
        <w:rPr>
          <w:ins w:id="2365" w:author="john" w:date="2020-10-23T22:42:00Z"/>
          <w:del w:id="2366" w:author="John Buck" w:date="2023-04-11T15:53:00Z"/>
          <w:rFonts w:asciiTheme="minorHAnsi" w:eastAsiaTheme="minorEastAsia" w:hAnsiTheme="minorHAnsi" w:cstheme="minorBidi"/>
          <w:b w:val="0"/>
          <w:bCs w:val="0"/>
          <w:sz w:val="22"/>
          <w:szCs w:val="22"/>
        </w:rPr>
      </w:pPr>
      <w:ins w:id="2367" w:author="john" w:date="2020-10-23T22:42:00Z">
        <w:del w:id="2368" w:author="John Buck" w:date="2023-04-11T15:53:00Z">
          <w:r w:rsidRPr="003E4746" w:rsidDel="00917410">
            <w:rPr>
              <w:rStyle w:val="Hyperlink"/>
              <w:b w:val="0"/>
              <w:bCs w:val="0"/>
            </w:rPr>
            <w:delText>2.2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Admin Startup</w:delText>
          </w:r>
          <w:r w:rsidDel="00917410">
            <w:rPr>
              <w:webHidden/>
            </w:rPr>
            <w:tab/>
          </w:r>
        </w:del>
      </w:ins>
      <w:ins w:id="2369" w:author="john" w:date="2020-10-23T22:44:00Z">
        <w:del w:id="2370" w:author="John Buck" w:date="2023-04-11T15:53:00Z">
          <w:r w:rsidDel="00917410">
            <w:rPr>
              <w:webHidden/>
            </w:rPr>
            <w:delText>7</w:delText>
          </w:r>
        </w:del>
      </w:ins>
    </w:p>
    <w:p w14:paraId="43C2192E" w14:textId="77777777" w:rsidR="008B4237" w:rsidDel="00917410" w:rsidRDefault="008B4237">
      <w:pPr>
        <w:pStyle w:val="TOC2"/>
        <w:rPr>
          <w:ins w:id="2371" w:author="john" w:date="2020-10-23T22:42:00Z"/>
          <w:del w:id="2372" w:author="John Buck" w:date="2023-04-11T15:53:00Z"/>
          <w:rFonts w:asciiTheme="minorHAnsi" w:eastAsiaTheme="minorEastAsia" w:hAnsiTheme="minorHAnsi" w:cstheme="minorBidi"/>
          <w:b w:val="0"/>
          <w:bCs w:val="0"/>
          <w:sz w:val="22"/>
          <w:szCs w:val="22"/>
        </w:rPr>
      </w:pPr>
      <w:ins w:id="2373" w:author="john" w:date="2020-10-23T22:42:00Z">
        <w:del w:id="2374" w:author="John Buck" w:date="2023-04-11T15:53:00Z">
          <w:r w:rsidRPr="003E4746" w:rsidDel="00917410">
            <w:rPr>
              <w:rStyle w:val="Hyperlink"/>
              <w:b w:val="0"/>
              <w:bCs w:val="0"/>
            </w:rPr>
            <w:delText>2.3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Configuration</w:delText>
          </w:r>
          <w:r w:rsidDel="00917410">
            <w:rPr>
              <w:webHidden/>
            </w:rPr>
            <w:tab/>
          </w:r>
        </w:del>
      </w:ins>
      <w:ins w:id="2375" w:author="john" w:date="2020-10-23T22:44:00Z">
        <w:del w:id="2376" w:author="John Buck" w:date="2023-04-11T15:53:00Z">
          <w:r w:rsidDel="00917410">
            <w:rPr>
              <w:webHidden/>
            </w:rPr>
            <w:delText>8</w:delText>
          </w:r>
        </w:del>
      </w:ins>
    </w:p>
    <w:p w14:paraId="084CD281" w14:textId="77777777" w:rsidR="008B4237" w:rsidDel="00917410" w:rsidRDefault="008B4237">
      <w:pPr>
        <w:pStyle w:val="TOC2"/>
        <w:rPr>
          <w:ins w:id="2377" w:author="john" w:date="2020-10-23T22:42:00Z"/>
          <w:del w:id="2378" w:author="John Buck" w:date="2023-04-11T15:53:00Z"/>
          <w:rFonts w:asciiTheme="minorHAnsi" w:eastAsiaTheme="minorEastAsia" w:hAnsiTheme="minorHAnsi" w:cstheme="minorBidi"/>
          <w:b w:val="0"/>
          <w:bCs w:val="0"/>
          <w:sz w:val="22"/>
          <w:szCs w:val="22"/>
        </w:rPr>
      </w:pPr>
      <w:ins w:id="2379" w:author="john" w:date="2020-10-23T22:42:00Z">
        <w:del w:id="2380" w:author="John Buck" w:date="2023-04-11T15:53:00Z">
          <w:r w:rsidRPr="003E4746" w:rsidDel="00917410">
            <w:rPr>
              <w:rStyle w:val="Hyperlink"/>
              <w:b w:val="0"/>
              <w:bCs w:val="0"/>
            </w:rPr>
            <w:delText>2.4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Team Startup</w:delText>
          </w:r>
          <w:r w:rsidDel="00917410">
            <w:rPr>
              <w:webHidden/>
            </w:rPr>
            <w:tab/>
          </w:r>
        </w:del>
      </w:ins>
      <w:ins w:id="2381" w:author="john" w:date="2020-10-23T22:44:00Z">
        <w:del w:id="2382" w:author="John Buck" w:date="2023-04-11T15:53:00Z">
          <w:r w:rsidDel="00917410">
            <w:rPr>
              <w:webHidden/>
            </w:rPr>
            <w:delText>8</w:delText>
          </w:r>
        </w:del>
      </w:ins>
    </w:p>
    <w:p w14:paraId="06345BB5" w14:textId="77777777" w:rsidR="008B4237" w:rsidDel="00917410" w:rsidRDefault="008B4237">
      <w:pPr>
        <w:pStyle w:val="TOC2"/>
        <w:rPr>
          <w:ins w:id="2383" w:author="john" w:date="2020-10-23T22:42:00Z"/>
          <w:del w:id="2384" w:author="John Buck" w:date="2023-04-11T15:53:00Z"/>
          <w:rFonts w:asciiTheme="minorHAnsi" w:eastAsiaTheme="minorEastAsia" w:hAnsiTheme="minorHAnsi" w:cstheme="minorBidi"/>
          <w:b w:val="0"/>
          <w:bCs w:val="0"/>
          <w:sz w:val="22"/>
          <w:szCs w:val="22"/>
        </w:rPr>
      </w:pPr>
      <w:ins w:id="2385" w:author="john" w:date="2020-10-23T22:42:00Z">
        <w:del w:id="2386" w:author="John Buck" w:date="2023-04-11T15:53:00Z">
          <w:r w:rsidRPr="003E4746" w:rsidDel="00917410">
            <w:rPr>
              <w:rStyle w:val="Hyperlink"/>
              <w:b w:val="0"/>
              <w:bCs w:val="0"/>
            </w:rPr>
            <w:delText>2.5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Judge Startup</w:delText>
          </w:r>
          <w:r w:rsidDel="00917410">
            <w:rPr>
              <w:webHidden/>
            </w:rPr>
            <w:tab/>
          </w:r>
        </w:del>
      </w:ins>
      <w:ins w:id="2387" w:author="john" w:date="2020-10-23T22:44:00Z">
        <w:del w:id="2388" w:author="John Buck" w:date="2023-04-11T15:53:00Z">
          <w:r w:rsidDel="00917410">
            <w:rPr>
              <w:webHidden/>
            </w:rPr>
            <w:delText>9</w:delText>
          </w:r>
        </w:del>
      </w:ins>
    </w:p>
    <w:p w14:paraId="21AEF51D" w14:textId="77777777" w:rsidR="008B4237" w:rsidDel="00917410" w:rsidRDefault="008B4237">
      <w:pPr>
        <w:pStyle w:val="TOC2"/>
        <w:rPr>
          <w:ins w:id="2389" w:author="john" w:date="2020-10-23T22:42:00Z"/>
          <w:del w:id="2390" w:author="John Buck" w:date="2023-04-11T15:53:00Z"/>
          <w:rFonts w:asciiTheme="minorHAnsi" w:eastAsiaTheme="minorEastAsia" w:hAnsiTheme="minorHAnsi" w:cstheme="minorBidi"/>
          <w:b w:val="0"/>
          <w:bCs w:val="0"/>
          <w:sz w:val="22"/>
          <w:szCs w:val="22"/>
        </w:rPr>
      </w:pPr>
      <w:ins w:id="2391" w:author="john" w:date="2020-10-23T22:42:00Z">
        <w:del w:id="2392" w:author="John Buck" w:date="2023-04-11T15:53:00Z">
          <w:r w:rsidRPr="003E4746" w:rsidDel="00917410">
            <w:rPr>
              <w:rStyle w:val="Hyperlink"/>
              <w:b w:val="0"/>
              <w:bCs w:val="0"/>
            </w:rPr>
            <w:delText>2.6</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Scoreboard Startup</w:delText>
          </w:r>
          <w:r w:rsidDel="00917410">
            <w:rPr>
              <w:webHidden/>
            </w:rPr>
            <w:tab/>
          </w:r>
        </w:del>
      </w:ins>
      <w:ins w:id="2393" w:author="john" w:date="2020-10-23T22:44:00Z">
        <w:del w:id="2394" w:author="John Buck" w:date="2023-04-11T15:53:00Z">
          <w:r w:rsidDel="00917410">
            <w:rPr>
              <w:webHidden/>
            </w:rPr>
            <w:delText>9</w:delText>
          </w:r>
        </w:del>
      </w:ins>
    </w:p>
    <w:p w14:paraId="4FFE2284" w14:textId="77777777" w:rsidR="008B4237" w:rsidDel="00917410" w:rsidRDefault="008B4237">
      <w:pPr>
        <w:pStyle w:val="TOC2"/>
        <w:rPr>
          <w:ins w:id="2395" w:author="john" w:date="2020-10-23T22:42:00Z"/>
          <w:del w:id="2396" w:author="John Buck" w:date="2023-04-11T15:53:00Z"/>
          <w:rFonts w:asciiTheme="minorHAnsi" w:eastAsiaTheme="minorEastAsia" w:hAnsiTheme="minorHAnsi" w:cstheme="minorBidi"/>
          <w:b w:val="0"/>
          <w:bCs w:val="0"/>
          <w:sz w:val="22"/>
          <w:szCs w:val="22"/>
        </w:rPr>
      </w:pPr>
      <w:ins w:id="2397" w:author="john" w:date="2020-10-23T22:42:00Z">
        <w:del w:id="2398" w:author="John Buck" w:date="2023-04-11T15:53:00Z">
          <w:r w:rsidRPr="003E4746" w:rsidDel="00917410">
            <w:rPr>
              <w:rStyle w:val="Hyperlink"/>
              <w:b w:val="0"/>
              <w:bCs w:val="0"/>
            </w:rPr>
            <w:delText>2.7</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Starting the Contest</w:delText>
          </w:r>
          <w:r w:rsidDel="00917410">
            <w:rPr>
              <w:webHidden/>
            </w:rPr>
            <w:tab/>
          </w:r>
        </w:del>
      </w:ins>
      <w:ins w:id="2399" w:author="john" w:date="2020-10-23T22:44:00Z">
        <w:del w:id="2400" w:author="John Buck" w:date="2023-04-11T15:53:00Z">
          <w:r w:rsidDel="00917410">
            <w:rPr>
              <w:webHidden/>
            </w:rPr>
            <w:delText>10</w:delText>
          </w:r>
        </w:del>
      </w:ins>
    </w:p>
    <w:p w14:paraId="637EF8A5" w14:textId="77777777" w:rsidR="008B4237" w:rsidDel="00917410" w:rsidRDefault="008B4237">
      <w:pPr>
        <w:pStyle w:val="TOC2"/>
        <w:rPr>
          <w:ins w:id="2401" w:author="john" w:date="2020-10-23T22:42:00Z"/>
          <w:del w:id="2402" w:author="John Buck" w:date="2023-04-11T15:53:00Z"/>
          <w:rFonts w:asciiTheme="minorHAnsi" w:eastAsiaTheme="minorEastAsia" w:hAnsiTheme="minorHAnsi" w:cstheme="minorBidi"/>
          <w:b w:val="0"/>
          <w:bCs w:val="0"/>
          <w:sz w:val="22"/>
          <w:szCs w:val="22"/>
        </w:rPr>
      </w:pPr>
      <w:ins w:id="2403" w:author="john" w:date="2020-10-23T22:42:00Z">
        <w:del w:id="2404" w:author="John Buck" w:date="2023-04-11T15:53:00Z">
          <w:r w:rsidRPr="003E4746" w:rsidDel="00917410">
            <w:rPr>
              <w:rStyle w:val="Hyperlink"/>
              <w:b w:val="0"/>
              <w:bCs w:val="0"/>
            </w:rPr>
            <w:delText>2.8</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Additional Information</w:delText>
          </w:r>
          <w:r w:rsidDel="00917410">
            <w:rPr>
              <w:webHidden/>
            </w:rPr>
            <w:tab/>
          </w:r>
        </w:del>
      </w:ins>
      <w:ins w:id="2405" w:author="john" w:date="2020-10-23T22:44:00Z">
        <w:del w:id="2406" w:author="John Buck" w:date="2023-04-11T15:53:00Z">
          <w:r w:rsidDel="00917410">
            <w:rPr>
              <w:webHidden/>
            </w:rPr>
            <w:delText>10</w:delText>
          </w:r>
        </w:del>
      </w:ins>
    </w:p>
    <w:p w14:paraId="1915B1DA" w14:textId="77777777" w:rsidR="008B4237" w:rsidDel="00917410" w:rsidRDefault="008B4237" w:rsidP="008B4237">
      <w:pPr>
        <w:pStyle w:val="TOC1"/>
        <w:rPr>
          <w:ins w:id="2407" w:author="john" w:date="2020-10-23T22:42:00Z"/>
          <w:del w:id="2408" w:author="John Buck" w:date="2023-04-11T15:53:00Z"/>
          <w:rFonts w:asciiTheme="minorHAnsi" w:eastAsiaTheme="minorEastAsia" w:hAnsiTheme="minorHAnsi" w:cstheme="minorBidi"/>
          <w:sz w:val="22"/>
          <w:szCs w:val="22"/>
        </w:rPr>
      </w:pPr>
      <w:ins w:id="2409" w:author="john" w:date="2020-10-23T22:42:00Z">
        <w:del w:id="2410" w:author="John Buck" w:date="2023-04-11T15:53:00Z">
          <w:r w:rsidRPr="003E4746" w:rsidDel="00917410">
            <w:rPr>
              <w:rStyle w:val="Hyperlink"/>
              <w:b w:val="0"/>
              <w:bCs w:val="0"/>
              <w:iCs w:val="0"/>
            </w:rPr>
            <w:delText>3</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Installation Details</w:delText>
          </w:r>
          <w:r w:rsidDel="00917410">
            <w:rPr>
              <w:webHidden/>
            </w:rPr>
            <w:tab/>
          </w:r>
        </w:del>
      </w:ins>
      <w:ins w:id="2411" w:author="john" w:date="2020-10-23T22:44:00Z">
        <w:del w:id="2412" w:author="John Buck" w:date="2023-04-11T15:53:00Z">
          <w:r w:rsidDel="00917410">
            <w:rPr>
              <w:webHidden/>
            </w:rPr>
            <w:delText>12</w:delText>
          </w:r>
        </w:del>
      </w:ins>
    </w:p>
    <w:p w14:paraId="7054BEDA" w14:textId="77777777" w:rsidR="008B4237" w:rsidDel="00917410" w:rsidRDefault="008B4237">
      <w:pPr>
        <w:pStyle w:val="TOC2"/>
        <w:rPr>
          <w:ins w:id="2413" w:author="john" w:date="2020-10-23T22:42:00Z"/>
          <w:del w:id="2414" w:author="John Buck" w:date="2023-04-11T15:53:00Z"/>
          <w:rFonts w:asciiTheme="minorHAnsi" w:eastAsiaTheme="minorEastAsia" w:hAnsiTheme="minorHAnsi" w:cstheme="minorBidi"/>
          <w:b w:val="0"/>
          <w:bCs w:val="0"/>
          <w:sz w:val="22"/>
          <w:szCs w:val="22"/>
        </w:rPr>
      </w:pPr>
      <w:ins w:id="2415" w:author="john" w:date="2020-10-23T22:42:00Z">
        <w:del w:id="2416" w:author="John Buck" w:date="2023-04-11T15:53:00Z">
          <w:r w:rsidRPr="003E4746" w:rsidDel="00917410">
            <w:rPr>
              <w:rStyle w:val="Hyperlink"/>
              <w:b w:val="0"/>
              <w:bCs w:val="0"/>
            </w:rPr>
            <w:delText>3.1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Installation</w:delText>
          </w:r>
          <w:r w:rsidDel="00917410">
            <w:rPr>
              <w:webHidden/>
            </w:rPr>
            <w:tab/>
          </w:r>
        </w:del>
      </w:ins>
      <w:ins w:id="2417" w:author="john" w:date="2020-10-23T22:44:00Z">
        <w:del w:id="2418" w:author="John Buck" w:date="2023-04-11T15:53:00Z">
          <w:r w:rsidDel="00917410">
            <w:rPr>
              <w:webHidden/>
            </w:rPr>
            <w:delText>12</w:delText>
          </w:r>
        </w:del>
      </w:ins>
    </w:p>
    <w:p w14:paraId="7E2A960C" w14:textId="77777777" w:rsidR="008B4237" w:rsidDel="00917410" w:rsidRDefault="008B4237">
      <w:pPr>
        <w:pStyle w:val="TOC2"/>
        <w:rPr>
          <w:ins w:id="2419" w:author="john" w:date="2020-10-23T22:42:00Z"/>
          <w:del w:id="2420" w:author="John Buck" w:date="2023-04-11T15:53:00Z"/>
          <w:rFonts w:asciiTheme="minorHAnsi" w:eastAsiaTheme="minorEastAsia" w:hAnsiTheme="minorHAnsi" w:cstheme="minorBidi"/>
          <w:b w:val="0"/>
          <w:bCs w:val="0"/>
          <w:sz w:val="22"/>
          <w:szCs w:val="22"/>
        </w:rPr>
      </w:pPr>
      <w:ins w:id="2421" w:author="john" w:date="2020-10-23T22:42:00Z">
        <w:del w:id="2422" w:author="John Buck" w:date="2023-04-11T15:53:00Z">
          <w:r w:rsidRPr="003E4746" w:rsidDel="00917410">
            <w:rPr>
              <w:rStyle w:val="Hyperlink"/>
              <w:b w:val="0"/>
              <w:bCs w:val="0"/>
            </w:rPr>
            <w:delText>3.2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Network / Firewall Requirements</w:delText>
          </w:r>
          <w:r w:rsidDel="00917410">
            <w:rPr>
              <w:webHidden/>
            </w:rPr>
            <w:tab/>
          </w:r>
        </w:del>
      </w:ins>
      <w:ins w:id="2423" w:author="john" w:date="2020-10-23T22:44:00Z">
        <w:del w:id="2424" w:author="John Buck" w:date="2023-04-11T15:53:00Z">
          <w:r w:rsidDel="00917410">
            <w:rPr>
              <w:webHidden/>
            </w:rPr>
            <w:delText>12</w:delText>
          </w:r>
        </w:del>
      </w:ins>
    </w:p>
    <w:p w14:paraId="42CB3715" w14:textId="77777777" w:rsidR="008B4237" w:rsidDel="00917410" w:rsidRDefault="008B4237">
      <w:pPr>
        <w:pStyle w:val="TOC2"/>
        <w:rPr>
          <w:ins w:id="2425" w:author="john" w:date="2020-10-23T22:42:00Z"/>
          <w:del w:id="2426" w:author="John Buck" w:date="2023-04-11T15:53:00Z"/>
          <w:rFonts w:asciiTheme="minorHAnsi" w:eastAsiaTheme="minorEastAsia" w:hAnsiTheme="minorHAnsi" w:cstheme="minorBidi"/>
          <w:b w:val="0"/>
          <w:bCs w:val="0"/>
          <w:sz w:val="22"/>
          <w:szCs w:val="22"/>
        </w:rPr>
      </w:pPr>
      <w:ins w:id="2427" w:author="john" w:date="2020-10-23T22:42:00Z">
        <w:del w:id="2428" w:author="John Buck" w:date="2023-04-11T15:53:00Z">
          <w:r w:rsidRPr="003E4746" w:rsidDel="00917410">
            <w:rPr>
              <w:rStyle w:val="Hyperlink"/>
              <w:b w:val="0"/>
              <w:bCs w:val="0"/>
            </w:rPr>
            <w:delText>3.3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Memory Limits</w:delText>
          </w:r>
          <w:r w:rsidDel="00917410">
            <w:rPr>
              <w:webHidden/>
            </w:rPr>
            <w:tab/>
          </w:r>
        </w:del>
      </w:ins>
      <w:ins w:id="2429" w:author="john" w:date="2020-10-23T22:44:00Z">
        <w:del w:id="2430" w:author="John Buck" w:date="2023-04-11T15:53:00Z">
          <w:r w:rsidDel="00917410">
            <w:rPr>
              <w:webHidden/>
            </w:rPr>
            <w:delText>13</w:delText>
          </w:r>
        </w:del>
      </w:ins>
    </w:p>
    <w:p w14:paraId="090CE9B0" w14:textId="77777777" w:rsidR="008B4237" w:rsidDel="00917410" w:rsidRDefault="008B4237">
      <w:pPr>
        <w:pStyle w:val="TOC2"/>
        <w:rPr>
          <w:ins w:id="2431" w:author="john" w:date="2020-10-23T22:42:00Z"/>
          <w:del w:id="2432" w:author="John Buck" w:date="2023-04-11T15:53:00Z"/>
          <w:rFonts w:asciiTheme="minorHAnsi" w:eastAsiaTheme="minorEastAsia" w:hAnsiTheme="minorHAnsi" w:cstheme="minorBidi"/>
          <w:b w:val="0"/>
          <w:bCs w:val="0"/>
          <w:sz w:val="22"/>
          <w:szCs w:val="22"/>
        </w:rPr>
      </w:pPr>
      <w:ins w:id="2433" w:author="john" w:date="2020-10-23T22:42:00Z">
        <w:del w:id="2434" w:author="John Buck" w:date="2023-04-11T15:53:00Z">
          <w:r w:rsidRPr="003E4746" w:rsidDel="00917410">
            <w:rPr>
              <w:rStyle w:val="Hyperlink"/>
              <w:b w:val="0"/>
              <w:bCs w:val="0"/>
            </w:rPr>
            <w:delText>3.4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Security Alerts</w:delText>
          </w:r>
          <w:r w:rsidDel="00917410">
            <w:rPr>
              <w:webHidden/>
            </w:rPr>
            <w:tab/>
          </w:r>
        </w:del>
      </w:ins>
      <w:ins w:id="2435" w:author="john" w:date="2020-10-23T22:44:00Z">
        <w:del w:id="2436" w:author="John Buck" w:date="2023-04-11T15:53:00Z">
          <w:r w:rsidDel="00917410">
            <w:rPr>
              <w:webHidden/>
            </w:rPr>
            <w:delText>14</w:delText>
          </w:r>
        </w:del>
      </w:ins>
    </w:p>
    <w:p w14:paraId="4F6DBC3C" w14:textId="77777777" w:rsidR="008B4237" w:rsidDel="00917410" w:rsidRDefault="008B4237">
      <w:pPr>
        <w:pStyle w:val="TOC2"/>
        <w:rPr>
          <w:ins w:id="2437" w:author="john" w:date="2020-10-23T22:42:00Z"/>
          <w:del w:id="2438" w:author="John Buck" w:date="2023-04-11T15:53:00Z"/>
          <w:rFonts w:asciiTheme="minorHAnsi" w:eastAsiaTheme="minorEastAsia" w:hAnsiTheme="minorHAnsi" w:cstheme="minorBidi"/>
          <w:b w:val="0"/>
          <w:bCs w:val="0"/>
          <w:sz w:val="22"/>
          <w:szCs w:val="22"/>
        </w:rPr>
      </w:pPr>
      <w:ins w:id="2439" w:author="john" w:date="2020-10-23T22:42:00Z">
        <w:del w:id="2440" w:author="John Buck" w:date="2023-04-11T15:53:00Z">
          <w:r w:rsidRPr="003E4746" w:rsidDel="00917410">
            <w:rPr>
              <w:rStyle w:val="Hyperlink"/>
              <w:b w:val="0"/>
              <w:bCs w:val="0"/>
            </w:rPr>
            <w:delText>3.5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Uninstall</w:delText>
          </w:r>
          <w:r w:rsidDel="00917410">
            <w:rPr>
              <w:webHidden/>
            </w:rPr>
            <w:tab/>
          </w:r>
        </w:del>
      </w:ins>
      <w:ins w:id="2441" w:author="john" w:date="2020-10-23T22:44:00Z">
        <w:del w:id="2442" w:author="John Buck" w:date="2023-04-11T15:53:00Z">
          <w:r w:rsidDel="00917410">
            <w:rPr>
              <w:webHidden/>
            </w:rPr>
            <w:delText>14</w:delText>
          </w:r>
        </w:del>
      </w:ins>
    </w:p>
    <w:p w14:paraId="3FDB2596" w14:textId="77777777" w:rsidR="008B4237" w:rsidDel="00917410" w:rsidRDefault="008B4237" w:rsidP="008B4237">
      <w:pPr>
        <w:pStyle w:val="TOC1"/>
        <w:rPr>
          <w:ins w:id="2443" w:author="john" w:date="2020-10-23T22:42:00Z"/>
          <w:del w:id="2444" w:author="John Buck" w:date="2023-04-11T15:53:00Z"/>
          <w:rFonts w:asciiTheme="minorHAnsi" w:eastAsiaTheme="minorEastAsia" w:hAnsiTheme="minorHAnsi" w:cstheme="minorBidi"/>
          <w:sz w:val="22"/>
          <w:szCs w:val="22"/>
        </w:rPr>
      </w:pPr>
      <w:ins w:id="2445" w:author="john" w:date="2020-10-23T22:42:00Z">
        <w:del w:id="2446" w:author="John Buck" w:date="2023-04-11T15:53:00Z">
          <w:r w:rsidRPr="003E4746" w:rsidDel="00917410">
            <w:rPr>
              <w:rStyle w:val="Hyperlink"/>
              <w:b w:val="0"/>
              <w:bCs w:val="0"/>
              <w:iCs w:val="0"/>
            </w:rPr>
            <w:delText>4</w:delText>
          </w:r>
          <w:r w:rsidDel="00917410">
            <w:rPr>
              <w:rFonts w:asciiTheme="minorHAnsi" w:eastAsiaTheme="minorEastAsia" w:hAnsiTheme="minorHAnsi" w:cstheme="minorBidi"/>
              <w:sz w:val="22"/>
              <w:szCs w:val="22"/>
            </w:rPr>
            <w:tab/>
          </w:r>
          <w:r w:rsidRPr="003E4746" w:rsidDel="00917410">
            <w:rPr>
              <w:rStyle w:val="Hyperlink"/>
              <w:rFonts w:cs="Arial"/>
              <w:b w:val="0"/>
              <w:bCs w:val="0"/>
              <w:iCs w:val="0"/>
            </w:rPr>
            <w:delText>PC</w:delText>
          </w:r>
          <w:r w:rsidRPr="003E4746" w:rsidDel="00917410">
            <w:rPr>
              <w:rStyle w:val="Hyperlink"/>
              <w:rFonts w:cs="Arial"/>
              <w:b w:val="0"/>
              <w:bCs w:val="0"/>
              <w:iCs w:val="0"/>
              <w:vertAlign w:val="superscript"/>
            </w:rPr>
            <w:delText>2</w:delText>
          </w:r>
          <w:r w:rsidRPr="003E4746" w:rsidDel="00917410">
            <w:rPr>
              <w:rStyle w:val="Hyperlink"/>
              <w:rFonts w:cs="Arial"/>
              <w:b w:val="0"/>
              <w:bCs w:val="0"/>
              <w:iCs w:val="0"/>
            </w:rPr>
            <w:delText xml:space="preserve">  </w:delText>
          </w:r>
          <w:r w:rsidRPr="003E4746" w:rsidDel="00917410">
            <w:rPr>
              <w:rStyle w:val="Hyperlink"/>
              <w:b w:val="0"/>
              <w:bCs w:val="0"/>
              <w:iCs w:val="0"/>
            </w:rPr>
            <w:delText>Initialization  Files</w:delText>
          </w:r>
          <w:r w:rsidDel="00917410">
            <w:rPr>
              <w:webHidden/>
            </w:rPr>
            <w:tab/>
          </w:r>
        </w:del>
      </w:ins>
      <w:ins w:id="2447" w:author="john" w:date="2020-10-23T22:44:00Z">
        <w:del w:id="2448" w:author="John Buck" w:date="2023-04-11T15:53:00Z">
          <w:r w:rsidDel="00917410">
            <w:rPr>
              <w:webHidden/>
            </w:rPr>
            <w:delText>16</w:delText>
          </w:r>
        </w:del>
      </w:ins>
    </w:p>
    <w:p w14:paraId="553DB286" w14:textId="77777777" w:rsidR="008B4237" w:rsidDel="00917410" w:rsidRDefault="008B4237">
      <w:pPr>
        <w:pStyle w:val="TOC2"/>
        <w:rPr>
          <w:ins w:id="2449" w:author="john" w:date="2020-10-23T22:42:00Z"/>
          <w:del w:id="2450" w:author="John Buck" w:date="2023-04-11T15:53:00Z"/>
          <w:rFonts w:asciiTheme="minorHAnsi" w:eastAsiaTheme="minorEastAsia" w:hAnsiTheme="minorHAnsi" w:cstheme="minorBidi"/>
          <w:b w:val="0"/>
          <w:bCs w:val="0"/>
          <w:sz w:val="22"/>
          <w:szCs w:val="22"/>
        </w:rPr>
      </w:pPr>
      <w:ins w:id="2451" w:author="john" w:date="2020-10-23T22:42:00Z">
        <w:del w:id="2452" w:author="John Buck" w:date="2023-04-11T15:53:00Z">
          <w:r w:rsidRPr="003E4746" w:rsidDel="00917410">
            <w:rPr>
              <w:rStyle w:val="Hyperlink"/>
              <w:b w:val="0"/>
              <w:bCs w:val="0"/>
            </w:rPr>
            <w:delText>4.1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 xml:space="preserve">The </w:delText>
          </w:r>
          <w:r w:rsidRPr="003E4746" w:rsidDel="00917410">
            <w:rPr>
              <w:rStyle w:val="Hyperlink"/>
              <w:b w:val="0"/>
              <w:bCs w:val="0"/>
              <w:i/>
            </w:rPr>
            <w:delText>pc2v9.ini</w:delText>
          </w:r>
          <w:r w:rsidRPr="003E4746" w:rsidDel="00917410">
            <w:rPr>
              <w:rStyle w:val="Hyperlink"/>
              <w:b w:val="0"/>
              <w:bCs w:val="0"/>
            </w:rPr>
            <w:delText xml:space="preserve">  file</w:delText>
          </w:r>
          <w:r w:rsidDel="00917410">
            <w:rPr>
              <w:webHidden/>
            </w:rPr>
            <w:tab/>
          </w:r>
        </w:del>
      </w:ins>
      <w:ins w:id="2453" w:author="john" w:date="2020-10-23T22:44:00Z">
        <w:del w:id="2454" w:author="John Buck" w:date="2023-04-11T15:53:00Z">
          <w:r w:rsidDel="00917410">
            <w:rPr>
              <w:webHidden/>
            </w:rPr>
            <w:delText>16</w:delText>
          </w:r>
        </w:del>
      </w:ins>
    </w:p>
    <w:p w14:paraId="3AF6A003" w14:textId="77777777" w:rsidR="008B4237" w:rsidDel="00917410" w:rsidRDefault="008B4237">
      <w:pPr>
        <w:pStyle w:val="TOC2"/>
        <w:rPr>
          <w:ins w:id="2455" w:author="john" w:date="2020-10-23T22:42:00Z"/>
          <w:del w:id="2456" w:author="John Buck" w:date="2023-04-11T15:53:00Z"/>
          <w:rFonts w:asciiTheme="minorHAnsi" w:eastAsiaTheme="minorEastAsia" w:hAnsiTheme="minorHAnsi" w:cstheme="minorBidi"/>
          <w:b w:val="0"/>
          <w:bCs w:val="0"/>
          <w:sz w:val="22"/>
          <w:szCs w:val="22"/>
        </w:rPr>
      </w:pPr>
      <w:ins w:id="2457" w:author="john" w:date="2020-10-23T22:42:00Z">
        <w:del w:id="2458" w:author="John Buck" w:date="2023-04-11T15:53:00Z">
          <w:r w:rsidRPr="003E4746" w:rsidDel="00917410">
            <w:rPr>
              <w:rStyle w:val="Hyperlink"/>
              <w:b w:val="0"/>
              <w:bCs w:val="0"/>
            </w:rPr>
            <w:delText>4.2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Other Initialization Files</w:delText>
          </w:r>
          <w:r w:rsidDel="00917410">
            <w:rPr>
              <w:webHidden/>
            </w:rPr>
            <w:tab/>
          </w:r>
        </w:del>
      </w:ins>
      <w:ins w:id="2459" w:author="john" w:date="2020-10-23T22:44:00Z">
        <w:del w:id="2460" w:author="John Buck" w:date="2023-04-11T15:53:00Z">
          <w:r w:rsidDel="00917410">
            <w:rPr>
              <w:webHidden/>
            </w:rPr>
            <w:delText>18</w:delText>
          </w:r>
        </w:del>
      </w:ins>
    </w:p>
    <w:p w14:paraId="22656B0F" w14:textId="77777777" w:rsidR="008B4237" w:rsidDel="00917410" w:rsidRDefault="008B4237" w:rsidP="008B4237">
      <w:pPr>
        <w:pStyle w:val="TOC1"/>
        <w:rPr>
          <w:ins w:id="2461" w:author="john" w:date="2020-10-23T22:42:00Z"/>
          <w:del w:id="2462" w:author="John Buck" w:date="2023-04-11T15:53:00Z"/>
          <w:rFonts w:asciiTheme="minorHAnsi" w:eastAsiaTheme="minorEastAsia" w:hAnsiTheme="minorHAnsi" w:cstheme="minorBidi"/>
          <w:sz w:val="22"/>
          <w:szCs w:val="22"/>
        </w:rPr>
      </w:pPr>
      <w:ins w:id="2463" w:author="john" w:date="2020-10-23T22:42:00Z">
        <w:del w:id="2464" w:author="John Buck" w:date="2023-04-11T15:53:00Z">
          <w:r w:rsidRPr="003E4746" w:rsidDel="00917410">
            <w:rPr>
              <w:rStyle w:val="Hyperlink"/>
              <w:b w:val="0"/>
              <w:bCs w:val="0"/>
              <w:iCs w:val="0"/>
            </w:rPr>
            <w:delText>5</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Startup Procedures</w:delText>
          </w:r>
          <w:r w:rsidDel="00917410">
            <w:rPr>
              <w:webHidden/>
            </w:rPr>
            <w:tab/>
          </w:r>
        </w:del>
      </w:ins>
      <w:ins w:id="2465" w:author="john" w:date="2020-10-23T22:44:00Z">
        <w:del w:id="2466" w:author="John Buck" w:date="2023-04-11T15:53:00Z">
          <w:r w:rsidDel="00917410">
            <w:rPr>
              <w:webHidden/>
            </w:rPr>
            <w:delText>19</w:delText>
          </w:r>
        </w:del>
      </w:ins>
    </w:p>
    <w:p w14:paraId="27C8DB5E" w14:textId="77777777" w:rsidR="008B4237" w:rsidDel="00917410" w:rsidRDefault="008B4237">
      <w:pPr>
        <w:pStyle w:val="TOC2"/>
        <w:rPr>
          <w:ins w:id="2467" w:author="john" w:date="2020-10-23T22:42:00Z"/>
          <w:del w:id="2468" w:author="John Buck" w:date="2023-04-11T15:53:00Z"/>
          <w:rFonts w:asciiTheme="minorHAnsi" w:eastAsiaTheme="minorEastAsia" w:hAnsiTheme="minorHAnsi" w:cstheme="minorBidi"/>
          <w:b w:val="0"/>
          <w:bCs w:val="0"/>
          <w:sz w:val="22"/>
          <w:szCs w:val="22"/>
        </w:rPr>
      </w:pPr>
      <w:ins w:id="2469" w:author="john" w:date="2020-10-23T22:42:00Z">
        <w:del w:id="2470" w:author="John Buck" w:date="2023-04-11T15:53:00Z">
          <w:r w:rsidRPr="003E4746" w:rsidDel="00917410">
            <w:rPr>
              <w:rStyle w:val="Hyperlink"/>
              <w:b w:val="0"/>
              <w:bCs w:val="0"/>
            </w:rPr>
            <w:delText>5.1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Built-in Commands</w:delText>
          </w:r>
          <w:r w:rsidDel="00917410">
            <w:rPr>
              <w:webHidden/>
            </w:rPr>
            <w:tab/>
          </w:r>
        </w:del>
      </w:ins>
      <w:ins w:id="2471" w:author="john" w:date="2020-10-23T22:44:00Z">
        <w:del w:id="2472" w:author="John Buck" w:date="2023-04-11T15:53:00Z">
          <w:r w:rsidDel="00917410">
            <w:rPr>
              <w:webHidden/>
            </w:rPr>
            <w:delText>19</w:delText>
          </w:r>
        </w:del>
      </w:ins>
    </w:p>
    <w:p w14:paraId="5F947279" w14:textId="77777777" w:rsidR="008B4237" w:rsidDel="00917410" w:rsidRDefault="008B4237">
      <w:pPr>
        <w:pStyle w:val="TOC2"/>
        <w:rPr>
          <w:ins w:id="2473" w:author="john" w:date="2020-10-23T22:42:00Z"/>
          <w:del w:id="2474" w:author="John Buck" w:date="2023-04-11T15:53:00Z"/>
          <w:rFonts w:asciiTheme="minorHAnsi" w:eastAsiaTheme="minorEastAsia" w:hAnsiTheme="minorHAnsi" w:cstheme="minorBidi"/>
          <w:b w:val="0"/>
          <w:bCs w:val="0"/>
          <w:sz w:val="22"/>
          <w:szCs w:val="22"/>
        </w:rPr>
      </w:pPr>
      <w:ins w:id="2475" w:author="john" w:date="2020-10-23T22:42:00Z">
        <w:del w:id="2476" w:author="John Buck" w:date="2023-04-11T15:53:00Z">
          <w:r w:rsidRPr="003E4746" w:rsidDel="00917410">
            <w:rPr>
              <w:rStyle w:val="Hyperlink"/>
              <w:b w:val="0"/>
              <w:bCs w:val="0"/>
            </w:rPr>
            <w:delText>5.2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Server Startup</w:delText>
          </w:r>
          <w:r w:rsidDel="00917410">
            <w:rPr>
              <w:webHidden/>
            </w:rPr>
            <w:tab/>
          </w:r>
        </w:del>
      </w:ins>
      <w:ins w:id="2477" w:author="john" w:date="2020-10-23T22:44:00Z">
        <w:del w:id="2478" w:author="John Buck" w:date="2023-04-11T15:53:00Z">
          <w:r w:rsidDel="00917410">
            <w:rPr>
              <w:webHidden/>
            </w:rPr>
            <w:delText>20</w:delText>
          </w:r>
        </w:del>
      </w:ins>
    </w:p>
    <w:p w14:paraId="5CF8772E" w14:textId="77777777" w:rsidR="008B4237" w:rsidDel="00917410" w:rsidRDefault="008B4237">
      <w:pPr>
        <w:pStyle w:val="TOC3"/>
        <w:rPr>
          <w:ins w:id="2479" w:author="john" w:date="2020-10-23T22:42:00Z"/>
          <w:del w:id="2480" w:author="John Buck" w:date="2023-04-11T15:53:00Z"/>
          <w:rFonts w:asciiTheme="minorHAnsi" w:eastAsiaTheme="minorEastAsia" w:hAnsiTheme="minorHAnsi" w:cstheme="minorBidi"/>
          <w:sz w:val="22"/>
          <w:szCs w:val="22"/>
        </w:rPr>
      </w:pPr>
      <w:ins w:id="2481" w:author="john" w:date="2020-10-23T22:42:00Z">
        <w:del w:id="2482" w:author="John Buck" w:date="2023-04-11T15:53:00Z">
          <w:r w:rsidRPr="003E4746" w:rsidDel="00917410">
            <w:rPr>
              <w:rStyle w:val="Hyperlink"/>
            </w:rPr>
            <w:delText>5.2.1</w:delText>
          </w:r>
          <w:r w:rsidDel="00917410">
            <w:rPr>
              <w:rFonts w:asciiTheme="minorHAnsi" w:eastAsiaTheme="minorEastAsia" w:hAnsiTheme="minorHAnsi" w:cstheme="minorBidi"/>
              <w:sz w:val="22"/>
              <w:szCs w:val="22"/>
            </w:rPr>
            <w:tab/>
          </w:r>
          <w:r w:rsidRPr="003E4746" w:rsidDel="00917410">
            <w:rPr>
              <w:rStyle w:val="Hyperlink"/>
            </w:rPr>
            <w:delText>Non-GUI Server Startup</w:delText>
          </w:r>
          <w:r w:rsidDel="00917410">
            <w:rPr>
              <w:webHidden/>
            </w:rPr>
            <w:tab/>
          </w:r>
        </w:del>
      </w:ins>
      <w:ins w:id="2483" w:author="john" w:date="2020-10-23T22:44:00Z">
        <w:del w:id="2484" w:author="John Buck" w:date="2023-04-11T15:53:00Z">
          <w:r w:rsidDel="00917410">
            <w:rPr>
              <w:webHidden/>
            </w:rPr>
            <w:delText>22</w:delText>
          </w:r>
        </w:del>
      </w:ins>
    </w:p>
    <w:p w14:paraId="4300F6C7" w14:textId="77777777" w:rsidR="008B4237" w:rsidDel="00917410" w:rsidRDefault="008B4237">
      <w:pPr>
        <w:pStyle w:val="TOC2"/>
        <w:rPr>
          <w:ins w:id="2485" w:author="john" w:date="2020-10-23T22:42:00Z"/>
          <w:del w:id="2486" w:author="John Buck" w:date="2023-04-11T15:53:00Z"/>
          <w:rFonts w:asciiTheme="minorHAnsi" w:eastAsiaTheme="minorEastAsia" w:hAnsiTheme="minorHAnsi" w:cstheme="minorBidi"/>
          <w:b w:val="0"/>
          <w:bCs w:val="0"/>
          <w:sz w:val="22"/>
          <w:szCs w:val="22"/>
        </w:rPr>
      </w:pPr>
      <w:ins w:id="2487" w:author="john" w:date="2020-10-23T22:42:00Z">
        <w:del w:id="2488" w:author="John Buck" w:date="2023-04-11T15:53:00Z">
          <w:r w:rsidRPr="003E4746" w:rsidDel="00917410">
            <w:rPr>
              <w:rStyle w:val="Hyperlink"/>
              <w:b w:val="0"/>
              <w:bCs w:val="0"/>
            </w:rPr>
            <w:delText>5.3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Server GUI Controls</w:delText>
          </w:r>
          <w:r w:rsidDel="00917410">
            <w:rPr>
              <w:webHidden/>
            </w:rPr>
            <w:tab/>
          </w:r>
        </w:del>
      </w:ins>
      <w:ins w:id="2489" w:author="john" w:date="2020-10-23T22:44:00Z">
        <w:del w:id="2490" w:author="John Buck" w:date="2023-04-11T15:53:00Z">
          <w:r w:rsidDel="00917410">
            <w:rPr>
              <w:webHidden/>
            </w:rPr>
            <w:delText>22</w:delText>
          </w:r>
        </w:del>
      </w:ins>
    </w:p>
    <w:p w14:paraId="17080CAF" w14:textId="77777777" w:rsidR="008B4237" w:rsidDel="00917410" w:rsidRDefault="008B4237">
      <w:pPr>
        <w:pStyle w:val="TOC3"/>
        <w:rPr>
          <w:ins w:id="2491" w:author="john" w:date="2020-10-23T22:42:00Z"/>
          <w:del w:id="2492" w:author="John Buck" w:date="2023-04-11T15:53:00Z"/>
          <w:rFonts w:asciiTheme="minorHAnsi" w:eastAsiaTheme="minorEastAsia" w:hAnsiTheme="minorHAnsi" w:cstheme="minorBidi"/>
          <w:sz w:val="22"/>
          <w:szCs w:val="22"/>
        </w:rPr>
      </w:pPr>
      <w:ins w:id="2493" w:author="john" w:date="2020-10-23T22:42:00Z">
        <w:del w:id="2494" w:author="John Buck" w:date="2023-04-11T15:53:00Z">
          <w:r w:rsidRPr="003E4746" w:rsidDel="00917410">
            <w:rPr>
              <w:rStyle w:val="Hyperlink"/>
            </w:rPr>
            <w:delText>5.3.1</w:delText>
          </w:r>
          <w:r w:rsidDel="00917410">
            <w:rPr>
              <w:rFonts w:asciiTheme="minorHAnsi" w:eastAsiaTheme="minorEastAsia" w:hAnsiTheme="minorHAnsi" w:cstheme="minorBidi"/>
              <w:sz w:val="22"/>
              <w:szCs w:val="22"/>
            </w:rPr>
            <w:tab/>
          </w:r>
          <w:r w:rsidRPr="003E4746" w:rsidDel="00917410">
            <w:rPr>
              <w:rStyle w:val="Hyperlink"/>
            </w:rPr>
            <w:delText>Adding Sites</w:delText>
          </w:r>
          <w:r w:rsidDel="00917410">
            <w:rPr>
              <w:webHidden/>
            </w:rPr>
            <w:tab/>
          </w:r>
        </w:del>
      </w:ins>
      <w:ins w:id="2495" w:author="john" w:date="2020-10-23T22:44:00Z">
        <w:del w:id="2496" w:author="John Buck" w:date="2023-04-11T15:53:00Z">
          <w:r w:rsidDel="00917410">
            <w:rPr>
              <w:webHidden/>
            </w:rPr>
            <w:delText>23</w:delText>
          </w:r>
        </w:del>
      </w:ins>
    </w:p>
    <w:p w14:paraId="2ADB47A1" w14:textId="77777777" w:rsidR="008B4237" w:rsidDel="00917410" w:rsidRDefault="008B4237">
      <w:pPr>
        <w:pStyle w:val="TOC3"/>
        <w:rPr>
          <w:ins w:id="2497" w:author="john" w:date="2020-10-23T22:42:00Z"/>
          <w:del w:id="2498" w:author="John Buck" w:date="2023-04-11T15:53:00Z"/>
          <w:rFonts w:asciiTheme="minorHAnsi" w:eastAsiaTheme="minorEastAsia" w:hAnsiTheme="minorHAnsi" w:cstheme="minorBidi"/>
          <w:sz w:val="22"/>
          <w:szCs w:val="22"/>
        </w:rPr>
      </w:pPr>
      <w:ins w:id="2499" w:author="john" w:date="2020-10-23T22:42:00Z">
        <w:del w:id="2500" w:author="John Buck" w:date="2023-04-11T15:53:00Z">
          <w:r w:rsidRPr="003E4746" w:rsidDel="00917410">
            <w:rPr>
              <w:rStyle w:val="Hyperlink"/>
            </w:rPr>
            <w:delText>5.3.2</w:delText>
          </w:r>
          <w:r w:rsidDel="00917410">
            <w:rPr>
              <w:rFonts w:asciiTheme="minorHAnsi" w:eastAsiaTheme="minorEastAsia" w:hAnsiTheme="minorHAnsi" w:cstheme="minorBidi"/>
              <w:sz w:val="22"/>
              <w:szCs w:val="22"/>
            </w:rPr>
            <w:tab/>
          </w:r>
          <w:r w:rsidRPr="003E4746" w:rsidDel="00917410">
            <w:rPr>
              <w:rStyle w:val="Hyperlink"/>
            </w:rPr>
            <w:delText>Restarting / Reconnecting Servers</w:delText>
          </w:r>
          <w:r w:rsidDel="00917410">
            <w:rPr>
              <w:webHidden/>
            </w:rPr>
            <w:tab/>
          </w:r>
        </w:del>
      </w:ins>
      <w:ins w:id="2501" w:author="john" w:date="2020-10-23T22:44:00Z">
        <w:del w:id="2502" w:author="John Buck" w:date="2023-04-11T15:53:00Z">
          <w:r w:rsidDel="00917410">
            <w:rPr>
              <w:webHidden/>
            </w:rPr>
            <w:delText>24</w:delText>
          </w:r>
        </w:del>
      </w:ins>
    </w:p>
    <w:p w14:paraId="3957ABDA" w14:textId="77777777" w:rsidR="008B4237" w:rsidDel="00917410" w:rsidRDefault="008B4237">
      <w:pPr>
        <w:pStyle w:val="TOC3"/>
        <w:rPr>
          <w:ins w:id="2503" w:author="john" w:date="2020-10-23T22:42:00Z"/>
          <w:del w:id="2504" w:author="John Buck" w:date="2023-04-11T15:53:00Z"/>
          <w:rFonts w:asciiTheme="minorHAnsi" w:eastAsiaTheme="minorEastAsia" w:hAnsiTheme="minorHAnsi" w:cstheme="minorBidi"/>
          <w:sz w:val="22"/>
          <w:szCs w:val="22"/>
        </w:rPr>
      </w:pPr>
      <w:ins w:id="2505" w:author="john" w:date="2020-10-23T22:42:00Z">
        <w:del w:id="2506" w:author="John Buck" w:date="2023-04-11T15:53:00Z">
          <w:r w:rsidRPr="003E4746" w:rsidDel="00917410">
            <w:rPr>
              <w:rStyle w:val="Hyperlink"/>
            </w:rPr>
            <w:delText>5.3.3</w:delText>
          </w:r>
          <w:r w:rsidDel="00917410">
            <w:rPr>
              <w:rFonts w:asciiTheme="minorHAnsi" w:eastAsiaTheme="minorEastAsia" w:hAnsiTheme="minorHAnsi" w:cstheme="minorBidi"/>
              <w:sz w:val="22"/>
              <w:szCs w:val="22"/>
            </w:rPr>
            <w:tab/>
          </w:r>
          <w:r w:rsidRPr="003E4746" w:rsidDel="00917410">
            <w:rPr>
              <w:rStyle w:val="Hyperlink"/>
            </w:rPr>
            <w:delText>Connections and Logins</w:delText>
          </w:r>
          <w:r w:rsidDel="00917410">
            <w:rPr>
              <w:webHidden/>
            </w:rPr>
            <w:tab/>
          </w:r>
        </w:del>
      </w:ins>
      <w:ins w:id="2507" w:author="john" w:date="2020-10-23T22:44:00Z">
        <w:del w:id="2508" w:author="John Buck" w:date="2023-04-11T15:53:00Z">
          <w:r w:rsidDel="00917410">
            <w:rPr>
              <w:webHidden/>
            </w:rPr>
            <w:delText>26</w:delText>
          </w:r>
        </w:del>
      </w:ins>
    </w:p>
    <w:p w14:paraId="7368A528" w14:textId="77777777" w:rsidR="008B4237" w:rsidDel="00917410" w:rsidRDefault="008B4237">
      <w:pPr>
        <w:pStyle w:val="TOC3"/>
        <w:rPr>
          <w:ins w:id="2509" w:author="john" w:date="2020-10-23T22:42:00Z"/>
          <w:del w:id="2510" w:author="John Buck" w:date="2023-04-11T15:53:00Z"/>
          <w:rFonts w:asciiTheme="minorHAnsi" w:eastAsiaTheme="minorEastAsia" w:hAnsiTheme="minorHAnsi" w:cstheme="minorBidi"/>
          <w:sz w:val="22"/>
          <w:szCs w:val="22"/>
        </w:rPr>
      </w:pPr>
      <w:ins w:id="2511" w:author="john" w:date="2020-10-23T22:42:00Z">
        <w:del w:id="2512" w:author="John Buck" w:date="2023-04-11T15:53:00Z">
          <w:r w:rsidRPr="003E4746" w:rsidDel="00917410">
            <w:rPr>
              <w:rStyle w:val="Hyperlink"/>
            </w:rPr>
            <w:delText>5.3.4</w:delText>
          </w:r>
          <w:r w:rsidDel="00917410">
            <w:rPr>
              <w:rFonts w:asciiTheme="minorHAnsi" w:eastAsiaTheme="minorEastAsia" w:hAnsiTheme="minorHAnsi" w:cstheme="minorBidi"/>
              <w:sz w:val="22"/>
              <w:szCs w:val="22"/>
            </w:rPr>
            <w:tab/>
          </w:r>
          <w:r w:rsidRPr="003E4746" w:rsidDel="00917410">
            <w:rPr>
              <w:rStyle w:val="Hyperlink"/>
            </w:rPr>
            <w:delText>Additional Server GUI Controls</w:delText>
          </w:r>
          <w:r w:rsidDel="00917410">
            <w:rPr>
              <w:webHidden/>
            </w:rPr>
            <w:tab/>
          </w:r>
        </w:del>
      </w:ins>
      <w:ins w:id="2513" w:author="john" w:date="2020-10-23T22:44:00Z">
        <w:del w:id="2514" w:author="John Buck" w:date="2023-04-11T15:53:00Z">
          <w:r w:rsidDel="00917410">
            <w:rPr>
              <w:webHidden/>
            </w:rPr>
            <w:delText>26</w:delText>
          </w:r>
        </w:del>
      </w:ins>
    </w:p>
    <w:p w14:paraId="1094DD01" w14:textId="77777777" w:rsidR="008B4237" w:rsidDel="00917410" w:rsidRDefault="008B4237">
      <w:pPr>
        <w:pStyle w:val="TOC2"/>
        <w:rPr>
          <w:ins w:id="2515" w:author="john" w:date="2020-10-23T22:42:00Z"/>
          <w:del w:id="2516" w:author="John Buck" w:date="2023-04-11T15:53:00Z"/>
          <w:rFonts w:asciiTheme="minorHAnsi" w:eastAsiaTheme="minorEastAsia" w:hAnsiTheme="minorHAnsi" w:cstheme="minorBidi"/>
          <w:b w:val="0"/>
          <w:bCs w:val="0"/>
          <w:sz w:val="22"/>
          <w:szCs w:val="22"/>
        </w:rPr>
      </w:pPr>
      <w:ins w:id="2517" w:author="john" w:date="2020-10-23T22:42:00Z">
        <w:del w:id="2518" w:author="John Buck" w:date="2023-04-11T15:53:00Z">
          <w:r w:rsidRPr="003E4746" w:rsidDel="00917410">
            <w:rPr>
              <w:rStyle w:val="Hyperlink"/>
              <w:b w:val="0"/>
              <w:bCs w:val="0"/>
            </w:rPr>
            <w:delText>5.4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Starting Clients</w:delText>
          </w:r>
          <w:r w:rsidDel="00917410">
            <w:rPr>
              <w:webHidden/>
            </w:rPr>
            <w:tab/>
          </w:r>
        </w:del>
      </w:ins>
      <w:ins w:id="2519" w:author="john" w:date="2020-10-23T22:44:00Z">
        <w:del w:id="2520" w:author="John Buck" w:date="2023-04-11T15:53:00Z">
          <w:r w:rsidDel="00917410">
            <w:rPr>
              <w:webHidden/>
            </w:rPr>
            <w:delText>26</w:delText>
          </w:r>
        </w:del>
      </w:ins>
    </w:p>
    <w:p w14:paraId="39EF3160" w14:textId="77777777" w:rsidR="008B4237" w:rsidDel="00917410" w:rsidRDefault="008B4237">
      <w:pPr>
        <w:pStyle w:val="TOC2"/>
        <w:rPr>
          <w:ins w:id="2521" w:author="john" w:date="2020-10-23T22:42:00Z"/>
          <w:del w:id="2522" w:author="John Buck" w:date="2023-04-11T15:53:00Z"/>
          <w:rFonts w:asciiTheme="minorHAnsi" w:eastAsiaTheme="minorEastAsia" w:hAnsiTheme="minorHAnsi" w:cstheme="minorBidi"/>
          <w:b w:val="0"/>
          <w:bCs w:val="0"/>
          <w:sz w:val="22"/>
          <w:szCs w:val="22"/>
        </w:rPr>
      </w:pPr>
      <w:ins w:id="2523" w:author="john" w:date="2020-10-23T22:42:00Z">
        <w:del w:id="2524" w:author="John Buck" w:date="2023-04-11T15:53:00Z">
          <w:r w:rsidRPr="003E4746" w:rsidDel="00917410">
            <w:rPr>
              <w:rStyle w:val="Hyperlink"/>
              <w:b w:val="0"/>
              <w:bCs w:val="0"/>
            </w:rPr>
            <w:delText>5.5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Profiles</w:delText>
          </w:r>
          <w:r w:rsidDel="00917410">
            <w:rPr>
              <w:webHidden/>
            </w:rPr>
            <w:tab/>
          </w:r>
        </w:del>
      </w:ins>
      <w:ins w:id="2525" w:author="john" w:date="2020-10-23T22:44:00Z">
        <w:del w:id="2526" w:author="John Buck" w:date="2023-04-11T15:53:00Z">
          <w:r w:rsidDel="00917410">
            <w:rPr>
              <w:webHidden/>
            </w:rPr>
            <w:delText>27</w:delText>
          </w:r>
        </w:del>
      </w:ins>
    </w:p>
    <w:p w14:paraId="28460AB1" w14:textId="77777777" w:rsidR="008B4237" w:rsidDel="00917410" w:rsidRDefault="008B4237" w:rsidP="008B4237">
      <w:pPr>
        <w:pStyle w:val="TOC1"/>
        <w:rPr>
          <w:ins w:id="2527" w:author="john" w:date="2020-10-23T22:42:00Z"/>
          <w:del w:id="2528" w:author="John Buck" w:date="2023-04-11T15:53:00Z"/>
          <w:rFonts w:asciiTheme="minorHAnsi" w:eastAsiaTheme="minorEastAsia" w:hAnsiTheme="minorHAnsi" w:cstheme="minorBidi"/>
          <w:sz w:val="22"/>
          <w:szCs w:val="22"/>
        </w:rPr>
      </w:pPr>
      <w:ins w:id="2529" w:author="john" w:date="2020-10-23T22:42:00Z">
        <w:del w:id="2530" w:author="John Buck" w:date="2023-04-11T15:53:00Z">
          <w:r w:rsidRPr="003E4746" w:rsidDel="00917410">
            <w:rPr>
              <w:rStyle w:val="Hyperlink"/>
              <w:b w:val="0"/>
              <w:bCs w:val="0"/>
              <w:iCs w:val="0"/>
            </w:rPr>
            <w:delText>6</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Interactive Contest Configuration</w:delText>
          </w:r>
          <w:r w:rsidDel="00917410">
            <w:rPr>
              <w:webHidden/>
            </w:rPr>
            <w:tab/>
          </w:r>
        </w:del>
      </w:ins>
      <w:ins w:id="2531" w:author="john" w:date="2020-10-23T22:44:00Z">
        <w:del w:id="2532" w:author="John Buck" w:date="2023-04-11T15:53:00Z">
          <w:r w:rsidDel="00917410">
            <w:rPr>
              <w:webHidden/>
            </w:rPr>
            <w:delText>32</w:delText>
          </w:r>
        </w:del>
      </w:ins>
    </w:p>
    <w:p w14:paraId="2214E179" w14:textId="77777777" w:rsidR="008B4237" w:rsidDel="00917410" w:rsidRDefault="008B4237">
      <w:pPr>
        <w:pStyle w:val="TOC2"/>
        <w:rPr>
          <w:ins w:id="2533" w:author="john" w:date="2020-10-23T22:42:00Z"/>
          <w:del w:id="2534" w:author="John Buck" w:date="2023-04-11T15:53:00Z"/>
          <w:rFonts w:asciiTheme="minorHAnsi" w:eastAsiaTheme="minorEastAsia" w:hAnsiTheme="minorHAnsi" w:cstheme="minorBidi"/>
          <w:b w:val="0"/>
          <w:bCs w:val="0"/>
          <w:sz w:val="22"/>
          <w:szCs w:val="22"/>
        </w:rPr>
      </w:pPr>
      <w:ins w:id="2535" w:author="john" w:date="2020-10-23T22:42:00Z">
        <w:del w:id="2536" w:author="John Buck" w:date="2023-04-11T15:53:00Z">
          <w:r w:rsidRPr="003E4746" w:rsidDel="00917410">
            <w:rPr>
              <w:rStyle w:val="Hyperlink"/>
              <w:b w:val="0"/>
              <w:bCs w:val="0"/>
            </w:rPr>
            <w:delText>6.1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Administrator Login</w:delText>
          </w:r>
          <w:r w:rsidDel="00917410">
            <w:rPr>
              <w:webHidden/>
            </w:rPr>
            <w:tab/>
          </w:r>
        </w:del>
      </w:ins>
      <w:ins w:id="2537" w:author="john" w:date="2020-10-23T22:44:00Z">
        <w:del w:id="2538" w:author="John Buck" w:date="2023-04-11T15:53:00Z">
          <w:r w:rsidDel="00917410">
            <w:rPr>
              <w:webHidden/>
            </w:rPr>
            <w:delText>32</w:delText>
          </w:r>
        </w:del>
      </w:ins>
    </w:p>
    <w:p w14:paraId="161AA924" w14:textId="77777777" w:rsidR="008B4237" w:rsidDel="00917410" w:rsidRDefault="008B4237">
      <w:pPr>
        <w:pStyle w:val="TOC2"/>
        <w:rPr>
          <w:ins w:id="2539" w:author="john" w:date="2020-10-23T22:42:00Z"/>
          <w:del w:id="2540" w:author="John Buck" w:date="2023-04-11T15:53:00Z"/>
          <w:rFonts w:asciiTheme="minorHAnsi" w:eastAsiaTheme="minorEastAsia" w:hAnsiTheme="minorHAnsi" w:cstheme="minorBidi"/>
          <w:b w:val="0"/>
          <w:bCs w:val="0"/>
          <w:sz w:val="22"/>
          <w:szCs w:val="22"/>
        </w:rPr>
      </w:pPr>
      <w:ins w:id="2541" w:author="john" w:date="2020-10-23T22:42:00Z">
        <w:del w:id="2542" w:author="John Buck" w:date="2023-04-11T15:53:00Z">
          <w:r w:rsidRPr="003E4746" w:rsidDel="00917410">
            <w:rPr>
              <w:rStyle w:val="Hyperlink"/>
              <w:b w:val="0"/>
              <w:bCs w:val="0"/>
            </w:rPr>
            <w:delText>6.2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User Accounts</w:delText>
          </w:r>
          <w:r w:rsidDel="00917410">
            <w:rPr>
              <w:webHidden/>
            </w:rPr>
            <w:tab/>
          </w:r>
        </w:del>
      </w:ins>
      <w:ins w:id="2543" w:author="john" w:date="2020-10-23T22:44:00Z">
        <w:del w:id="2544" w:author="John Buck" w:date="2023-04-11T15:53:00Z">
          <w:r w:rsidDel="00917410">
            <w:rPr>
              <w:webHidden/>
            </w:rPr>
            <w:delText>33</w:delText>
          </w:r>
        </w:del>
      </w:ins>
    </w:p>
    <w:p w14:paraId="17D776D0" w14:textId="77777777" w:rsidR="008B4237" w:rsidDel="00917410" w:rsidRDefault="008B4237">
      <w:pPr>
        <w:pStyle w:val="TOC3"/>
        <w:rPr>
          <w:ins w:id="2545" w:author="john" w:date="2020-10-23T22:42:00Z"/>
          <w:del w:id="2546" w:author="John Buck" w:date="2023-04-11T15:53:00Z"/>
          <w:rFonts w:asciiTheme="minorHAnsi" w:eastAsiaTheme="minorEastAsia" w:hAnsiTheme="minorHAnsi" w:cstheme="minorBidi"/>
          <w:sz w:val="22"/>
          <w:szCs w:val="22"/>
        </w:rPr>
      </w:pPr>
      <w:ins w:id="2547" w:author="john" w:date="2020-10-23T22:42:00Z">
        <w:del w:id="2548" w:author="John Buck" w:date="2023-04-11T15:53:00Z">
          <w:r w:rsidRPr="003E4746" w:rsidDel="00917410">
            <w:rPr>
              <w:rStyle w:val="Hyperlink"/>
            </w:rPr>
            <w:delText>6.2.1</w:delText>
          </w:r>
          <w:r w:rsidDel="00917410">
            <w:rPr>
              <w:rFonts w:asciiTheme="minorHAnsi" w:eastAsiaTheme="minorEastAsia" w:hAnsiTheme="minorHAnsi" w:cstheme="minorBidi"/>
              <w:sz w:val="22"/>
              <w:szCs w:val="22"/>
            </w:rPr>
            <w:tab/>
          </w:r>
          <w:r w:rsidRPr="003E4746" w:rsidDel="00917410">
            <w:rPr>
              <w:rStyle w:val="Hyperlink"/>
            </w:rPr>
            <w:delText>Account Creation</w:delText>
          </w:r>
          <w:r w:rsidDel="00917410">
            <w:rPr>
              <w:webHidden/>
            </w:rPr>
            <w:tab/>
          </w:r>
        </w:del>
      </w:ins>
      <w:ins w:id="2549" w:author="john" w:date="2020-10-23T22:44:00Z">
        <w:del w:id="2550" w:author="John Buck" w:date="2023-04-11T15:53:00Z">
          <w:r w:rsidDel="00917410">
            <w:rPr>
              <w:webHidden/>
            </w:rPr>
            <w:delText>33</w:delText>
          </w:r>
        </w:del>
      </w:ins>
    </w:p>
    <w:p w14:paraId="3FF5CDE6" w14:textId="77777777" w:rsidR="008B4237" w:rsidDel="00917410" w:rsidRDefault="008B4237">
      <w:pPr>
        <w:pStyle w:val="TOC3"/>
        <w:rPr>
          <w:ins w:id="2551" w:author="john" w:date="2020-10-23T22:42:00Z"/>
          <w:del w:id="2552" w:author="John Buck" w:date="2023-04-11T15:53:00Z"/>
          <w:rFonts w:asciiTheme="minorHAnsi" w:eastAsiaTheme="minorEastAsia" w:hAnsiTheme="minorHAnsi" w:cstheme="minorBidi"/>
          <w:sz w:val="22"/>
          <w:szCs w:val="22"/>
        </w:rPr>
      </w:pPr>
      <w:ins w:id="2553" w:author="john" w:date="2020-10-23T22:42:00Z">
        <w:del w:id="2554" w:author="John Buck" w:date="2023-04-11T15:53:00Z">
          <w:r w:rsidRPr="003E4746" w:rsidDel="00917410">
            <w:rPr>
              <w:rStyle w:val="Hyperlink"/>
            </w:rPr>
            <w:delText>6.2.2</w:delText>
          </w:r>
          <w:r w:rsidDel="00917410">
            <w:rPr>
              <w:rFonts w:asciiTheme="minorHAnsi" w:eastAsiaTheme="minorEastAsia" w:hAnsiTheme="minorHAnsi" w:cstheme="minorBidi"/>
              <w:sz w:val="22"/>
              <w:szCs w:val="22"/>
            </w:rPr>
            <w:tab/>
          </w:r>
          <w:r w:rsidRPr="003E4746" w:rsidDel="00917410">
            <w:rPr>
              <w:rStyle w:val="Hyperlink"/>
            </w:rPr>
            <w:delText>Account Names and Passwords</w:delText>
          </w:r>
          <w:r w:rsidDel="00917410">
            <w:rPr>
              <w:webHidden/>
            </w:rPr>
            <w:tab/>
          </w:r>
        </w:del>
      </w:ins>
      <w:ins w:id="2555" w:author="john" w:date="2020-10-23T22:44:00Z">
        <w:del w:id="2556" w:author="John Buck" w:date="2023-04-11T15:53:00Z">
          <w:r w:rsidDel="00917410">
            <w:rPr>
              <w:webHidden/>
            </w:rPr>
            <w:delText>34</w:delText>
          </w:r>
        </w:del>
      </w:ins>
    </w:p>
    <w:p w14:paraId="53E8BD35" w14:textId="77777777" w:rsidR="008B4237" w:rsidDel="00917410" w:rsidRDefault="008B4237">
      <w:pPr>
        <w:pStyle w:val="TOC3"/>
        <w:rPr>
          <w:ins w:id="2557" w:author="john" w:date="2020-10-23T22:42:00Z"/>
          <w:del w:id="2558" w:author="John Buck" w:date="2023-04-11T15:53:00Z"/>
          <w:rFonts w:asciiTheme="minorHAnsi" w:eastAsiaTheme="minorEastAsia" w:hAnsiTheme="minorHAnsi" w:cstheme="minorBidi"/>
          <w:sz w:val="22"/>
          <w:szCs w:val="22"/>
        </w:rPr>
      </w:pPr>
      <w:ins w:id="2559" w:author="john" w:date="2020-10-23T22:42:00Z">
        <w:del w:id="2560" w:author="John Buck" w:date="2023-04-11T15:53:00Z">
          <w:r w:rsidRPr="003E4746" w:rsidDel="00917410">
            <w:rPr>
              <w:rStyle w:val="Hyperlink"/>
            </w:rPr>
            <w:delText>6.2.3</w:delText>
          </w:r>
          <w:r w:rsidDel="00917410">
            <w:rPr>
              <w:rFonts w:asciiTheme="minorHAnsi" w:eastAsiaTheme="minorEastAsia" w:hAnsiTheme="minorHAnsi" w:cstheme="minorBidi"/>
              <w:sz w:val="22"/>
              <w:szCs w:val="22"/>
            </w:rPr>
            <w:tab/>
          </w:r>
          <w:r w:rsidRPr="003E4746" w:rsidDel="00917410">
            <w:rPr>
              <w:rStyle w:val="Hyperlink"/>
            </w:rPr>
            <w:delText>Loading Account Data</w:delText>
          </w:r>
          <w:r w:rsidDel="00917410">
            <w:rPr>
              <w:webHidden/>
            </w:rPr>
            <w:tab/>
          </w:r>
        </w:del>
      </w:ins>
      <w:ins w:id="2561" w:author="john" w:date="2020-10-23T22:44:00Z">
        <w:del w:id="2562" w:author="John Buck" w:date="2023-04-11T15:53:00Z">
          <w:r w:rsidDel="00917410">
            <w:rPr>
              <w:webHidden/>
            </w:rPr>
            <w:delText>37</w:delText>
          </w:r>
        </w:del>
      </w:ins>
    </w:p>
    <w:p w14:paraId="22AF6D20" w14:textId="77777777" w:rsidR="008B4237" w:rsidDel="00917410" w:rsidRDefault="008B4237">
      <w:pPr>
        <w:pStyle w:val="TOC3"/>
        <w:rPr>
          <w:ins w:id="2563" w:author="john" w:date="2020-10-23T22:42:00Z"/>
          <w:del w:id="2564" w:author="John Buck" w:date="2023-04-11T15:53:00Z"/>
          <w:rFonts w:asciiTheme="minorHAnsi" w:eastAsiaTheme="minorEastAsia" w:hAnsiTheme="minorHAnsi" w:cstheme="minorBidi"/>
          <w:sz w:val="22"/>
          <w:szCs w:val="22"/>
        </w:rPr>
      </w:pPr>
      <w:ins w:id="2565" w:author="john" w:date="2020-10-23T22:42:00Z">
        <w:del w:id="2566" w:author="John Buck" w:date="2023-04-11T15:53:00Z">
          <w:r w:rsidRPr="003E4746" w:rsidDel="00917410">
            <w:rPr>
              <w:rStyle w:val="Hyperlink"/>
            </w:rPr>
            <w:delText>6.2.4</w:delText>
          </w:r>
          <w:r w:rsidDel="00917410">
            <w:rPr>
              <w:rFonts w:asciiTheme="minorHAnsi" w:eastAsiaTheme="minorEastAsia" w:hAnsiTheme="minorHAnsi" w:cstheme="minorBidi"/>
              <w:sz w:val="22"/>
              <w:szCs w:val="22"/>
            </w:rPr>
            <w:tab/>
          </w:r>
          <w:r w:rsidRPr="003E4746" w:rsidDel="00917410">
            <w:rPr>
              <w:rStyle w:val="Hyperlink"/>
            </w:rPr>
            <w:delText>Importing ICPC Data</w:delText>
          </w:r>
          <w:r w:rsidDel="00917410">
            <w:rPr>
              <w:webHidden/>
            </w:rPr>
            <w:tab/>
          </w:r>
        </w:del>
      </w:ins>
      <w:ins w:id="2567" w:author="john" w:date="2020-10-23T22:44:00Z">
        <w:del w:id="2568" w:author="John Buck" w:date="2023-04-11T15:53:00Z">
          <w:r w:rsidDel="00917410">
            <w:rPr>
              <w:webHidden/>
            </w:rPr>
            <w:delText>38</w:delText>
          </w:r>
        </w:del>
      </w:ins>
    </w:p>
    <w:p w14:paraId="3EFA3A6B" w14:textId="77777777" w:rsidR="008B4237" w:rsidDel="00917410" w:rsidRDefault="008B4237">
      <w:pPr>
        <w:pStyle w:val="TOC2"/>
        <w:rPr>
          <w:ins w:id="2569" w:author="john" w:date="2020-10-23T22:42:00Z"/>
          <w:del w:id="2570" w:author="John Buck" w:date="2023-04-11T15:53:00Z"/>
          <w:rFonts w:asciiTheme="minorHAnsi" w:eastAsiaTheme="minorEastAsia" w:hAnsiTheme="minorHAnsi" w:cstheme="minorBidi"/>
          <w:b w:val="0"/>
          <w:bCs w:val="0"/>
          <w:sz w:val="22"/>
          <w:szCs w:val="22"/>
        </w:rPr>
      </w:pPr>
      <w:ins w:id="2571" w:author="john" w:date="2020-10-23T22:42:00Z">
        <w:del w:id="2572" w:author="John Buck" w:date="2023-04-11T15:53:00Z">
          <w:r w:rsidRPr="003E4746" w:rsidDel="00917410">
            <w:rPr>
              <w:rStyle w:val="Hyperlink"/>
              <w:b w:val="0"/>
              <w:bCs w:val="0"/>
            </w:rPr>
            <w:delText>6.3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Problems</w:delText>
          </w:r>
          <w:r w:rsidDel="00917410">
            <w:rPr>
              <w:webHidden/>
            </w:rPr>
            <w:tab/>
          </w:r>
        </w:del>
      </w:ins>
      <w:ins w:id="2573" w:author="john" w:date="2020-10-23T22:44:00Z">
        <w:del w:id="2574" w:author="John Buck" w:date="2023-04-11T15:53:00Z">
          <w:r w:rsidDel="00917410">
            <w:rPr>
              <w:webHidden/>
            </w:rPr>
            <w:delText>39</w:delText>
          </w:r>
        </w:del>
      </w:ins>
    </w:p>
    <w:p w14:paraId="209FF3E3" w14:textId="77777777" w:rsidR="008B4237" w:rsidDel="00917410" w:rsidRDefault="008B4237">
      <w:pPr>
        <w:pStyle w:val="TOC3"/>
        <w:rPr>
          <w:ins w:id="2575" w:author="john" w:date="2020-10-23T22:42:00Z"/>
          <w:del w:id="2576" w:author="John Buck" w:date="2023-04-11T15:53:00Z"/>
          <w:rFonts w:asciiTheme="minorHAnsi" w:eastAsiaTheme="minorEastAsia" w:hAnsiTheme="minorHAnsi" w:cstheme="minorBidi"/>
          <w:sz w:val="22"/>
          <w:szCs w:val="22"/>
        </w:rPr>
      </w:pPr>
      <w:ins w:id="2577" w:author="john" w:date="2020-10-23T22:42:00Z">
        <w:del w:id="2578" w:author="John Buck" w:date="2023-04-11T15:53:00Z">
          <w:r w:rsidRPr="003E4746" w:rsidDel="00917410">
            <w:rPr>
              <w:rStyle w:val="Hyperlink"/>
            </w:rPr>
            <w:delText>6.3.1</w:delText>
          </w:r>
          <w:r w:rsidDel="00917410">
            <w:rPr>
              <w:rFonts w:asciiTheme="minorHAnsi" w:eastAsiaTheme="minorEastAsia" w:hAnsiTheme="minorHAnsi" w:cstheme="minorBidi"/>
              <w:sz w:val="22"/>
              <w:szCs w:val="22"/>
            </w:rPr>
            <w:tab/>
          </w:r>
          <w:r w:rsidRPr="003E4746" w:rsidDel="00917410">
            <w:rPr>
              <w:rStyle w:val="Hyperlink"/>
            </w:rPr>
            <w:delText>Defining a Problem</w:delText>
          </w:r>
          <w:r w:rsidDel="00917410">
            <w:rPr>
              <w:webHidden/>
            </w:rPr>
            <w:tab/>
          </w:r>
        </w:del>
      </w:ins>
      <w:ins w:id="2579" w:author="john" w:date="2020-10-23T22:44:00Z">
        <w:del w:id="2580" w:author="John Buck" w:date="2023-04-11T15:53:00Z">
          <w:r w:rsidDel="00917410">
            <w:rPr>
              <w:webHidden/>
            </w:rPr>
            <w:delText>39</w:delText>
          </w:r>
        </w:del>
      </w:ins>
    </w:p>
    <w:p w14:paraId="335C1D36" w14:textId="77777777" w:rsidR="008B4237" w:rsidDel="00917410" w:rsidRDefault="008B4237">
      <w:pPr>
        <w:pStyle w:val="TOC3"/>
        <w:rPr>
          <w:ins w:id="2581" w:author="john" w:date="2020-10-23T22:42:00Z"/>
          <w:del w:id="2582" w:author="John Buck" w:date="2023-04-11T15:53:00Z"/>
          <w:rFonts w:asciiTheme="minorHAnsi" w:eastAsiaTheme="minorEastAsia" w:hAnsiTheme="minorHAnsi" w:cstheme="minorBidi"/>
          <w:sz w:val="22"/>
          <w:szCs w:val="22"/>
        </w:rPr>
      </w:pPr>
      <w:ins w:id="2583" w:author="john" w:date="2020-10-23T22:42:00Z">
        <w:del w:id="2584" w:author="John Buck" w:date="2023-04-11T15:53:00Z">
          <w:r w:rsidRPr="003E4746" w:rsidDel="00917410">
            <w:rPr>
              <w:rStyle w:val="Hyperlink"/>
            </w:rPr>
            <w:delText>6.3.2</w:delText>
          </w:r>
          <w:r w:rsidDel="00917410">
            <w:rPr>
              <w:rFonts w:asciiTheme="minorHAnsi" w:eastAsiaTheme="minorEastAsia" w:hAnsiTheme="minorHAnsi" w:cstheme="minorBidi"/>
              <w:sz w:val="22"/>
              <w:szCs w:val="22"/>
            </w:rPr>
            <w:tab/>
          </w:r>
          <w:r w:rsidRPr="003E4746" w:rsidDel="00917410">
            <w:rPr>
              <w:rStyle w:val="Hyperlink"/>
            </w:rPr>
            <w:delText>Multiple Test Data Files</w:delText>
          </w:r>
          <w:r w:rsidDel="00917410">
            <w:rPr>
              <w:webHidden/>
            </w:rPr>
            <w:tab/>
          </w:r>
        </w:del>
      </w:ins>
      <w:ins w:id="2585" w:author="john" w:date="2020-10-23T22:44:00Z">
        <w:del w:id="2586" w:author="John Buck" w:date="2023-04-11T15:53:00Z">
          <w:r w:rsidDel="00917410">
            <w:rPr>
              <w:webHidden/>
            </w:rPr>
            <w:delText>43</w:delText>
          </w:r>
        </w:del>
      </w:ins>
    </w:p>
    <w:p w14:paraId="6FD980F9" w14:textId="77777777" w:rsidR="008B4237" w:rsidDel="00917410" w:rsidRDefault="008B4237">
      <w:pPr>
        <w:pStyle w:val="TOC3"/>
        <w:rPr>
          <w:ins w:id="2587" w:author="john" w:date="2020-10-23T22:42:00Z"/>
          <w:del w:id="2588" w:author="John Buck" w:date="2023-04-11T15:53:00Z"/>
          <w:rFonts w:asciiTheme="minorHAnsi" w:eastAsiaTheme="minorEastAsia" w:hAnsiTheme="minorHAnsi" w:cstheme="minorBidi"/>
          <w:sz w:val="22"/>
          <w:szCs w:val="22"/>
        </w:rPr>
      </w:pPr>
      <w:ins w:id="2589" w:author="john" w:date="2020-10-23T22:42:00Z">
        <w:del w:id="2590" w:author="John Buck" w:date="2023-04-11T15:53:00Z">
          <w:r w:rsidRPr="003E4746" w:rsidDel="00917410">
            <w:rPr>
              <w:rStyle w:val="Hyperlink"/>
            </w:rPr>
            <w:delText>6.3.3</w:delText>
          </w:r>
          <w:r w:rsidDel="00917410">
            <w:rPr>
              <w:rFonts w:asciiTheme="minorHAnsi" w:eastAsiaTheme="minorEastAsia" w:hAnsiTheme="minorHAnsi" w:cstheme="minorBidi"/>
              <w:sz w:val="22"/>
              <w:szCs w:val="22"/>
            </w:rPr>
            <w:tab/>
          </w:r>
          <w:r w:rsidRPr="003E4746" w:rsidDel="00917410">
            <w:rPr>
              <w:rStyle w:val="Hyperlink"/>
            </w:rPr>
            <w:delText>Defining Judging Type</w:delText>
          </w:r>
          <w:r w:rsidDel="00917410">
            <w:rPr>
              <w:webHidden/>
            </w:rPr>
            <w:tab/>
          </w:r>
        </w:del>
      </w:ins>
      <w:ins w:id="2591" w:author="john" w:date="2020-10-23T22:44:00Z">
        <w:del w:id="2592" w:author="John Buck" w:date="2023-04-11T15:53:00Z">
          <w:r w:rsidDel="00917410">
            <w:rPr>
              <w:webHidden/>
            </w:rPr>
            <w:delText>45</w:delText>
          </w:r>
        </w:del>
      </w:ins>
    </w:p>
    <w:p w14:paraId="0635C0EE" w14:textId="77777777" w:rsidR="008B4237" w:rsidDel="00917410" w:rsidRDefault="008B4237">
      <w:pPr>
        <w:pStyle w:val="TOC3"/>
        <w:rPr>
          <w:ins w:id="2593" w:author="john" w:date="2020-10-23T22:42:00Z"/>
          <w:del w:id="2594" w:author="John Buck" w:date="2023-04-11T15:53:00Z"/>
          <w:rFonts w:asciiTheme="minorHAnsi" w:eastAsiaTheme="minorEastAsia" w:hAnsiTheme="minorHAnsi" w:cstheme="minorBidi"/>
          <w:sz w:val="22"/>
          <w:szCs w:val="22"/>
        </w:rPr>
      </w:pPr>
      <w:ins w:id="2595" w:author="john" w:date="2020-10-23T22:42:00Z">
        <w:del w:id="2596" w:author="John Buck" w:date="2023-04-11T15:53:00Z">
          <w:r w:rsidRPr="003E4746" w:rsidDel="00917410">
            <w:rPr>
              <w:rStyle w:val="Hyperlink"/>
            </w:rPr>
            <w:delText>6.3.4</w:delText>
          </w:r>
          <w:r w:rsidDel="00917410">
            <w:rPr>
              <w:rFonts w:asciiTheme="minorHAnsi" w:eastAsiaTheme="minorEastAsia" w:hAnsiTheme="minorHAnsi" w:cstheme="minorBidi"/>
              <w:sz w:val="22"/>
              <w:szCs w:val="22"/>
            </w:rPr>
            <w:tab/>
          </w:r>
          <w:r w:rsidRPr="003E4746" w:rsidDel="00917410">
            <w:rPr>
              <w:rStyle w:val="Hyperlink"/>
            </w:rPr>
            <w:delText>Assigning  Auto Judging to Judge modules</w:delText>
          </w:r>
          <w:r w:rsidDel="00917410">
            <w:rPr>
              <w:webHidden/>
            </w:rPr>
            <w:tab/>
          </w:r>
        </w:del>
      </w:ins>
      <w:ins w:id="2597" w:author="john" w:date="2020-10-23T22:44:00Z">
        <w:del w:id="2598" w:author="John Buck" w:date="2023-04-11T15:53:00Z">
          <w:r w:rsidDel="00917410">
            <w:rPr>
              <w:webHidden/>
            </w:rPr>
            <w:delText>46</w:delText>
          </w:r>
        </w:del>
      </w:ins>
    </w:p>
    <w:p w14:paraId="5737104C" w14:textId="77777777" w:rsidR="008B4237" w:rsidDel="00917410" w:rsidRDefault="008B4237">
      <w:pPr>
        <w:pStyle w:val="TOC2"/>
        <w:rPr>
          <w:ins w:id="2599" w:author="john" w:date="2020-10-23T22:42:00Z"/>
          <w:del w:id="2600" w:author="John Buck" w:date="2023-04-11T15:53:00Z"/>
          <w:rFonts w:asciiTheme="minorHAnsi" w:eastAsiaTheme="minorEastAsia" w:hAnsiTheme="minorHAnsi" w:cstheme="minorBidi"/>
          <w:b w:val="0"/>
          <w:bCs w:val="0"/>
          <w:sz w:val="22"/>
          <w:szCs w:val="22"/>
        </w:rPr>
      </w:pPr>
      <w:ins w:id="2601" w:author="john" w:date="2020-10-23T22:42:00Z">
        <w:del w:id="2602" w:author="John Buck" w:date="2023-04-11T15:53:00Z">
          <w:r w:rsidRPr="003E4746" w:rsidDel="00917410">
            <w:rPr>
              <w:rStyle w:val="Hyperlink"/>
              <w:b w:val="0"/>
              <w:bCs w:val="0"/>
            </w:rPr>
            <w:delText>6.4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Languages</w:delText>
          </w:r>
          <w:r w:rsidDel="00917410">
            <w:rPr>
              <w:webHidden/>
            </w:rPr>
            <w:tab/>
          </w:r>
        </w:del>
      </w:ins>
      <w:ins w:id="2603" w:author="john" w:date="2020-10-23T22:44:00Z">
        <w:del w:id="2604" w:author="John Buck" w:date="2023-04-11T15:53:00Z">
          <w:r w:rsidDel="00917410">
            <w:rPr>
              <w:webHidden/>
            </w:rPr>
            <w:delText>49</w:delText>
          </w:r>
        </w:del>
      </w:ins>
    </w:p>
    <w:p w14:paraId="76792965" w14:textId="77777777" w:rsidR="008B4237" w:rsidDel="00917410" w:rsidRDefault="008B4237">
      <w:pPr>
        <w:pStyle w:val="TOC3"/>
        <w:rPr>
          <w:ins w:id="2605" w:author="john" w:date="2020-10-23T22:42:00Z"/>
          <w:del w:id="2606" w:author="John Buck" w:date="2023-04-11T15:53:00Z"/>
          <w:rFonts w:asciiTheme="minorHAnsi" w:eastAsiaTheme="minorEastAsia" w:hAnsiTheme="minorHAnsi" w:cstheme="minorBidi"/>
          <w:sz w:val="22"/>
          <w:szCs w:val="22"/>
        </w:rPr>
      </w:pPr>
      <w:ins w:id="2607" w:author="john" w:date="2020-10-23T22:42:00Z">
        <w:del w:id="2608" w:author="John Buck" w:date="2023-04-11T15:53:00Z">
          <w:r w:rsidRPr="003E4746" w:rsidDel="00917410">
            <w:rPr>
              <w:rStyle w:val="Hyperlink"/>
            </w:rPr>
            <w:delText>6.4.1</w:delText>
          </w:r>
          <w:r w:rsidDel="00917410">
            <w:rPr>
              <w:rFonts w:asciiTheme="minorHAnsi" w:eastAsiaTheme="minorEastAsia" w:hAnsiTheme="minorHAnsi" w:cstheme="minorBidi"/>
              <w:sz w:val="22"/>
              <w:szCs w:val="22"/>
            </w:rPr>
            <w:tab/>
          </w:r>
          <w:r w:rsidRPr="003E4746" w:rsidDel="00917410">
            <w:rPr>
              <w:rStyle w:val="Hyperlink"/>
            </w:rPr>
            <w:delText>Defining a Language</w:delText>
          </w:r>
          <w:r w:rsidDel="00917410">
            <w:rPr>
              <w:webHidden/>
            </w:rPr>
            <w:tab/>
          </w:r>
        </w:del>
      </w:ins>
      <w:ins w:id="2609" w:author="john" w:date="2020-10-23T22:44:00Z">
        <w:del w:id="2610" w:author="John Buck" w:date="2023-04-11T15:53:00Z">
          <w:r w:rsidDel="00917410">
            <w:rPr>
              <w:webHidden/>
            </w:rPr>
            <w:delText>49</w:delText>
          </w:r>
        </w:del>
      </w:ins>
    </w:p>
    <w:p w14:paraId="2135F636" w14:textId="77777777" w:rsidR="008B4237" w:rsidDel="00917410" w:rsidRDefault="008B4237">
      <w:pPr>
        <w:pStyle w:val="TOC3"/>
        <w:rPr>
          <w:ins w:id="2611" w:author="john" w:date="2020-10-23T22:42:00Z"/>
          <w:del w:id="2612" w:author="John Buck" w:date="2023-04-11T15:53:00Z"/>
          <w:rFonts w:asciiTheme="minorHAnsi" w:eastAsiaTheme="minorEastAsia" w:hAnsiTheme="minorHAnsi" w:cstheme="minorBidi"/>
          <w:sz w:val="22"/>
          <w:szCs w:val="22"/>
        </w:rPr>
      </w:pPr>
      <w:ins w:id="2613" w:author="john" w:date="2020-10-23T22:42:00Z">
        <w:del w:id="2614" w:author="John Buck" w:date="2023-04-11T15:53:00Z">
          <w:r w:rsidRPr="003E4746" w:rsidDel="00917410">
            <w:rPr>
              <w:rStyle w:val="Hyperlink"/>
            </w:rPr>
            <w:delText>6.4.2</w:delText>
          </w:r>
          <w:r w:rsidDel="00917410">
            <w:rPr>
              <w:rFonts w:asciiTheme="minorHAnsi" w:eastAsiaTheme="minorEastAsia" w:hAnsiTheme="minorHAnsi" w:cstheme="minorBidi"/>
              <w:sz w:val="22"/>
              <w:szCs w:val="22"/>
            </w:rPr>
            <w:tab/>
          </w:r>
          <w:r w:rsidRPr="003E4746" w:rsidDel="00917410">
            <w:rPr>
              <w:rStyle w:val="Hyperlink"/>
            </w:rPr>
            <w:delText>Command Parameter Substitutions</w:delText>
          </w:r>
          <w:r w:rsidDel="00917410">
            <w:rPr>
              <w:webHidden/>
            </w:rPr>
            <w:tab/>
          </w:r>
        </w:del>
      </w:ins>
      <w:ins w:id="2615" w:author="john" w:date="2020-10-23T22:44:00Z">
        <w:del w:id="2616" w:author="John Buck" w:date="2023-04-11T15:53:00Z">
          <w:r w:rsidDel="00917410">
            <w:rPr>
              <w:webHidden/>
            </w:rPr>
            <w:delText>53</w:delText>
          </w:r>
        </w:del>
      </w:ins>
    </w:p>
    <w:p w14:paraId="2E334C76" w14:textId="77777777" w:rsidR="008B4237" w:rsidDel="00917410" w:rsidRDefault="008B4237">
      <w:pPr>
        <w:pStyle w:val="TOC3"/>
        <w:rPr>
          <w:ins w:id="2617" w:author="john" w:date="2020-10-23T22:42:00Z"/>
          <w:del w:id="2618" w:author="John Buck" w:date="2023-04-11T15:53:00Z"/>
          <w:rFonts w:asciiTheme="minorHAnsi" w:eastAsiaTheme="minorEastAsia" w:hAnsiTheme="minorHAnsi" w:cstheme="minorBidi"/>
          <w:sz w:val="22"/>
          <w:szCs w:val="22"/>
        </w:rPr>
      </w:pPr>
      <w:ins w:id="2619" w:author="john" w:date="2020-10-23T22:42:00Z">
        <w:del w:id="2620" w:author="John Buck" w:date="2023-04-11T15:53:00Z">
          <w:r w:rsidRPr="003E4746" w:rsidDel="00917410">
            <w:rPr>
              <w:rStyle w:val="Hyperlink"/>
            </w:rPr>
            <w:delText>6.4.3</w:delText>
          </w:r>
          <w:r w:rsidDel="00917410">
            <w:rPr>
              <w:rFonts w:asciiTheme="minorHAnsi" w:eastAsiaTheme="minorEastAsia" w:hAnsiTheme="minorHAnsi" w:cstheme="minorBidi"/>
              <w:sz w:val="22"/>
              <w:szCs w:val="22"/>
            </w:rPr>
            <w:tab/>
          </w:r>
          <w:r w:rsidRPr="003E4746" w:rsidDel="00917410">
            <w:rPr>
              <w:rStyle w:val="Hyperlink"/>
            </w:rPr>
            <w:delText>Language  Definition  Examples</w:delText>
          </w:r>
          <w:r w:rsidDel="00917410">
            <w:rPr>
              <w:webHidden/>
            </w:rPr>
            <w:tab/>
          </w:r>
        </w:del>
      </w:ins>
      <w:ins w:id="2621" w:author="john" w:date="2020-10-23T22:44:00Z">
        <w:del w:id="2622" w:author="John Buck" w:date="2023-04-11T15:53:00Z">
          <w:r w:rsidDel="00917410">
            <w:rPr>
              <w:webHidden/>
            </w:rPr>
            <w:delText>53</w:delText>
          </w:r>
        </w:del>
      </w:ins>
    </w:p>
    <w:p w14:paraId="0109125A" w14:textId="77777777" w:rsidR="008B4237" w:rsidDel="00917410" w:rsidRDefault="008B4237">
      <w:pPr>
        <w:pStyle w:val="TOC3"/>
        <w:rPr>
          <w:ins w:id="2623" w:author="john" w:date="2020-10-23T22:42:00Z"/>
          <w:del w:id="2624" w:author="John Buck" w:date="2023-04-11T15:53:00Z"/>
          <w:rFonts w:asciiTheme="minorHAnsi" w:eastAsiaTheme="minorEastAsia" w:hAnsiTheme="minorHAnsi" w:cstheme="minorBidi"/>
          <w:sz w:val="22"/>
          <w:szCs w:val="22"/>
        </w:rPr>
      </w:pPr>
      <w:ins w:id="2625" w:author="john" w:date="2020-10-23T22:42:00Z">
        <w:del w:id="2626" w:author="John Buck" w:date="2023-04-11T15:53:00Z">
          <w:r w:rsidRPr="003E4746" w:rsidDel="00917410">
            <w:rPr>
              <w:rStyle w:val="Hyperlink"/>
            </w:rPr>
            <w:delText>6.4.4</w:delText>
          </w:r>
          <w:r w:rsidDel="00917410">
            <w:rPr>
              <w:rFonts w:asciiTheme="minorHAnsi" w:eastAsiaTheme="minorEastAsia" w:hAnsiTheme="minorHAnsi" w:cstheme="minorBidi"/>
              <w:sz w:val="22"/>
              <w:szCs w:val="22"/>
            </w:rPr>
            <w:tab/>
          </w:r>
          <w:r w:rsidRPr="003E4746" w:rsidDel="00917410">
            <w:rPr>
              <w:rStyle w:val="Hyperlink"/>
            </w:rPr>
            <w:delText>Language  Definitions In Multi-Site Contests</w:delText>
          </w:r>
          <w:r w:rsidDel="00917410">
            <w:rPr>
              <w:webHidden/>
            </w:rPr>
            <w:tab/>
          </w:r>
        </w:del>
      </w:ins>
      <w:ins w:id="2627" w:author="john" w:date="2020-10-23T22:44:00Z">
        <w:del w:id="2628" w:author="John Buck" w:date="2023-04-11T15:53:00Z">
          <w:r w:rsidDel="00917410">
            <w:rPr>
              <w:webHidden/>
            </w:rPr>
            <w:delText>55</w:delText>
          </w:r>
        </w:del>
      </w:ins>
    </w:p>
    <w:p w14:paraId="5411C51C" w14:textId="77777777" w:rsidR="008B4237" w:rsidDel="00917410" w:rsidRDefault="008B4237">
      <w:pPr>
        <w:pStyle w:val="TOC2"/>
        <w:rPr>
          <w:ins w:id="2629" w:author="john" w:date="2020-10-23T22:42:00Z"/>
          <w:del w:id="2630" w:author="John Buck" w:date="2023-04-11T15:53:00Z"/>
          <w:rFonts w:asciiTheme="minorHAnsi" w:eastAsiaTheme="minorEastAsia" w:hAnsiTheme="minorHAnsi" w:cstheme="minorBidi"/>
          <w:b w:val="0"/>
          <w:bCs w:val="0"/>
          <w:sz w:val="22"/>
          <w:szCs w:val="22"/>
        </w:rPr>
      </w:pPr>
      <w:ins w:id="2631" w:author="john" w:date="2020-10-23T22:42:00Z">
        <w:del w:id="2632" w:author="John Buck" w:date="2023-04-11T15:53:00Z">
          <w:r w:rsidRPr="003E4746" w:rsidDel="00917410">
            <w:rPr>
              <w:rStyle w:val="Hyperlink"/>
              <w:b w:val="0"/>
              <w:bCs w:val="0"/>
            </w:rPr>
            <w:delText>6.5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Judgments</w:delText>
          </w:r>
          <w:r w:rsidDel="00917410">
            <w:rPr>
              <w:webHidden/>
            </w:rPr>
            <w:tab/>
          </w:r>
        </w:del>
      </w:ins>
      <w:ins w:id="2633" w:author="john" w:date="2020-10-23T22:44:00Z">
        <w:del w:id="2634" w:author="John Buck" w:date="2023-04-11T15:53:00Z">
          <w:r w:rsidDel="00917410">
            <w:rPr>
              <w:webHidden/>
            </w:rPr>
            <w:delText>57</w:delText>
          </w:r>
        </w:del>
      </w:ins>
    </w:p>
    <w:p w14:paraId="48C3A8C7" w14:textId="77777777" w:rsidR="008B4237" w:rsidDel="00917410" w:rsidRDefault="008B4237">
      <w:pPr>
        <w:pStyle w:val="TOC3"/>
        <w:rPr>
          <w:ins w:id="2635" w:author="john" w:date="2020-10-23T22:42:00Z"/>
          <w:del w:id="2636" w:author="John Buck" w:date="2023-04-11T15:53:00Z"/>
          <w:rFonts w:asciiTheme="minorHAnsi" w:eastAsiaTheme="minorEastAsia" w:hAnsiTheme="minorHAnsi" w:cstheme="minorBidi"/>
          <w:sz w:val="22"/>
          <w:szCs w:val="22"/>
        </w:rPr>
      </w:pPr>
      <w:ins w:id="2637" w:author="john" w:date="2020-10-23T22:42:00Z">
        <w:del w:id="2638" w:author="John Buck" w:date="2023-04-11T15:53:00Z">
          <w:r w:rsidRPr="003E4746" w:rsidDel="00917410">
            <w:rPr>
              <w:rStyle w:val="Hyperlink"/>
            </w:rPr>
            <w:delText>6.5.1</w:delText>
          </w:r>
          <w:r w:rsidDel="00917410">
            <w:rPr>
              <w:rFonts w:asciiTheme="minorHAnsi" w:eastAsiaTheme="minorEastAsia" w:hAnsiTheme="minorHAnsi" w:cstheme="minorBidi"/>
              <w:sz w:val="22"/>
              <w:szCs w:val="22"/>
            </w:rPr>
            <w:tab/>
          </w:r>
          <w:r w:rsidRPr="003E4746" w:rsidDel="00917410">
            <w:rPr>
              <w:rStyle w:val="Hyperlink"/>
            </w:rPr>
            <w:delText>Defining a New Judgment</w:delText>
          </w:r>
          <w:r w:rsidDel="00917410">
            <w:rPr>
              <w:webHidden/>
            </w:rPr>
            <w:tab/>
          </w:r>
        </w:del>
      </w:ins>
      <w:ins w:id="2639" w:author="john" w:date="2020-10-23T22:44:00Z">
        <w:del w:id="2640" w:author="John Buck" w:date="2023-04-11T15:53:00Z">
          <w:r w:rsidDel="00917410">
            <w:rPr>
              <w:webHidden/>
            </w:rPr>
            <w:delText>57</w:delText>
          </w:r>
        </w:del>
      </w:ins>
    </w:p>
    <w:p w14:paraId="152EA4ED" w14:textId="77777777" w:rsidR="008B4237" w:rsidDel="00917410" w:rsidRDefault="008B4237">
      <w:pPr>
        <w:pStyle w:val="TOC3"/>
        <w:rPr>
          <w:ins w:id="2641" w:author="john" w:date="2020-10-23T22:42:00Z"/>
          <w:del w:id="2642" w:author="John Buck" w:date="2023-04-11T15:53:00Z"/>
          <w:rFonts w:asciiTheme="minorHAnsi" w:eastAsiaTheme="minorEastAsia" w:hAnsiTheme="minorHAnsi" w:cstheme="minorBidi"/>
          <w:sz w:val="22"/>
          <w:szCs w:val="22"/>
        </w:rPr>
      </w:pPr>
      <w:ins w:id="2643" w:author="john" w:date="2020-10-23T22:42:00Z">
        <w:del w:id="2644" w:author="John Buck" w:date="2023-04-11T15:53:00Z">
          <w:r w:rsidRPr="003E4746" w:rsidDel="00917410">
            <w:rPr>
              <w:rStyle w:val="Hyperlink"/>
            </w:rPr>
            <w:delText>6.5.2</w:delText>
          </w:r>
          <w:r w:rsidDel="00917410">
            <w:rPr>
              <w:rFonts w:asciiTheme="minorHAnsi" w:eastAsiaTheme="minorEastAsia" w:hAnsiTheme="minorHAnsi" w:cstheme="minorBidi"/>
              <w:sz w:val="22"/>
              <w:szCs w:val="22"/>
            </w:rPr>
            <w:tab/>
          </w:r>
          <w:r w:rsidRPr="003E4746" w:rsidDel="00917410">
            <w:rPr>
              <w:rStyle w:val="Hyperlink"/>
            </w:rPr>
            <w:delText>Changing Existing Judgments</w:delText>
          </w:r>
          <w:r w:rsidDel="00917410">
            <w:rPr>
              <w:webHidden/>
            </w:rPr>
            <w:tab/>
          </w:r>
        </w:del>
      </w:ins>
      <w:ins w:id="2645" w:author="john" w:date="2020-10-23T22:44:00Z">
        <w:del w:id="2646" w:author="John Buck" w:date="2023-04-11T15:53:00Z">
          <w:r w:rsidDel="00917410">
            <w:rPr>
              <w:webHidden/>
            </w:rPr>
            <w:delText>58</w:delText>
          </w:r>
        </w:del>
      </w:ins>
    </w:p>
    <w:p w14:paraId="3979C847" w14:textId="77777777" w:rsidR="008B4237" w:rsidDel="00917410" w:rsidRDefault="008B4237">
      <w:pPr>
        <w:pStyle w:val="TOC2"/>
        <w:rPr>
          <w:ins w:id="2647" w:author="john" w:date="2020-10-23T22:42:00Z"/>
          <w:del w:id="2648" w:author="John Buck" w:date="2023-04-11T15:53:00Z"/>
          <w:rFonts w:asciiTheme="minorHAnsi" w:eastAsiaTheme="minorEastAsia" w:hAnsiTheme="minorHAnsi" w:cstheme="minorBidi"/>
          <w:b w:val="0"/>
          <w:bCs w:val="0"/>
          <w:sz w:val="22"/>
          <w:szCs w:val="22"/>
        </w:rPr>
      </w:pPr>
      <w:ins w:id="2649" w:author="john" w:date="2020-10-23T22:42:00Z">
        <w:del w:id="2650" w:author="John Buck" w:date="2023-04-11T15:53:00Z">
          <w:r w:rsidRPr="003E4746" w:rsidDel="00917410">
            <w:rPr>
              <w:rStyle w:val="Hyperlink"/>
              <w:b w:val="0"/>
              <w:bCs w:val="0"/>
            </w:rPr>
            <w:delText>6.6</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Balloon Notifications</w:delText>
          </w:r>
          <w:r w:rsidDel="00917410">
            <w:rPr>
              <w:webHidden/>
            </w:rPr>
            <w:tab/>
          </w:r>
        </w:del>
      </w:ins>
      <w:ins w:id="2651" w:author="john" w:date="2020-10-23T22:44:00Z">
        <w:del w:id="2652" w:author="John Buck" w:date="2023-04-11T15:53:00Z">
          <w:r w:rsidDel="00917410">
            <w:rPr>
              <w:webHidden/>
            </w:rPr>
            <w:delText>59</w:delText>
          </w:r>
        </w:del>
      </w:ins>
    </w:p>
    <w:p w14:paraId="10051DC5" w14:textId="77777777" w:rsidR="008B4237" w:rsidDel="00917410" w:rsidRDefault="008B4237">
      <w:pPr>
        <w:pStyle w:val="TOC3"/>
        <w:rPr>
          <w:ins w:id="2653" w:author="john" w:date="2020-10-23T22:42:00Z"/>
          <w:del w:id="2654" w:author="John Buck" w:date="2023-04-11T15:53:00Z"/>
          <w:rFonts w:asciiTheme="minorHAnsi" w:eastAsiaTheme="minorEastAsia" w:hAnsiTheme="minorHAnsi" w:cstheme="minorBidi"/>
          <w:sz w:val="22"/>
          <w:szCs w:val="22"/>
        </w:rPr>
      </w:pPr>
      <w:ins w:id="2655" w:author="john" w:date="2020-10-23T22:42:00Z">
        <w:del w:id="2656" w:author="John Buck" w:date="2023-04-11T15:53:00Z">
          <w:r w:rsidRPr="003E4746" w:rsidDel="00917410">
            <w:rPr>
              <w:rStyle w:val="Hyperlink"/>
            </w:rPr>
            <w:delText>6.6.1</w:delText>
          </w:r>
          <w:r w:rsidDel="00917410">
            <w:rPr>
              <w:rFonts w:asciiTheme="minorHAnsi" w:eastAsiaTheme="minorEastAsia" w:hAnsiTheme="minorHAnsi" w:cstheme="minorBidi"/>
              <w:sz w:val="22"/>
              <w:szCs w:val="22"/>
            </w:rPr>
            <w:tab/>
          </w:r>
          <w:r w:rsidRPr="003E4746" w:rsidDel="00917410">
            <w:rPr>
              <w:rStyle w:val="Hyperlink"/>
            </w:rPr>
            <w:delText>Defining Balloon Notifications</w:delText>
          </w:r>
          <w:r w:rsidDel="00917410">
            <w:rPr>
              <w:webHidden/>
            </w:rPr>
            <w:tab/>
          </w:r>
        </w:del>
      </w:ins>
      <w:ins w:id="2657" w:author="john" w:date="2020-10-23T22:44:00Z">
        <w:del w:id="2658" w:author="John Buck" w:date="2023-04-11T15:53:00Z">
          <w:r w:rsidDel="00917410">
            <w:rPr>
              <w:webHidden/>
            </w:rPr>
            <w:delText>60</w:delText>
          </w:r>
        </w:del>
      </w:ins>
    </w:p>
    <w:p w14:paraId="2F53B71B" w14:textId="77777777" w:rsidR="008B4237" w:rsidDel="00917410" w:rsidRDefault="008B4237">
      <w:pPr>
        <w:pStyle w:val="TOC3"/>
        <w:rPr>
          <w:ins w:id="2659" w:author="john" w:date="2020-10-23T22:42:00Z"/>
          <w:del w:id="2660" w:author="John Buck" w:date="2023-04-11T15:53:00Z"/>
          <w:rFonts w:asciiTheme="minorHAnsi" w:eastAsiaTheme="minorEastAsia" w:hAnsiTheme="minorHAnsi" w:cstheme="minorBidi"/>
          <w:sz w:val="22"/>
          <w:szCs w:val="22"/>
        </w:rPr>
      </w:pPr>
      <w:ins w:id="2661" w:author="john" w:date="2020-10-23T22:42:00Z">
        <w:del w:id="2662" w:author="John Buck" w:date="2023-04-11T15:53:00Z">
          <w:r w:rsidRPr="003E4746" w:rsidDel="00917410">
            <w:rPr>
              <w:rStyle w:val="Hyperlink"/>
            </w:rPr>
            <w:delText>6.6.2</w:delText>
          </w:r>
          <w:r w:rsidDel="00917410">
            <w:rPr>
              <w:rFonts w:asciiTheme="minorHAnsi" w:eastAsiaTheme="minorEastAsia" w:hAnsiTheme="minorHAnsi" w:cstheme="minorBidi"/>
              <w:sz w:val="22"/>
              <w:szCs w:val="22"/>
            </w:rPr>
            <w:tab/>
          </w:r>
          <w:r w:rsidRPr="003E4746" w:rsidDel="00917410">
            <w:rPr>
              <w:rStyle w:val="Hyperlink"/>
            </w:rPr>
            <w:delText>Email Server Advanced Settings</w:delText>
          </w:r>
          <w:r w:rsidDel="00917410">
            <w:rPr>
              <w:webHidden/>
            </w:rPr>
            <w:tab/>
          </w:r>
        </w:del>
      </w:ins>
      <w:ins w:id="2663" w:author="john" w:date="2020-10-23T22:44:00Z">
        <w:del w:id="2664" w:author="John Buck" w:date="2023-04-11T15:53:00Z">
          <w:r w:rsidDel="00917410">
            <w:rPr>
              <w:webHidden/>
            </w:rPr>
            <w:delText>61</w:delText>
          </w:r>
        </w:del>
      </w:ins>
    </w:p>
    <w:p w14:paraId="39A4448D" w14:textId="77777777" w:rsidR="008B4237" w:rsidDel="00917410" w:rsidRDefault="008B4237">
      <w:pPr>
        <w:pStyle w:val="TOC2"/>
        <w:rPr>
          <w:ins w:id="2665" w:author="john" w:date="2020-10-23T22:42:00Z"/>
          <w:del w:id="2666" w:author="John Buck" w:date="2023-04-11T15:53:00Z"/>
          <w:rFonts w:asciiTheme="minorHAnsi" w:eastAsiaTheme="minorEastAsia" w:hAnsiTheme="minorHAnsi" w:cstheme="minorBidi"/>
          <w:b w:val="0"/>
          <w:bCs w:val="0"/>
          <w:sz w:val="22"/>
          <w:szCs w:val="22"/>
        </w:rPr>
      </w:pPr>
      <w:ins w:id="2667" w:author="john" w:date="2020-10-23T22:42:00Z">
        <w:del w:id="2668" w:author="John Buck" w:date="2023-04-11T15:53:00Z">
          <w:r w:rsidRPr="003E4746" w:rsidDel="00917410">
            <w:rPr>
              <w:rStyle w:val="Hyperlink"/>
              <w:b w:val="0"/>
              <w:bCs w:val="0"/>
            </w:rPr>
            <w:delText>6.7</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Options (Settings tab)</w:delText>
          </w:r>
          <w:r w:rsidDel="00917410">
            <w:rPr>
              <w:webHidden/>
            </w:rPr>
            <w:tab/>
          </w:r>
        </w:del>
      </w:ins>
      <w:ins w:id="2669" w:author="john" w:date="2020-10-23T22:44:00Z">
        <w:del w:id="2670" w:author="John Buck" w:date="2023-04-11T15:53:00Z">
          <w:r w:rsidDel="00917410">
            <w:rPr>
              <w:webHidden/>
            </w:rPr>
            <w:delText>62</w:delText>
          </w:r>
        </w:del>
      </w:ins>
    </w:p>
    <w:p w14:paraId="6DE6A279" w14:textId="77777777" w:rsidR="008B4237" w:rsidDel="00917410" w:rsidRDefault="008B4237">
      <w:pPr>
        <w:pStyle w:val="TOC2"/>
        <w:rPr>
          <w:ins w:id="2671" w:author="john" w:date="2020-10-23T22:42:00Z"/>
          <w:del w:id="2672" w:author="John Buck" w:date="2023-04-11T15:53:00Z"/>
          <w:rFonts w:asciiTheme="minorHAnsi" w:eastAsiaTheme="minorEastAsia" w:hAnsiTheme="minorHAnsi" w:cstheme="minorBidi"/>
          <w:b w:val="0"/>
          <w:bCs w:val="0"/>
          <w:sz w:val="22"/>
          <w:szCs w:val="22"/>
        </w:rPr>
      </w:pPr>
      <w:ins w:id="2673" w:author="john" w:date="2020-10-23T22:42:00Z">
        <w:del w:id="2674" w:author="John Buck" w:date="2023-04-11T15:53:00Z">
          <w:r w:rsidRPr="003E4746" w:rsidDel="00917410">
            <w:rPr>
              <w:rStyle w:val="Hyperlink"/>
              <w:b w:val="0"/>
              <w:bCs w:val="0"/>
            </w:rPr>
            <w:delText>6.8</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Sites</w:delText>
          </w:r>
          <w:r w:rsidDel="00917410">
            <w:rPr>
              <w:webHidden/>
            </w:rPr>
            <w:tab/>
          </w:r>
        </w:del>
      </w:ins>
      <w:ins w:id="2675" w:author="john" w:date="2020-10-23T22:44:00Z">
        <w:del w:id="2676" w:author="John Buck" w:date="2023-04-11T15:53:00Z">
          <w:r w:rsidDel="00917410">
            <w:rPr>
              <w:webHidden/>
            </w:rPr>
            <w:delText>64</w:delText>
          </w:r>
        </w:del>
      </w:ins>
    </w:p>
    <w:p w14:paraId="43F3E036" w14:textId="77777777" w:rsidR="008B4237" w:rsidDel="00917410" w:rsidRDefault="008B4237" w:rsidP="008B4237">
      <w:pPr>
        <w:pStyle w:val="TOC1"/>
        <w:rPr>
          <w:ins w:id="2677" w:author="john" w:date="2020-10-23T22:42:00Z"/>
          <w:del w:id="2678" w:author="John Buck" w:date="2023-04-11T15:53:00Z"/>
          <w:rFonts w:asciiTheme="minorHAnsi" w:eastAsiaTheme="minorEastAsia" w:hAnsiTheme="minorHAnsi" w:cstheme="minorBidi"/>
          <w:sz w:val="22"/>
          <w:szCs w:val="22"/>
        </w:rPr>
      </w:pPr>
      <w:ins w:id="2679" w:author="john" w:date="2020-10-23T22:42:00Z">
        <w:del w:id="2680" w:author="John Buck" w:date="2023-04-11T15:53:00Z">
          <w:r w:rsidRPr="003E4746" w:rsidDel="00917410">
            <w:rPr>
              <w:rStyle w:val="Hyperlink"/>
              <w:b w:val="0"/>
              <w:bCs w:val="0"/>
              <w:iCs w:val="0"/>
            </w:rPr>
            <w:delText>7</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Configuring the Contest via Configuration Files</w:delText>
          </w:r>
          <w:r w:rsidDel="00917410">
            <w:rPr>
              <w:webHidden/>
            </w:rPr>
            <w:tab/>
          </w:r>
        </w:del>
      </w:ins>
      <w:ins w:id="2681" w:author="john" w:date="2020-10-23T22:44:00Z">
        <w:del w:id="2682" w:author="John Buck" w:date="2023-04-11T15:53:00Z">
          <w:r w:rsidDel="00917410">
            <w:rPr>
              <w:webHidden/>
            </w:rPr>
            <w:delText>65</w:delText>
          </w:r>
        </w:del>
      </w:ins>
    </w:p>
    <w:p w14:paraId="7DED52F4" w14:textId="77777777" w:rsidR="008B4237" w:rsidDel="00917410" w:rsidRDefault="008B4237">
      <w:pPr>
        <w:pStyle w:val="TOC2"/>
        <w:rPr>
          <w:ins w:id="2683" w:author="john" w:date="2020-10-23T22:42:00Z"/>
          <w:del w:id="2684" w:author="John Buck" w:date="2023-04-11T15:53:00Z"/>
          <w:rFonts w:asciiTheme="minorHAnsi" w:eastAsiaTheme="minorEastAsia" w:hAnsiTheme="minorHAnsi" w:cstheme="minorBidi"/>
          <w:b w:val="0"/>
          <w:bCs w:val="0"/>
          <w:sz w:val="22"/>
          <w:szCs w:val="22"/>
        </w:rPr>
      </w:pPr>
      <w:ins w:id="2685" w:author="john" w:date="2020-10-23T22:42:00Z">
        <w:del w:id="2686" w:author="John Buck" w:date="2023-04-11T15:53:00Z">
          <w:r w:rsidRPr="003E4746" w:rsidDel="00917410">
            <w:rPr>
              <w:rStyle w:val="Hyperlink"/>
              <w:b w:val="0"/>
              <w:bCs w:val="0"/>
            </w:rPr>
            <w:delText>7.1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Loading Configuration Files via the PC</w:delText>
          </w:r>
          <w:r w:rsidRPr="003E4746" w:rsidDel="00917410">
            <w:rPr>
              <w:rStyle w:val="Hyperlink"/>
              <w:b w:val="0"/>
              <w:bCs w:val="0"/>
              <w:vertAlign w:val="superscript"/>
            </w:rPr>
            <w:delText>2</w:delText>
          </w:r>
          <w:r w:rsidRPr="003E4746" w:rsidDel="00917410">
            <w:rPr>
              <w:rStyle w:val="Hyperlink"/>
              <w:b w:val="0"/>
              <w:bCs w:val="0"/>
            </w:rPr>
            <w:delText xml:space="preserve"> Server</w:delText>
          </w:r>
          <w:r w:rsidDel="00917410">
            <w:rPr>
              <w:webHidden/>
            </w:rPr>
            <w:tab/>
          </w:r>
        </w:del>
      </w:ins>
      <w:ins w:id="2687" w:author="john" w:date="2020-10-23T22:44:00Z">
        <w:del w:id="2688" w:author="John Buck" w:date="2023-04-11T15:53:00Z">
          <w:r w:rsidDel="00917410">
            <w:rPr>
              <w:webHidden/>
            </w:rPr>
            <w:delText>65</w:delText>
          </w:r>
        </w:del>
      </w:ins>
    </w:p>
    <w:p w14:paraId="14944498" w14:textId="77777777" w:rsidR="008B4237" w:rsidDel="00917410" w:rsidRDefault="008B4237">
      <w:pPr>
        <w:pStyle w:val="TOC2"/>
        <w:rPr>
          <w:ins w:id="2689" w:author="john" w:date="2020-10-23T22:42:00Z"/>
          <w:del w:id="2690" w:author="John Buck" w:date="2023-04-11T15:53:00Z"/>
          <w:rFonts w:asciiTheme="minorHAnsi" w:eastAsiaTheme="minorEastAsia" w:hAnsiTheme="minorHAnsi" w:cstheme="minorBidi"/>
          <w:b w:val="0"/>
          <w:bCs w:val="0"/>
          <w:sz w:val="22"/>
          <w:szCs w:val="22"/>
        </w:rPr>
      </w:pPr>
      <w:ins w:id="2691" w:author="john" w:date="2020-10-23T22:42:00Z">
        <w:del w:id="2692" w:author="John Buck" w:date="2023-04-11T15:53:00Z">
          <w:r w:rsidRPr="003E4746" w:rsidDel="00917410">
            <w:rPr>
              <w:rStyle w:val="Hyperlink"/>
              <w:b w:val="0"/>
              <w:bCs w:val="0"/>
            </w:rPr>
            <w:delText>7.2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Loading Configuration Files via the PC</w:delText>
          </w:r>
          <w:r w:rsidRPr="003E4746" w:rsidDel="00917410">
            <w:rPr>
              <w:rStyle w:val="Hyperlink"/>
              <w:b w:val="0"/>
              <w:bCs w:val="0"/>
              <w:vertAlign w:val="superscript"/>
            </w:rPr>
            <w:delText>2</w:delText>
          </w:r>
          <w:r w:rsidRPr="003E4746" w:rsidDel="00917410">
            <w:rPr>
              <w:rStyle w:val="Hyperlink"/>
              <w:b w:val="0"/>
              <w:bCs w:val="0"/>
            </w:rPr>
            <w:delText xml:space="preserve"> Admin</w:delText>
          </w:r>
          <w:r w:rsidDel="00917410">
            <w:rPr>
              <w:webHidden/>
            </w:rPr>
            <w:tab/>
          </w:r>
        </w:del>
      </w:ins>
      <w:ins w:id="2693" w:author="john" w:date="2020-10-23T22:44:00Z">
        <w:del w:id="2694" w:author="John Buck" w:date="2023-04-11T15:53:00Z">
          <w:r w:rsidDel="00917410">
            <w:rPr>
              <w:webHidden/>
            </w:rPr>
            <w:delText>66</w:delText>
          </w:r>
        </w:del>
      </w:ins>
    </w:p>
    <w:p w14:paraId="171828B4" w14:textId="77777777" w:rsidR="008B4237" w:rsidDel="00917410" w:rsidRDefault="008B4237">
      <w:pPr>
        <w:pStyle w:val="TOC2"/>
        <w:rPr>
          <w:ins w:id="2695" w:author="john" w:date="2020-10-23T22:42:00Z"/>
          <w:del w:id="2696" w:author="John Buck" w:date="2023-04-11T15:53:00Z"/>
          <w:rFonts w:asciiTheme="minorHAnsi" w:eastAsiaTheme="minorEastAsia" w:hAnsiTheme="minorHAnsi" w:cstheme="minorBidi"/>
          <w:b w:val="0"/>
          <w:bCs w:val="0"/>
          <w:sz w:val="22"/>
          <w:szCs w:val="22"/>
        </w:rPr>
      </w:pPr>
      <w:ins w:id="2697" w:author="john" w:date="2020-10-23T22:42:00Z">
        <w:del w:id="2698" w:author="John Buck" w:date="2023-04-11T15:53:00Z">
          <w:r w:rsidRPr="003E4746" w:rsidDel="00917410">
            <w:rPr>
              <w:rStyle w:val="Hyperlink"/>
              <w:b w:val="0"/>
              <w:bCs w:val="0"/>
            </w:rPr>
            <w:delText>7.3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Additional Configuration File Capabilities</w:delText>
          </w:r>
          <w:r w:rsidDel="00917410">
            <w:rPr>
              <w:webHidden/>
            </w:rPr>
            <w:tab/>
          </w:r>
        </w:del>
      </w:ins>
      <w:ins w:id="2699" w:author="john" w:date="2020-10-23T22:44:00Z">
        <w:del w:id="2700" w:author="John Buck" w:date="2023-04-11T15:53:00Z">
          <w:r w:rsidDel="00917410">
            <w:rPr>
              <w:webHidden/>
            </w:rPr>
            <w:delText>66</w:delText>
          </w:r>
        </w:del>
      </w:ins>
    </w:p>
    <w:p w14:paraId="14DE3EAF" w14:textId="77777777" w:rsidR="008B4237" w:rsidDel="00917410" w:rsidRDefault="008B4237" w:rsidP="008B4237">
      <w:pPr>
        <w:pStyle w:val="TOC1"/>
        <w:rPr>
          <w:ins w:id="2701" w:author="john" w:date="2020-10-23T22:42:00Z"/>
          <w:del w:id="2702" w:author="John Buck" w:date="2023-04-11T15:53:00Z"/>
          <w:rFonts w:asciiTheme="minorHAnsi" w:eastAsiaTheme="minorEastAsia" w:hAnsiTheme="minorHAnsi" w:cstheme="minorBidi"/>
          <w:sz w:val="22"/>
          <w:szCs w:val="22"/>
        </w:rPr>
      </w:pPr>
      <w:ins w:id="2703" w:author="john" w:date="2020-10-23T22:42:00Z">
        <w:del w:id="2704" w:author="John Buck" w:date="2023-04-11T15:53:00Z">
          <w:r w:rsidRPr="003E4746" w:rsidDel="00917410">
            <w:rPr>
              <w:rStyle w:val="Hyperlink"/>
              <w:b w:val="0"/>
              <w:bCs w:val="0"/>
              <w:iCs w:val="0"/>
            </w:rPr>
            <w:delText>8</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Starting the Contest</w:delText>
          </w:r>
          <w:r w:rsidDel="00917410">
            <w:rPr>
              <w:webHidden/>
            </w:rPr>
            <w:tab/>
          </w:r>
        </w:del>
      </w:ins>
      <w:ins w:id="2705" w:author="john" w:date="2020-10-23T22:44:00Z">
        <w:del w:id="2706" w:author="John Buck" w:date="2023-04-11T15:53:00Z">
          <w:r w:rsidDel="00917410">
            <w:rPr>
              <w:webHidden/>
            </w:rPr>
            <w:delText>68</w:delText>
          </w:r>
        </w:del>
      </w:ins>
    </w:p>
    <w:p w14:paraId="2D178961" w14:textId="77777777" w:rsidR="008B4237" w:rsidDel="00917410" w:rsidRDefault="008B4237">
      <w:pPr>
        <w:pStyle w:val="TOC2"/>
        <w:rPr>
          <w:ins w:id="2707" w:author="john" w:date="2020-10-23T22:42:00Z"/>
          <w:del w:id="2708" w:author="John Buck" w:date="2023-04-11T15:53:00Z"/>
          <w:rFonts w:asciiTheme="minorHAnsi" w:eastAsiaTheme="minorEastAsia" w:hAnsiTheme="minorHAnsi" w:cstheme="minorBidi"/>
          <w:b w:val="0"/>
          <w:bCs w:val="0"/>
          <w:sz w:val="22"/>
          <w:szCs w:val="22"/>
        </w:rPr>
      </w:pPr>
      <w:ins w:id="2709" w:author="john" w:date="2020-10-23T22:42:00Z">
        <w:del w:id="2710" w:author="John Buck" w:date="2023-04-11T15:53:00Z">
          <w:r w:rsidRPr="003E4746" w:rsidDel="00917410">
            <w:rPr>
              <w:rStyle w:val="Hyperlink"/>
              <w:b w:val="0"/>
              <w:bCs w:val="0"/>
            </w:rPr>
            <w:delText>8.1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Clock Control</w:delText>
          </w:r>
          <w:r w:rsidDel="00917410">
            <w:rPr>
              <w:webHidden/>
            </w:rPr>
            <w:tab/>
          </w:r>
        </w:del>
      </w:ins>
      <w:ins w:id="2711" w:author="john" w:date="2020-10-23T22:44:00Z">
        <w:del w:id="2712" w:author="John Buck" w:date="2023-04-11T15:53:00Z">
          <w:r w:rsidDel="00917410">
            <w:rPr>
              <w:webHidden/>
            </w:rPr>
            <w:delText>68</w:delText>
          </w:r>
        </w:del>
      </w:ins>
    </w:p>
    <w:p w14:paraId="7AFE24DA" w14:textId="77777777" w:rsidR="008B4237" w:rsidDel="00917410" w:rsidRDefault="008B4237">
      <w:pPr>
        <w:pStyle w:val="TOC3"/>
        <w:rPr>
          <w:ins w:id="2713" w:author="john" w:date="2020-10-23T22:42:00Z"/>
          <w:del w:id="2714" w:author="John Buck" w:date="2023-04-11T15:53:00Z"/>
          <w:rFonts w:asciiTheme="minorHAnsi" w:eastAsiaTheme="minorEastAsia" w:hAnsiTheme="minorHAnsi" w:cstheme="minorBidi"/>
          <w:sz w:val="22"/>
          <w:szCs w:val="22"/>
        </w:rPr>
      </w:pPr>
      <w:ins w:id="2715" w:author="john" w:date="2020-10-23T22:42:00Z">
        <w:del w:id="2716" w:author="John Buck" w:date="2023-04-11T15:53:00Z">
          <w:r w:rsidRPr="003E4746" w:rsidDel="00917410">
            <w:rPr>
              <w:rStyle w:val="Hyperlink"/>
            </w:rPr>
            <w:delText>8.1.1</w:delText>
          </w:r>
          <w:r w:rsidDel="00917410">
            <w:rPr>
              <w:rFonts w:asciiTheme="minorHAnsi" w:eastAsiaTheme="minorEastAsia" w:hAnsiTheme="minorHAnsi" w:cstheme="minorBidi"/>
              <w:sz w:val="22"/>
              <w:szCs w:val="22"/>
            </w:rPr>
            <w:tab/>
          </w:r>
          <w:r w:rsidRPr="003E4746" w:rsidDel="00917410">
            <w:rPr>
              <w:rStyle w:val="Hyperlink"/>
            </w:rPr>
            <w:delText>Starting the Contest Manually</w:delText>
          </w:r>
          <w:r w:rsidDel="00917410">
            <w:rPr>
              <w:webHidden/>
            </w:rPr>
            <w:tab/>
          </w:r>
        </w:del>
      </w:ins>
      <w:ins w:id="2717" w:author="john" w:date="2020-10-23T22:44:00Z">
        <w:del w:id="2718" w:author="John Buck" w:date="2023-04-11T15:53:00Z">
          <w:r w:rsidDel="00917410">
            <w:rPr>
              <w:webHidden/>
            </w:rPr>
            <w:delText>68</w:delText>
          </w:r>
        </w:del>
      </w:ins>
    </w:p>
    <w:p w14:paraId="02D8BE81" w14:textId="77777777" w:rsidR="008B4237" w:rsidDel="00917410" w:rsidRDefault="008B4237">
      <w:pPr>
        <w:pStyle w:val="TOC3"/>
        <w:rPr>
          <w:ins w:id="2719" w:author="john" w:date="2020-10-23T22:42:00Z"/>
          <w:del w:id="2720" w:author="John Buck" w:date="2023-04-11T15:53:00Z"/>
          <w:rFonts w:asciiTheme="minorHAnsi" w:eastAsiaTheme="minorEastAsia" w:hAnsiTheme="minorHAnsi" w:cstheme="minorBidi"/>
          <w:sz w:val="22"/>
          <w:szCs w:val="22"/>
        </w:rPr>
      </w:pPr>
      <w:ins w:id="2721" w:author="john" w:date="2020-10-23T22:42:00Z">
        <w:del w:id="2722" w:author="John Buck" w:date="2023-04-11T15:53:00Z">
          <w:r w:rsidRPr="003E4746" w:rsidDel="00917410">
            <w:rPr>
              <w:rStyle w:val="Hyperlink"/>
            </w:rPr>
            <w:delText>8.1.2</w:delText>
          </w:r>
          <w:r w:rsidDel="00917410">
            <w:rPr>
              <w:rFonts w:asciiTheme="minorHAnsi" w:eastAsiaTheme="minorEastAsia" w:hAnsiTheme="minorHAnsi" w:cstheme="minorBidi"/>
              <w:sz w:val="22"/>
              <w:szCs w:val="22"/>
            </w:rPr>
            <w:tab/>
          </w:r>
          <w:r w:rsidRPr="003E4746" w:rsidDel="00917410">
            <w:rPr>
              <w:rStyle w:val="Hyperlink"/>
            </w:rPr>
            <w:delText>Starting the Contest Automatically</w:delText>
          </w:r>
          <w:r w:rsidDel="00917410">
            <w:rPr>
              <w:webHidden/>
            </w:rPr>
            <w:tab/>
          </w:r>
        </w:del>
      </w:ins>
      <w:ins w:id="2723" w:author="john" w:date="2020-10-23T22:44:00Z">
        <w:del w:id="2724" w:author="John Buck" w:date="2023-04-11T15:53:00Z">
          <w:r w:rsidDel="00917410">
            <w:rPr>
              <w:webHidden/>
            </w:rPr>
            <w:delText>69</w:delText>
          </w:r>
        </w:del>
      </w:ins>
    </w:p>
    <w:p w14:paraId="5010FF5A" w14:textId="77777777" w:rsidR="008B4237" w:rsidDel="00917410" w:rsidRDefault="008B4237">
      <w:pPr>
        <w:pStyle w:val="TOC2"/>
        <w:rPr>
          <w:ins w:id="2725" w:author="john" w:date="2020-10-23T22:42:00Z"/>
          <w:del w:id="2726" w:author="John Buck" w:date="2023-04-11T15:53:00Z"/>
          <w:rFonts w:asciiTheme="minorHAnsi" w:eastAsiaTheme="minorEastAsia" w:hAnsiTheme="minorHAnsi" w:cstheme="minorBidi"/>
          <w:b w:val="0"/>
          <w:bCs w:val="0"/>
          <w:sz w:val="22"/>
          <w:szCs w:val="22"/>
        </w:rPr>
      </w:pPr>
      <w:ins w:id="2727" w:author="john" w:date="2020-10-23T22:42:00Z">
        <w:del w:id="2728" w:author="John Buck" w:date="2023-04-11T15:53:00Z">
          <w:r w:rsidRPr="003E4746" w:rsidDel="00917410">
            <w:rPr>
              <w:rStyle w:val="Hyperlink"/>
              <w:b w:val="0"/>
              <w:bCs w:val="0"/>
            </w:rPr>
            <w:delText>8.2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Length</w:delText>
          </w:r>
          <w:r w:rsidDel="00917410">
            <w:rPr>
              <w:webHidden/>
            </w:rPr>
            <w:tab/>
          </w:r>
        </w:del>
      </w:ins>
      <w:ins w:id="2729" w:author="john" w:date="2020-10-23T22:44:00Z">
        <w:del w:id="2730" w:author="John Buck" w:date="2023-04-11T15:53:00Z">
          <w:r w:rsidDel="00917410">
            <w:rPr>
              <w:webHidden/>
            </w:rPr>
            <w:delText>70</w:delText>
          </w:r>
        </w:del>
      </w:ins>
    </w:p>
    <w:p w14:paraId="37210B25" w14:textId="77777777" w:rsidR="008B4237" w:rsidDel="00917410" w:rsidRDefault="008B4237">
      <w:pPr>
        <w:pStyle w:val="TOC2"/>
        <w:rPr>
          <w:ins w:id="2731" w:author="john" w:date="2020-10-23T22:42:00Z"/>
          <w:del w:id="2732" w:author="John Buck" w:date="2023-04-11T15:53:00Z"/>
          <w:rFonts w:asciiTheme="minorHAnsi" w:eastAsiaTheme="minorEastAsia" w:hAnsiTheme="minorHAnsi" w:cstheme="minorBidi"/>
          <w:b w:val="0"/>
          <w:bCs w:val="0"/>
          <w:sz w:val="22"/>
          <w:szCs w:val="22"/>
        </w:rPr>
      </w:pPr>
      <w:ins w:id="2733" w:author="john" w:date="2020-10-23T22:42:00Z">
        <w:del w:id="2734" w:author="John Buck" w:date="2023-04-11T15:53:00Z">
          <w:r w:rsidRPr="003E4746" w:rsidDel="00917410">
            <w:rPr>
              <w:rStyle w:val="Hyperlink"/>
              <w:b w:val="0"/>
              <w:bCs w:val="0"/>
            </w:rPr>
            <w:delText>8.3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Multi-Site Clock Control</w:delText>
          </w:r>
          <w:r w:rsidDel="00917410">
            <w:rPr>
              <w:webHidden/>
            </w:rPr>
            <w:tab/>
          </w:r>
        </w:del>
      </w:ins>
      <w:ins w:id="2735" w:author="john" w:date="2020-10-23T22:44:00Z">
        <w:del w:id="2736" w:author="John Buck" w:date="2023-04-11T15:53:00Z">
          <w:r w:rsidDel="00917410">
            <w:rPr>
              <w:webHidden/>
            </w:rPr>
            <w:delText>71</w:delText>
          </w:r>
        </w:del>
      </w:ins>
    </w:p>
    <w:p w14:paraId="09B5670E" w14:textId="77777777" w:rsidR="008B4237" w:rsidDel="00917410" w:rsidRDefault="008B4237">
      <w:pPr>
        <w:pStyle w:val="TOC2"/>
        <w:rPr>
          <w:ins w:id="2737" w:author="john" w:date="2020-10-23T22:42:00Z"/>
          <w:del w:id="2738" w:author="John Buck" w:date="2023-04-11T15:53:00Z"/>
          <w:rFonts w:asciiTheme="minorHAnsi" w:eastAsiaTheme="minorEastAsia" w:hAnsiTheme="minorHAnsi" w:cstheme="minorBidi"/>
          <w:b w:val="0"/>
          <w:bCs w:val="0"/>
          <w:sz w:val="22"/>
          <w:szCs w:val="22"/>
        </w:rPr>
      </w:pPr>
      <w:ins w:id="2739" w:author="john" w:date="2020-10-23T22:42:00Z">
        <w:del w:id="2740" w:author="John Buck" w:date="2023-04-11T15:53:00Z">
          <w:r w:rsidRPr="003E4746" w:rsidDel="00917410">
            <w:rPr>
              <w:rStyle w:val="Hyperlink"/>
              <w:b w:val="0"/>
              <w:bCs w:val="0"/>
            </w:rPr>
            <w:delText>8.4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Practice Sessions:  Resetting A Contest</w:delText>
          </w:r>
          <w:r w:rsidDel="00917410">
            <w:rPr>
              <w:webHidden/>
            </w:rPr>
            <w:tab/>
          </w:r>
        </w:del>
      </w:ins>
      <w:ins w:id="2741" w:author="john" w:date="2020-10-23T22:44:00Z">
        <w:del w:id="2742" w:author="John Buck" w:date="2023-04-11T15:53:00Z">
          <w:r w:rsidDel="00917410">
            <w:rPr>
              <w:webHidden/>
            </w:rPr>
            <w:delText>73</w:delText>
          </w:r>
        </w:del>
      </w:ins>
    </w:p>
    <w:p w14:paraId="0F3F4B0C" w14:textId="77777777" w:rsidR="008B4237" w:rsidDel="00917410" w:rsidRDefault="008B4237" w:rsidP="008B4237">
      <w:pPr>
        <w:pStyle w:val="TOC1"/>
        <w:rPr>
          <w:ins w:id="2743" w:author="john" w:date="2020-10-23T22:42:00Z"/>
          <w:del w:id="2744" w:author="John Buck" w:date="2023-04-11T15:53:00Z"/>
          <w:rFonts w:asciiTheme="minorHAnsi" w:eastAsiaTheme="minorEastAsia" w:hAnsiTheme="minorHAnsi" w:cstheme="minorBidi"/>
          <w:sz w:val="22"/>
          <w:szCs w:val="22"/>
        </w:rPr>
      </w:pPr>
      <w:ins w:id="2745" w:author="john" w:date="2020-10-23T22:42:00Z">
        <w:del w:id="2746" w:author="John Buck" w:date="2023-04-11T15:53:00Z">
          <w:r w:rsidRPr="003E4746" w:rsidDel="00917410">
            <w:rPr>
              <w:rStyle w:val="Hyperlink"/>
              <w:b w:val="0"/>
              <w:bCs w:val="0"/>
              <w:iCs w:val="0"/>
            </w:rPr>
            <w:delText>9</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Monitoring Contest Status</w:delText>
          </w:r>
          <w:r w:rsidDel="00917410">
            <w:rPr>
              <w:webHidden/>
            </w:rPr>
            <w:tab/>
          </w:r>
        </w:del>
      </w:ins>
      <w:ins w:id="2747" w:author="john" w:date="2020-10-23T22:44:00Z">
        <w:del w:id="2748" w:author="John Buck" w:date="2023-04-11T15:53:00Z">
          <w:r w:rsidDel="00917410">
            <w:rPr>
              <w:webHidden/>
            </w:rPr>
            <w:delText>75</w:delText>
          </w:r>
        </w:del>
      </w:ins>
    </w:p>
    <w:p w14:paraId="0A2EBF5D" w14:textId="77777777" w:rsidR="008B4237" w:rsidDel="00917410" w:rsidRDefault="008B4237">
      <w:pPr>
        <w:pStyle w:val="TOC2"/>
        <w:rPr>
          <w:ins w:id="2749" w:author="john" w:date="2020-10-23T22:42:00Z"/>
          <w:del w:id="2750" w:author="John Buck" w:date="2023-04-11T15:53:00Z"/>
          <w:rFonts w:asciiTheme="minorHAnsi" w:eastAsiaTheme="minorEastAsia" w:hAnsiTheme="minorHAnsi" w:cstheme="minorBidi"/>
          <w:b w:val="0"/>
          <w:bCs w:val="0"/>
          <w:sz w:val="22"/>
          <w:szCs w:val="22"/>
        </w:rPr>
      </w:pPr>
      <w:ins w:id="2751" w:author="john" w:date="2020-10-23T22:42:00Z">
        <w:del w:id="2752" w:author="John Buck" w:date="2023-04-11T15:53:00Z">
          <w:r w:rsidRPr="003E4746" w:rsidDel="00917410">
            <w:rPr>
              <w:rStyle w:val="Hyperlink"/>
              <w:b w:val="0"/>
              <w:bCs w:val="0"/>
            </w:rPr>
            <w:delText>9.1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Team Startup Status</w:delText>
          </w:r>
          <w:r w:rsidDel="00917410">
            <w:rPr>
              <w:webHidden/>
            </w:rPr>
            <w:tab/>
          </w:r>
        </w:del>
      </w:ins>
      <w:ins w:id="2753" w:author="john" w:date="2020-10-23T22:44:00Z">
        <w:del w:id="2754" w:author="John Buck" w:date="2023-04-11T15:53:00Z">
          <w:r w:rsidDel="00917410">
            <w:rPr>
              <w:webHidden/>
            </w:rPr>
            <w:delText>75</w:delText>
          </w:r>
        </w:del>
      </w:ins>
    </w:p>
    <w:p w14:paraId="3E700882" w14:textId="77777777" w:rsidR="008B4237" w:rsidDel="00917410" w:rsidRDefault="008B4237">
      <w:pPr>
        <w:pStyle w:val="TOC2"/>
        <w:rPr>
          <w:ins w:id="2755" w:author="john" w:date="2020-10-23T22:42:00Z"/>
          <w:del w:id="2756" w:author="John Buck" w:date="2023-04-11T15:53:00Z"/>
          <w:rFonts w:asciiTheme="minorHAnsi" w:eastAsiaTheme="minorEastAsia" w:hAnsiTheme="minorHAnsi" w:cstheme="minorBidi"/>
          <w:b w:val="0"/>
          <w:bCs w:val="0"/>
          <w:sz w:val="22"/>
          <w:szCs w:val="22"/>
        </w:rPr>
      </w:pPr>
      <w:ins w:id="2757" w:author="john" w:date="2020-10-23T22:42:00Z">
        <w:del w:id="2758" w:author="John Buck" w:date="2023-04-11T15:53:00Z">
          <w:r w:rsidRPr="003E4746" w:rsidDel="00917410">
            <w:rPr>
              <w:rStyle w:val="Hyperlink"/>
              <w:b w:val="0"/>
              <w:bCs w:val="0"/>
            </w:rPr>
            <w:delText>9.2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The Runs Display</w:delText>
          </w:r>
          <w:r w:rsidDel="00917410">
            <w:rPr>
              <w:webHidden/>
            </w:rPr>
            <w:tab/>
          </w:r>
        </w:del>
      </w:ins>
      <w:ins w:id="2759" w:author="john" w:date="2020-10-23T22:44:00Z">
        <w:del w:id="2760" w:author="John Buck" w:date="2023-04-11T15:53:00Z">
          <w:r w:rsidDel="00917410">
            <w:rPr>
              <w:webHidden/>
            </w:rPr>
            <w:delText>76</w:delText>
          </w:r>
        </w:del>
      </w:ins>
    </w:p>
    <w:p w14:paraId="6B034621" w14:textId="77777777" w:rsidR="008B4237" w:rsidDel="00917410" w:rsidRDefault="008B4237">
      <w:pPr>
        <w:pStyle w:val="TOC2"/>
        <w:rPr>
          <w:ins w:id="2761" w:author="john" w:date="2020-10-23T22:42:00Z"/>
          <w:del w:id="2762" w:author="John Buck" w:date="2023-04-11T15:53:00Z"/>
          <w:rFonts w:asciiTheme="minorHAnsi" w:eastAsiaTheme="minorEastAsia" w:hAnsiTheme="minorHAnsi" w:cstheme="minorBidi"/>
          <w:b w:val="0"/>
          <w:bCs w:val="0"/>
          <w:sz w:val="22"/>
          <w:szCs w:val="22"/>
        </w:rPr>
      </w:pPr>
      <w:ins w:id="2763" w:author="john" w:date="2020-10-23T22:42:00Z">
        <w:del w:id="2764" w:author="John Buck" w:date="2023-04-11T15:53:00Z">
          <w:r w:rsidRPr="003E4746" w:rsidDel="00917410">
            <w:rPr>
              <w:rStyle w:val="Hyperlink"/>
              <w:b w:val="0"/>
              <w:bCs w:val="0"/>
            </w:rPr>
            <w:delText>9.3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Editing Runs</w:delText>
          </w:r>
          <w:r w:rsidDel="00917410">
            <w:rPr>
              <w:webHidden/>
            </w:rPr>
            <w:tab/>
          </w:r>
        </w:del>
      </w:ins>
      <w:ins w:id="2765" w:author="john" w:date="2020-10-23T22:44:00Z">
        <w:del w:id="2766" w:author="John Buck" w:date="2023-04-11T15:53:00Z">
          <w:r w:rsidDel="00917410">
            <w:rPr>
              <w:webHidden/>
            </w:rPr>
            <w:delText>77</w:delText>
          </w:r>
        </w:del>
      </w:ins>
    </w:p>
    <w:p w14:paraId="77A65732" w14:textId="77777777" w:rsidR="008B4237" w:rsidDel="00917410" w:rsidRDefault="008B4237">
      <w:pPr>
        <w:pStyle w:val="TOC3"/>
        <w:rPr>
          <w:ins w:id="2767" w:author="john" w:date="2020-10-23T22:42:00Z"/>
          <w:del w:id="2768" w:author="John Buck" w:date="2023-04-11T15:53:00Z"/>
          <w:rFonts w:asciiTheme="minorHAnsi" w:eastAsiaTheme="minorEastAsia" w:hAnsiTheme="minorHAnsi" w:cstheme="minorBidi"/>
          <w:sz w:val="22"/>
          <w:szCs w:val="22"/>
        </w:rPr>
      </w:pPr>
      <w:ins w:id="2769" w:author="john" w:date="2020-10-23T22:42:00Z">
        <w:del w:id="2770" w:author="John Buck" w:date="2023-04-11T15:53:00Z">
          <w:r w:rsidRPr="003E4746" w:rsidDel="00917410">
            <w:rPr>
              <w:rStyle w:val="Hyperlink"/>
            </w:rPr>
            <w:delText>9.3.1</w:delText>
          </w:r>
          <w:r w:rsidDel="00917410">
            <w:rPr>
              <w:rFonts w:asciiTheme="minorHAnsi" w:eastAsiaTheme="minorEastAsia" w:hAnsiTheme="minorHAnsi" w:cstheme="minorBidi"/>
              <w:sz w:val="22"/>
              <w:szCs w:val="22"/>
            </w:rPr>
            <w:tab/>
          </w:r>
          <w:r w:rsidRPr="003E4746" w:rsidDel="00917410">
            <w:rPr>
              <w:rStyle w:val="Hyperlink"/>
            </w:rPr>
            <w:delText>Extracting Runs</w:delText>
          </w:r>
          <w:r w:rsidDel="00917410">
            <w:rPr>
              <w:webHidden/>
            </w:rPr>
            <w:tab/>
          </w:r>
        </w:del>
      </w:ins>
      <w:ins w:id="2771" w:author="john" w:date="2020-10-23T22:44:00Z">
        <w:del w:id="2772" w:author="John Buck" w:date="2023-04-11T15:53:00Z">
          <w:r w:rsidDel="00917410">
            <w:rPr>
              <w:webHidden/>
            </w:rPr>
            <w:delText>79</w:delText>
          </w:r>
        </w:del>
      </w:ins>
    </w:p>
    <w:p w14:paraId="436C1911" w14:textId="77777777" w:rsidR="008B4237" w:rsidDel="00917410" w:rsidRDefault="008B4237">
      <w:pPr>
        <w:pStyle w:val="TOC2"/>
        <w:rPr>
          <w:ins w:id="2773" w:author="john" w:date="2020-10-23T22:42:00Z"/>
          <w:del w:id="2774" w:author="John Buck" w:date="2023-04-11T15:53:00Z"/>
          <w:rFonts w:asciiTheme="minorHAnsi" w:eastAsiaTheme="minorEastAsia" w:hAnsiTheme="minorHAnsi" w:cstheme="minorBidi"/>
          <w:b w:val="0"/>
          <w:bCs w:val="0"/>
          <w:sz w:val="22"/>
          <w:szCs w:val="22"/>
        </w:rPr>
      </w:pPr>
      <w:ins w:id="2775" w:author="john" w:date="2020-10-23T22:42:00Z">
        <w:del w:id="2776" w:author="John Buck" w:date="2023-04-11T15:53:00Z">
          <w:r w:rsidRPr="003E4746" w:rsidDel="00917410">
            <w:rPr>
              <w:rStyle w:val="Hyperlink"/>
              <w:b w:val="0"/>
              <w:bCs w:val="0"/>
            </w:rPr>
            <w:delText>9.4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Filtering  Runs</w:delText>
          </w:r>
          <w:r w:rsidDel="00917410">
            <w:rPr>
              <w:webHidden/>
            </w:rPr>
            <w:tab/>
          </w:r>
        </w:del>
      </w:ins>
      <w:ins w:id="2777" w:author="john" w:date="2020-10-23T22:44:00Z">
        <w:del w:id="2778" w:author="John Buck" w:date="2023-04-11T15:53:00Z">
          <w:r w:rsidDel="00917410">
            <w:rPr>
              <w:webHidden/>
            </w:rPr>
            <w:delText>80</w:delText>
          </w:r>
        </w:del>
      </w:ins>
    </w:p>
    <w:p w14:paraId="250A7D6A" w14:textId="77777777" w:rsidR="008B4237" w:rsidDel="00917410" w:rsidRDefault="008B4237">
      <w:pPr>
        <w:pStyle w:val="TOC2"/>
        <w:rPr>
          <w:ins w:id="2779" w:author="john" w:date="2020-10-23T22:42:00Z"/>
          <w:del w:id="2780" w:author="John Buck" w:date="2023-04-11T15:53:00Z"/>
          <w:rFonts w:asciiTheme="minorHAnsi" w:eastAsiaTheme="minorEastAsia" w:hAnsiTheme="minorHAnsi" w:cstheme="minorBidi"/>
          <w:b w:val="0"/>
          <w:bCs w:val="0"/>
          <w:sz w:val="22"/>
          <w:szCs w:val="22"/>
        </w:rPr>
      </w:pPr>
      <w:ins w:id="2781" w:author="john" w:date="2020-10-23T22:42:00Z">
        <w:del w:id="2782" w:author="John Buck" w:date="2023-04-11T15:53:00Z">
          <w:r w:rsidRPr="003E4746" w:rsidDel="00917410">
            <w:rPr>
              <w:rStyle w:val="Hyperlink"/>
              <w:b w:val="0"/>
              <w:bCs w:val="0"/>
            </w:rPr>
            <w:delText>9.5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Clarifications</w:delText>
          </w:r>
          <w:r w:rsidDel="00917410">
            <w:rPr>
              <w:webHidden/>
            </w:rPr>
            <w:tab/>
          </w:r>
        </w:del>
      </w:ins>
      <w:ins w:id="2783" w:author="john" w:date="2020-10-23T22:44:00Z">
        <w:del w:id="2784" w:author="John Buck" w:date="2023-04-11T15:53:00Z">
          <w:r w:rsidDel="00917410">
            <w:rPr>
              <w:webHidden/>
            </w:rPr>
            <w:delText>81</w:delText>
          </w:r>
        </w:del>
      </w:ins>
    </w:p>
    <w:p w14:paraId="1E7A15FD" w14:textId="77777777" w:rsidR="008B4237" w:rsidDel="00917410" w:rsidRDefault="008B4237">
      <w:pPr>
        <w:pStyle w:val="TOC2"/>
        <w:rPr>
          <w:ins w:id="2785" w:author="john" w:date="2020-10-23T22:42:00Z"/>
          <w:del w:id="2786" w:author="John Buck" w:date="2023-04-11T15:53:00Z"/>
          <w:rFonts w:asciiTheme="minorHAnsi" w:eastAsiaTheme="minorEastAsia" w:hAnsiTheme="minorHAnsi" w:cstheme="minorBidi"/>
          <w:b w:val="0"/>
          <w:bCs w:val="0"/>
          <w:sz w:val="22"/>
          <w:szCs w:val="22"/>
        </w:rPr>
      </w:pPr>
      <w:ins w:id="2787" w:author="john" w:date="2020-10-23T22:42:00Z">
        <w:del w:id="2788" w:author="John Buck" w:date="2023-04-11T15:53:00Z">
          <w:r w:rsidRPr="003E4746" w:rsidDel="00917410">
            <w:rPr>
              <w:rStyle w:val="Hyperlink"/>
              <w:b w:val="0"/>
              <w:bCs w:val="0"/>
            </w:rPr>
            <w:delText>9.6</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Reports</w:delText>
          </w:r>
          <w:r w:rsidDel="00917410">
            <w:rPr>
              <w:webHidden/>
            </w:rPr>
            <w:tab/>
          </w:r>
        </w:del>
      </w:ins>
      <w:ins w:id="2789" w:author="john" w:date="2020-10-23T22:44:00Z">
        <w:del w:id="2790" w:author="John Buck" w:date="2023-04-11T15:53:00Z">
          <w:r w:rsidDel="00917410">
            <w:rPr>
              <w:webHidden/>
            </w:rPr>
            <w:delText>82</w:delText>
          </w:r>
        </w:del>
      </w:ins>
    </w:p>
    <w:p w14:paraId="4CAA5384" w14:textId="77777777" w:rsidR="008B4237" w:rsidDel="00917410" w:rsidRDefault="008B4237">
      <w:pPr>
        <w:pStyle w:val="TOC3"/>
        <w:rPr>
          <w:ins w:id="2791" w:author="john" w:date="2020-10-23T22:42:00Z"/>
          <w:del w:id="2792" w:author="John Buck" w:date="2023-04-11T15:53:00Z"/>
          <w:rFonts w:asciiTheme="minorHAnsi" w:eastAsiaTheme="minorEastAsia" w:hAnsiTheme="minorHAnsi" w:cstheme="minorBidi"/>
          <w:sz w:val="22"/>
          <w:szCs w:val="22"/>
        </w:rPr>
      </w:pPr>
      <w:ins w:id="2793" w:author="john" w:date="2020-10-23T22:42:00Z">
        <w:del w:id="2794" w:author="John Buck" w:date="2023-04-11T15:53:00Z">
          <w:r w:rsidRPr="003E4746" w:rsidDel="00917410">
            <w:rPr>
              <w:rStyle w:val="Hyperlink"/>
            </w:rPr>
            <w:delText>9.6.1</w:delText>
          </w:r>
          <w:r w:rsidDel="00917410">
            <w:rPr>
              <w:rFonts w:asciiTheme="minorHAnsi" w:eastAsiaTheme="minorEastAsia" w:hAnsiTheme="minorHAnsi" w:cstheme="minorBidi"/>
              <w:sz w:val="22"/>
              <w:szCs w:val="22"/>
            </w:rPr>
            <w:tab/>
          </w:r>
          <w:r w:rsidRPr="003E4746" w:rsidDel="00917410">
            <w:rPr>
              <w:rStyle w:val="Hyperlink"/>
            </w:rPr>
            <w:delText>Automatic Generation of Reports at End of Contest</w:delText>
          </w:r>
          <w:r w:rsidDel="00917410">
            <w:rPr>
              <w:webHidden/>
            </w:rPr>
            <w:tab/>
          </w:r>
        </w:del>
      </w:ins>
      <w:ins w:id="2795" w:author="john" w:date="2020-10-23T22:44:00Z">
        <w:del w:id="2796" w:author="John Buck" w:date="2023-04-11T15:53:00Z">
          <w:r w:rsidDel="00917410">
            <w:rPr>
              <w:webHidden/>
            </w:rPr>
            <w:delText>82</w:delText>
          </w:r>
        </w:del>
      </w:ins>
    </w:p>
    <w:p w14:paraId="3D52C92B" w14:textId="77777777" w:rsidR="008B4237" w:rsidDel="00917410" w:rsidRDefault="008B4237">
      <w:pPr>
        <w:pStyle w:val="TOC2"/>
        <w:rPr>
          <w:ins w:id="2797" w:author="john" w:date="2020-10-23T22:42:00Z"/>
          <w:del w:id="2798" w:author="John Buck" w:date="2023-04-11T15:53:00Z"/>
          <w:rFonts w:asciiTheme="minorHAnsi" w:eastAsiaTheme="minorEastAsia" w:hAnsiTheme="minorHAnsi" w:cstheme="minorBidi"/>
          <w:b w:val="0"/>
          <w:bCs w:val="0"/>
          <w:sz w:val="22"/>
          <w:szCs w:val="22"/>
        </w:rPr>
      </w:pPr>
      <w:ins w:id="2799" w:author="john" w:date="2020-10-23T22:42:00Z">
        <w:del w:id="2800" w:author="John Buck" w:date="2023-04-11T15:53:00Z">
          <w:r w:rsidRPr="003E4746" w:rsidDel="00917410">
            <w:rPr>
              <w:rStyle w:val="Hyperlink"/>
              <w:b w:val="0"/>
              <w:bCs w:val="0"/>
            </w:rPr>
            <w:delText>9.7</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Event Feed</w:delText>
          </w:r>
          <w:r w:rsidDel="00917410">
            <w:rPr>
              <w:webHidden/>
            </w:rPr>
            <w:tab/>
          </w:r>
        </w:del>
      </w:ins>
      <w:ins w:id="2801" w:author="john" w:date="2020-10-23T22:44:00Z">
        <w:del w:id="2802" w:author="John Buck" w:date="2023-04-11T15:53:00Z">
          <w:r w:rsidDel="00917410">
            <w:rPr>
              <w:webHidden/>
            </w:rPr>
            <w:delText>84</w:delText>
          </w:r>
        </w:del>
      </w:ins>
    </w:p>
    <w:p w14:paraId="2BFC44C6" w14:textId="77777777" w:rsidR="008B4237" w:rsidDel="00917410" w:rsidRDefault="008B4237">
      <w:pPr>
        <w:pStyle w:val="TOC2"/>
        <w:rPr>
          <w:ins w:id="2803" w:author="john" w:date="2020-10-23T22:42:00Z"/>
          <w:del w:id="2804" w:author="John Buck" w:date="2023-04-11T15:53:00Z"/>
          <w:rFonts w:asciiTheme="minorHAnsi" w:eastAsiaTheme="minorEastAsia" w:hAnsiTheme="minorHAnsi" w:cstheme="minorBidi"/>
          <w:b w:val="0"/>
          <w:bCs w:val="0"/>
          <w:sz w:val="22"/>
          <w:szCs w:val="22"/>
        </w:rPr>
      </w:pPr>
      <w:ins w:id="2805" w:author="john" w:date="2020-10-23T22:42:00Z">
        <w:del w:id="2806" w:author="John Buck" w:date="2023-04-11T15:53:00Z">
          <w:r w:rsidRPr="003E4746" w:rsidDel="00917410">
            <w:rPr>
              <w:rStyle w:val="Hyperlink"/>
              <w:b w:val="0"/>
              <w:bCs w:val="0"/>
            </w:rPr>
            <w:delText>9.8</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Web Services</w:delText>
          </w:r>
          <w:r w:rsidDel="00917410">
            <w:rPr>
              <w:webHidden/>
            </w:rPr>
            <w:tab/>
          </w:r>
        </w:del>
      </w:ins>
      <w:ins w:id="2807" w:author="john" w:date="2020-10-23T22:44:00Z">
        <w:del w:id="2808" w:author="John Buck" w:date="2023-04-11T15:53:00Z">
          <w:r w:rsidDel="00917410">
            <w:rPr>
              <w:webHidden/>
            </w:rPr>
            <w:delText>84</w:delText>
          </w:r>
        </w:del>
      </w:ins>
    </w:p>
    <w:p w14:paraId="07E724B8" w14:textId="77777777" w:rsidR="008B4237" w:rsidDel="00917410" w:rsidRDefault="008B4237" w:rsidP="008B4237">
      <w:pPr>
        <w:pStyle w:val="TOC1"/>
        <w:rPr>
          <w:ins w:id="2809" w:author="john" w:date="2020-10-23T22:42:00Z"/>
          <w:del w:id="2810" w:author="John Buck" w:date="2023-04-11T15:53:00Z"/>
          <w:rFonts w:asciiTheme="minorHAnsi" w:eastAsiaTheme="minorEastAsia" w:hAnsiTheme="minorHAnsi" w:cstheme="minorBidi"/>
          <w:sz w:val="22"/>
          <w:szCs w:val="22"/>
        </w:rPr>
      </w:pPr>
      <w:ins w:id="2811" w:author="john" w:date="2020-10-23T22:42:00Z">
        <w:del w:id="2812" w:author="John Buck" w:date="2023-04-11T15:53:00Z">
          <w:r w:rsidRPr="003E4746" w:rsidDel="00917410">
            <w:rPr>
              <w:rStyle w:val="Hyperlink"/>
              <w:b w:val="0"/>
              <w:bCs w:val="0"/>
              <w:iCs w:val="0"/>
            </w:rPr>
            <w:delText>10</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The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Scoreboard</w:delText>
          </w:r>
          <w:r w:rsidDel="00917410">
            <w:rPr>
              <w:webHidden/>
            </w:rPr>
            <w:tab/>
          </w:r>
        </w:del>
      </w:ins>
      <w:ins w:id="2813" w:author="john" w:date="2020-10-23T22:44:00Z">
        <w:del w:id="2814" w:author="John Buck" w:date="2023-04-11T15:53:00Z">
          <w:r w:rsidDel="00917410">
            <w:rPr>
              <w:webHidden/>
            </w:rPr>
            <w:delText>85</w:delText>
          </w:r>
        </w:del>
      </w:ins>
    </w:p>
    <w:p w14:paraId="49785094" w14:textId="77777777" w:rsidR="008B4237" w:rsidDel="00917410" w:rsidRDefault="008B4237">
      <w:pPr>
        <w:pStyle w:val="TOC2"/>
        <w:rPr>
          <w:ins w:id="2815" w:author="john" w:date="2020-10-23T22:42:00Z"/>
          <w:del w:id="2816" w:author="John Buck" w:date="2023-04-11T15:53:00Z"/>
          <w:rFonts w:asciiTheme="minorHAnsi" w:eastAsiaTheme="minorEastAsia" w:hAnsiTheme="minorHAnsi" w:cstheme="minorBidi"/>
          <w:b w:val="0"/>
          <w:bCs w:val="0"/>
          <w:sz w:val="22"/>
          <w:szCs w:val="22"/>
        </w:rPr>
      </w:pPr>
      <w:ins w:id="2817" w:author="john" w:date="2020-10-23T22:42:00Z">
        <w:del w:id="2818" w:author="John Buck" w:date="2023-04-11T15:53:00Z">
          <w:r w:rsidRPr="003E4746" w:rsidDel="00917410">
            <w:rPr>
              <w:rStyle w:val="Hyperlink"/>
              <w:b w:val="0"/>
              <w:bCs w:val="0"/>
            </w:rPr>
            <w:delText>10.1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Overview</w:delText>
          </w:r>
          <w:r w:rsidDel="00917410">
            <w:rPr>
              <w:webHidden/>
            </w:rPr>
            <w:tab/>
          </w:r>
        </w:del>
      </w:ins>
      <w:ins w:id="2819" w:author="john" w:date="2020-10-23T22:44:00Z">
        <w:del w:id="2820" w:author="John Buck" w:date="2023-04-11T15:53:00Z">
          <w:r w:rsidDel="00917410">
            <w:rPr>
              <w:webHidden/>
            </w:rPr>
            <w:delText>85</w:delText>
          </w:r>
        </w:del>
      </w:ins>
    </w:p>
    <w:p w14:paraId="27B81E46" w14:textId="77777777" w:rsidR="008B4237" w:rsidDel="00917410" w:rsidRDefault="008B4237">
      <w:pPr>
        <w:pStyle w:val="TOC2"/>
        <w:rPr>
          <w:ins w:id="2821" w:author="john" w:date="2020-10-23T22:42:00Z"/>
          <w:del w:id="2822" w:author="John Buck" w:date="2023-04-11T15:53:00Z"/>
          <w:rFonts w:asciiTheme="minorHAnsi" w:eastAsiaTheme="minorEastAsia" w:hAnsiTheme="minorHAnsi" w:cstheme="minorBidi"/>
          <w:b w:val="0"/>
          <w:bCs w:val="0"/>
          <w:sz w:val="22"/>
          <w:szCs w:val="22"/>
        </w:rPr>
      </w:pPr>
      <w:ins w:id="2823" w:author="john" w:date="2020-10-23T22:42:00Z">
        <w:del w:id="2824" w:author="John Buck" w:date="2023-04-11T15:53:00Z">
          <w:r w:rsidRPr="003E4746" w:rsidDel="00917410">
            <w:rPr>
              <w:rStyle w:val="Hyperlink"/>
              <w:b w:val="0"/>
              <w:bCs w:val="0"/>
            </w:rPr>
            <w:delText>10.2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Scoring Algorithm</w:delText>
          </w:r>
          <w:r w:rsidDel="00917410">
            <w:rPr>
              <w:webHidden/>
            </w:rPr>
            <w:tab/>
          </w:r>
        </w:del>
      </w:ins>
      <w:ins w:id="2825" w:author="john" w:date="2020-10-23T22:44:00Z">
        <w:del w:id="2826" w:author="John Buck" w:date="2023-04-11T15:53:00Z">
          <w:r w:rsidDel="00917410">
            <w:rPr>
              <w:webHidden/>
            </w:rPr>
            <w:delText>85</w:delText>
          </w:r>
        </w:del>
      </w:ins>
    </w:p>
    <w:p w14:paraId="5D6E3B78" w14:textId="77777777" w:rsidR="008B4237" w:rsidDel="00917410" w:rsidRDefault="008B4237">
      <w:pPr>
        <w:pStyle w:val="TOC2"/>
        <w:rPr>
          <w:ins w:id="2827" w:author="john" w:date="2020-10-23T22:42:00Z"/>
          <w:del w:id="2828" w:author="John Buck" w:date="2023-04-11T15:53:00Z"/>
          <w:rFonts w:asciiTheme="minorHAnsi" w:eastAsiaTheme="minorEastAsia" w:hAnsiTheme="minorHAnsi" w:cstheme="minorBidi"/>
          <w:b w:val="0"/>
          <w:bCs w:val="0"/>
          <w:sz w:val="22"/>
          <w:szCs w:val="22"/>
        </w:rPr>
      </w:pPr>
      <w:ins w:id="2829" w:author="john" w:date="2020-10-23T22:42:00Z">
        <w:del w:id="2830" w:author="John Buck" w:date="2023-04-11T15:53:00Z">
          <w:r w:rsidRPr="003E4746" w:rsidDel="00917410">
            <w:rPr>
              <w:rStyle w:val="Hyperlink"/>
              <w:b w:val="0"/>
              <w:bCs w:val="0"/>
            </w:rPr>
            <w:delText>10.3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Configuring Scoring Properties</w:delText>
          </w:r>
          <w:r w:rsidDel="00917410">
            <w:rPr>
              <w:webHidden/>
            </w:rPr>
            <w:tab/>
          </w:r>
        </w:del>
      </w:ins>
      <w:ins w:id="2831" w:author="john" w:date="2020-10-23T22:44:00Z">
        <w:del w:id="2832" w:author="John Buck" w:date="2023-04-11T15:53:00Z">
          <w:r w:rsidDel="00917410">
            <w:rPr>
              <w:webHidden/>
            </w:rPr>
            <w:delText>86</w:delText>
          </w:r>
        </w:del>
      </w:ins>
    </w:p>
    <w:p w14:paraId="68EC54D7" w14:textId="77777777" w:rsidR="008B4237" w:rsidDel="00917410" w:rsidRDefault="008B4237">
      <w:pPr>
        <w:pStyle w:val="TOC2"/>
        <w:rPr>
          <w:ins w:id="2833" w:author="john" w:date="2020-10-23T22:42:00Z"/>
          <w:del w:id="2834" w:author="John Buck" w:date="2023-04-11T15:53:00Z"/>
          <w:rFonts w:asciiTheme="minorHAnsi" w:eastAsiaTheme="minorEastAsia" w:hAnsiTheme="minorHAnsi" w:cstheme="minorBidi"/>
          <w:b w:val="0"/>
          <w:bCs w:val="0"/>
          <w:sz w:val="22"/>
          <w:szCs w:val="22"/>
        </w:rPr>
      </w:pPr>
      <w:ins w:id="2835" w:author="john" w:date="2020-10-23T22:42:00Z">
        <w:del w:id="2836" w:author="John Buck" w:date="2023-04-11T15:53:00Z">
          <w:r w:rsidRPr="003E4746" w:rsidDel="00917410">
            <w:rPr>
              <w:rStyle w:val="Hyperlink"/>
              <w:b w:val="0"/>
              <w:bCs w:val="0"/>
            </w:rPr>
            <w:delText>10.4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Starting the Scoreboard</w:delText>
          </w:r>
          <w:r w:rsidDel="00917410">
            <w:rPr>
              <w:webHidden/>
            </w:rPr>
            <w:tab/>
          </w:r>
        </w:del>
      </w:ins>
      <w:ins w:id="2837" w:author="john" w:date="2020-10-23T22:44:00Z">
        <w:del w:id="2838" w:author="John Buck" w:date="2023-04-11T15:53:00Z">
          <w:r w:rsidDel="00917410">
            <w:rPr>
              <w:webHidden/>
            </w:rPr>
            <w:delText>87</w:delText>
          </w:r>
        </w:del>
      </w:ins>
    </w:p>
    <w:p w14:paraId="4D7FABAC" w14:textId="77777777" w:rsidR="008B4237" w:rsidDel="00917410" w:rsidRDefault="008B4237">
      <w:pPr>
        <w:pStyle w:val="TOC2"/>
        <w:rPr>
          <w:ins w:id="2839" w:author="john" w:date="2020-10-23T22:42:00Z"/>
          <w:del w:id="2840" w:author="John Buck" w:date="2023-04-11T15:53:00Z"/>
          <w:rFonts w:asciiTheme="minorHAnsi" w:eastAsiaTheme="minorEastAsia" w:hAnsiTheme="minorHAnsi" w:cstheme="minorBidi"/>
          <w:b w:val="0"/>
          <w:bCs w:val="0"/>
          <w:sz w:val="22"/>
          <w:szCs w:val="22"/>
        </w:rPr>
      </w:pPr>
      <w:ins w:id="2841" w:author="john" w:date="2020-10-23T22:42:00Z">
        <w:del w:id="2842" w:author="John Buck" w:date="2023-04-11T15:53:00Z">
          <w:r w:rsidRPr="003E4746" w:rsidDel="00917410">
            <w:rPr>
              <w:rStyle w:val="Hyperlink"/>
              <w:b w:val="0"/>
              <w:bCs w:val="0"/>
            </w:rPr>
            <w:delText>10.5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Scoreboard Updates</w:delText>
          </w:r>
          <w:r w:rsidDel="00917410">
            <w:rPr>
              <w:webHidden/>
            </w:rPr>
            <w:tab/>
          </w:r>
        </w:del>
      </w:ins>
      <w:ins w:id="2843" w:author="john" w:date="2020-10-23T22:44:00Z">
        <w:del w:id="2844" w:author="John Buck" w:date="2023-04-11T15:53:00Z">
          <w:r w:rsidDel="00917410">
            <w:rPr>
              <w:webHidden/>
            </w:rPr>
            <w:delText>89</w:delText>
          </w:r>
        </w:del>
      </w:ins>
    </w:p>
    <w:p w14:paraId="35E9D115" w14:textId="77777777" w:rsidR="008B4237" w:rsidDel="00917410" w:rsidRDefault="008B4237">
      <w:pPr>
        <w:pStyle w:val="TOC2"/>
        <w:rPr>
          <w:ins w:id="2845" w:author="john" w:date="2020-10-23T22:42:00Z"/>
          <w:del w:id="2846" w:author="John Buck" w:date="2023-04-11T15:53:00Z"/>
          <w:rFonts w:asciiTheme="minorHAnsi" w:eastAsiaTheme="minorEastAsia" w:hAnsiTheme="minorHAnsi" w:cstheme="minorBidi"/>
          <w:b w:val="0"/>
          <w:bCs w:val="0"/>
          <w:sz w:val="22"/>
          <w:szCs w:val="22"/>
        </w:rPr>
      </w:pPr>
      <w:ins w:id="2847" w:author="john" w:date="2020-10-23T22:42:00Z">
        <w:del w:id="2848" w:author="John Buck" w:date="2023-04-11T15:53:00Z">
          <w:r w:rsidRPr="003E4746" w:rsidDel="00917410">
            <w:rPr>
              <w:rStyle w:val="Hyperlink"/>
              <w:b w:val="0"/>
              <w:bCs w:val="0"/>
            </w:rPr>
            <w:delText>10.6</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Scoreboard  HTML  Files</w:delText>
          </w:r>
          <w:r w:rsidDel="00917410">
            <w:rPr>
              <w:webHidden/>
            </w:rPr>
            <w:tab/>
          </w:r>
        </w:del>
      </w:ins>
      <w:ins w:id="2849" w:author="john" w:date="2020-10-23T22:44:00Z">
        <w:del w:id="2850" w:author="John Buck" w:date="2023-04-11T15:53:00Z">
          <w:r w:rsidDel="00917410">
            <w:rPr>
              <w:webHidden/>
            </w:rPr>
            <w:delText>89</w:delText>
          </w:r>
        </w:del>
      </w:ins>
    </w:p>
    <w:p w14:paraId="6606E62C" w14:textId="77777777" w:rsidR="008B4237" w:rsidDel="00917410" w:rsidRDefault="008B4237">
      <w:pPr>
        <w:pStyle w:val="TOC2"/>
        <w:rPr>
          <w:ins w:id="2851" w:author="john" w:date="2020-10-23T22:42:00Z"/>
          <w:del w:id="2852" w:author="John Buck" w:date="2023-04-11T15:53:00Z"/>
          <w:rFonts w:asciiTheme="minorHAnsi" w:eastAsiaTheme="minorEastAsia" w:hAnsiTheme="minorHAnsi" w:cstheme="minorBidi"/>
          <w:b w:val="0"/>
          <w:bCs w:val="0"/>
          <w:sz w:val="22"/>
          <w:szCs w:val="22"/>
        </w:rPr>
      </w:pPr>
      <w:ins w:id="2853" w:author="john" w:date="2020-10-23T22:42:00Z">
        <w:del w:id="2854" w:author="John Buck" w:date="2023-04-11T15:53:00Z">
          <w:r w:rsidRPr="003E4746" w:rsidDel="00917410">
            <w:rPr>
              <w:rStyle w:val="Hyperlink"/>
              <w:b w:val="0"/>
              <w:bCs w:val="0"/>
            </w:rPr>
            <w:delText>10.7</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Scoring Groups</w:delText>
          </w:r>
          <w:r w:rsidDel="00917410">
            <w:rPr>
              <w:webHidden/>
            </w:rPr>
            <w:tab/>
          </w:r>
        </w:del>
      </w:ins>
      <w:ins w:id="2855" w:author="john" w:date="2020-10-23T22:44:00Z">
        <w:del w:id="2856" w:author="John Buck" w:date="2023-04-11T15:53:00Z">
          <w:r w:rsidDel="00917410">
            <w:rPr>
              <w:webHidden/>
            </w:rPr>
            <w:delText>91</w:delText>
          </w:r>
        </w:del>
      </w:ins>
    </w:p>
    <w:p w14:paraId="31B91421" w14:textId="77777777" w:rsidR="008B4237" w:rsidDel="00917410" w:rsidRDefault="008B4237">
      <w:pPr>
        <w:pStyle w:val="TOC2"/>
        <w:rPr>
          <w:ins w:id="2857" w:author="john" w:date="2020-10-23T22:42:00Z"/>
          <w:del w:id="2858" w:author="John Buck" w:date="2023-04-11T15:53:00Z"/>
          <w:rFonts w:asciiTheme="minorHAnsi" w:eastAsiaTheme="minorEastAsia" w:hAnsiTheme="minorHAnsi" w:cstheme="minorBidi"/>
          <w:b w:val="0"/>
          <w:bCs w:val="0"/>
          <w:sz w:val="22"/>
          <w:szCs w:val="22"/>
        </w:rPr>
      </w:pPr>
      <w:ins w:id="2859" w:author="john" w:date="2020-10-23T22:42:00Z">
        <w:del w:id="2860" w:author="John Buck" w:date="2023-04-11T15:53:00Z">
          <w:r w:rsidRPr="003E4746" w:rsidDel="00917410">
            <w:rPr>
              <w:rStyle w:val="Hyperlink"/>
              <w:b w:val="0"/>
              <w:bCs w:val="0"/>
            </w:rPr>
            <w:delText>10.8</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Managing HTML File Generation</w:delText>
          </w:r>
          <w:r w:rsidDel="00917410">
            <w:rPr>
              <w:webHidden/>
            </w:rPr>
            <w:tab/>
          </w:r>
        </w:del>
      </w:ins>
      <w:ins w:id="2861" w:author="john" w:date="2020-10-23T22:44:00Z">
        <w:del w:id="2862" w:author="John Buck" w:date="2023-04-11T15:53:00Z">
          <w:r w:rsidDel="00917410">
            <w:rPr>
              <w:webHidden/>
            </w:rPr>
            <w:delText>92</w:delText>
          </w:r>
        </w:del>
      </w:ins>
    </w:p>
    <w:p w14:paraId="24461047" w14:textId="77777777" w:rsidR="008B4237" w:rsidDel="00917410" w:rsidRDefault="008B4237">
      <w:pPr>
        <w:pStyle w:val="TOC2"/>
        <w:rPr>
          <w:ins w:id="2863" w:author="john" w:date="2020-10-23T22:42:00Z"/>
          <w:del w:id="2864" w:author="John Buck" w:date="2023-04-11T15:53:00Z"/>
          <w:rFonts w:asciiTheme="minorHAnsi" w:eastAsiaTheme="minorEastAsia" w:hAnsiTheme="minorHAnsi" w:cstheme="minorBidi"/>
          <w:b w:val="0"/>
          <w:bCs w:val="0"/>
          <w:sz w:val="22"/>
          <w:szCs w:val="22"/>
        </w:rPr>
      </w:pPr>
      <w:ins w:id="2865" w:author="john" w:date="2020-10-23T22:42:00Z">
        <w:del w:id="2866" w:author="John Buck" w:date="2023-04-11T15:53:00Z">
          <w:r w:rsidRPr="003E4746" w:rsidDel="00917410">
            <w:rPr>
              <w:rStyle w:val="Hyperlink"/>
              <w:b w:val="0"/>
              <w:bCs w:val="0"/>
            </w:rPr>
            <w:delText>10.9</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No-GUI Mode</w:delText>
          </w:r>
          <w:r w:rsidDel="00917410">
            <w:rPr>
              <w:webHidden/>
            </w:rPr>
            <w:tab/>
          </w:r>
        </w:del>
      </w:ins>
      <w:ins w:id="2867" w:author="john" w:date="2020-10-23T22:44:00Z">
        <w:del w:id="2868" w:author="John Buck" w:date="2023-04-11T15:53:00Z">
          <w:r w:rsidDel="00917410">
            <w:rPr>
              <w:webHidden/>
            </w:rPr>
            <w:delText>94</w:delText>
          </w:r>
        </w:del>
      </w:ins>
    </w:p>
    <w:p w14:paraId="2EEB48EA" w14:textId="77777777" w:rsidR="008B4237" w:rsidDel="00917410" w:rsidRDefault="008B4237" w:rsidP="008B4237">
      <w:pPr>
        <w:pStyle w:val="TOC1"/>
        <w:rPr>
          <w:ins w:id="2869" w:author="john" w:date="2020-10-23T22:42:00Z"/>
          <w:del w:id="2870" w:author="John Buck" w:date="2023-04-11T15:53:00Z"/>
          <w:rFonts w:asciiTheme="minorHAnsi" w:eastAsiaTheme="minorEastAsia" w:hAnsiTheme="minorHAnsi" w:cstheme="minorBidi"/>
          <w:sz w:val="22"/>
          <w:szCs w:val="22"/>
        </w:rPr>
      </w:pPr>
      <w:ins w:id="2871" w:author="john" w:date="2020-10-23T22:42:00Z">
        <w:del w:id="2872" w:author="John Buck" w:date="2023-04-11T15:53:00Z">
          <w:r w:rsidRPr="003E4746" w:rsidDel="00917410">
            <w:rPr>
              <w:rStyle w:val="Hyperlink"/>
              <w:b w:val="0"/>
              <w:bCs w:val="0"/>
              <w:iCs w:val="0"/>
            </w:rPr>
            <w:delText>11</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Finishing the Contest</w:delText>
          </w:r>
          <w:r w:rsidDel="00917410">
            <w:rPr>
              <w:webHidden/>
            </w:rPr>
            <w:tab/>
          </w:r>
        </w:del>
      </w:ins>
      <w:ins w:id="2873" w:author="john" w:date="2020-10-23T22:44:00Z">
        <w:del w:id="2874" w:author="John Buck" w:date="2023-04-11T15:53:00Z">
          <w:r w:rsidDel="00917410">
            <w:rPr>
              <w:webHidden/>
            </w:rPr>
            <w:delText>95</w:delText>
          </w:r>
        </w:del>
      </w:ins>
    </w:p>
    <w:p w14:paraId="1358F9AD" w14:textId="77777777" w:rsidR="008B4237" w:rsidDel="00917410" w:rsidRDefault="008B4237">
      <w:pPr>
        <w:pStyle w:val="TOC2"/>
        <w:rPr>
          <w:ins w:id="2875" w:author="john" w:date="2020-10-23T22:42:00Z"/>
          <w:del w:id="2876" w:author="John Buck" w:date="2023-04-11T15:53:00Z"/>
          <w:rFonts w:asciiTheme="minorHAnsi" w:eastAsiaTheme="minorEastAsia" w:hAnsiTheme="minorHAnsi" w:cstheme="minorBidi"/>
          <w:b w:val="0"/>
          <w:bCs w:val="0"/>
          <w:sz w:val="22"/>
          <w:szCs w:val="22"/>
        </w:rPr>
      </w:pPr>
      <w:ins w:id="2877" w:author="john" w:date="2020-10-23T22:42:00Z">
        <w:del w:id="2878" w:author="John Buck" w:date="2023-04-11T15:53:00Z">
          <w:r w:rsidRPr="003E4746" w:rsidDel="00917410">
            <w:rPr>
              <w:rStyle w:val="Hyperlink"/>
              <w:b w:val="0"/>
              <w:bCs w:val="0"/>
            </w:rPr>
            <w:delText>11.1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Finalizing</w:delText>
          </w:r>
          <w:r w:rsidDel="00917410">
            <w:rPr>
              <w:webHidden/>
            </w:rPr>
            <w:tab/>
          </w:r>
        </w:del>
      </w:ins>
      <w:ins w:id="2879" w:author="john" w:date="2020-10-23T22:44:00Z">
        <w:del w:id="2880" w:author="John Buck" w:date="2023-04-11T15:53:00Z">
          <w:r w:rsidDel="00917410">
            <w:rPr>
              <w:webHidden/>
            </w:rPr>
            <w:delText>95</w:delText>
          </w:r>
        </w:del>
      </w:ins>
    </w:p>
    <w:p w14:paraId="576F0BF5" w14:textId="77777777" w:rsidR="008B4237" w:rsidDel="00917410" w:rsidRDefault="008B4237">
      <w:pPr>
        <w:pStyle w:val="TOC2"/>
        <w:rPr>
          <w:ins w:id="2881" w:author="john" w:date="2020-10-23T22:42:00Z"/>
          <w:del w:id="2882" w:author="John Buck" w:date="2023-04-11T15:53:00Z"/>
          <w:rFonts w:asciiTheme="minorHAnsi" w:eastAsiaTheme="minorEastAsia" w:hAnsiTheme="minorHAnsi" w:cstheme="minorBidi"/>
          <w:b w:val="0"/>
          <w:bCs w:val="0"/>
          <w:sz w:val="22"/>
          <w:szCs w:val="22"/>
        </w:rPr>
      </w:pPr>
      <w:ins w:id="2883" w:author="john" w:date="2020-10-23T22:42:00Z">
        <w:del w:id="2884" w:author="John Buck" w:date="2023-04-11T15:53:00Z">
          <w:r w:rsidRPr="003E4746" w:rsidDel="00917410">
            <w:rPr>
              <w:rStyle w:val="Hyperlink"/>
              <w:b w:val="0"/>
              <w:bCs w:val="0"/>
            </w:rPr>
            <w:delText>11.2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Exporting Contest Results</w:delText>
          </w:r>
          <w:r w:rsidDel="00917410">
            <w:rPr>
              <w:webHidden/>
            </w:rPr>
            <w:tab/>
          </w:r>
        </w:del>
      </w:ins>
      <w:ins w:id="2885" w:author="john" w:date="2020-10-23T22:44:00Z">
        <w:del w:id="2886" w:author="John Buck" w:date="2023-04-11T15:53:00Z">
          <w:r w:rsidDel="00917410">
            <w:rPr>
              <w:webHidden/>
            </w:rPr>
            <w:delText>96</w:delText>
          </w:r>
        </w:del>
      </w:ins>
    </w:p>
    <w:p w14:paraId="5A2A92FD" w14:textId="77777777" w:rsidR="008B4237" w:rsidDel="00917410" w:rsidRDefault="008B4237">
      <w:pPr>
        <w:pStyle w:val="TOC3"/>
        <w:rPr>
          <w:ins w:id="2887" w:author="john" w:date="2020-10-23T22:42:00Z"/>
          <w:del w:id="2888" w:author="John Buck" w:date="2023-04-11T15:53:00Z"/>
          <w:rFonts w:asciiTheme="minorHAnsi" w:eastAsiaTheme="minorEastAsia" w:hAnsiTheme="minorHAnsi" w:cstheme="minorBidi"/>
          <w:sz w:val="22"/>
          <w:szCs w:val="22"/>
        </w:rPr>
      </w:pPr>
      <w:ins w:id="2889" w:author="john" w:date="2020-10-23T22:42:00Z">
        <w:del w:id="2890" w:author="John Buck" w:date="2023-04-11T15:53:00Z">
          <w:r w:rsidRPr="003E4746" w:rsidDel="00917410">
            <w:rPr>
              <w:rStyle w:val="Hyperlink"/>
            </w:rPr>
            <w:delText>11.2.1</w:delText>
          </w:r>
          <w:r w:rsidDel="00917410">
            <w:rPr>
              <w:rFonts w:asciiTheme="minorHAnsi" w:eastAsiaTheme="minorEastAsia" w:hAnsiTheme="minorHAnsi" w:cstheme="minorBidi"/>
              <w:sz w:val="22"/>
              <w:szCs w:val="22"/>
            </w:rPr>
            <w:tab/>
          </w:r>
          <w:r w:rsidRPr="003E4746" w:rsidDel="00917410">
            <w:rPr>
              <w:rStyle w:val="Hyperlink"/>
            </w:rPr>
            <w:delText xml:space="preserve">Generating a </w:delText>
          </w:r>
          <w:r w:rsidRPr="003E4746" w:rsidDel="00917410">
            <w:rPr>
              <w:rStyle w:val="Hyperlink"/>
              <w:i/>
            </w:rPr>
            <w:delText>results.tsv</w:delText>
          </w:r>
          <w:r w:rsidRPr="003E4746" w:rsidDel="00917410">
            <w:rPr>
              <w:rStyle w:val="Hyperlink"/>
            </w:rPr>
            <w:delText xml:space="preserve"> export file</w:delText>
          </w:r>
          <w:r w:rsidDel="00917410">
            <w:rPr>
              <w:webHidden/>
            </w:rPr>
            <w:tab/>
          </w:r>
        </w:del>
      </w:ins>
      <w:ins w:id="2891" w:author="john" w:date="2020-10-23T22:44:00Z">
        <w:del w:id="2892" w:author="John Buck" w:date="2023-04-11T15:53:00Z">
          <w:r w:rsidDel="00917410">
            <w:rPr>
              <w:webHidden/>
            </w:rPr>
            <w:delText>96</w:delText>
          </w:r>
        </w:del>
      </w:ins>
    </w:p>
    <w:p w14:paraId="2E55DDB6" w14:textId="77777777" w:rsidR="008B4237" w:rsidDel="00917410" w:rsidRDefault="008B4237">
      <w:pPr>
        <w:pStyle w:val="TOC3"/>
        <w:rPr>
          <w:ins w:id="2893" w:author="john" w:date="2020-10-23T22:42:00Z"/>
          <w:del w:id="2894" w:author="John Buck" w:date="2023-04-11T15:53:00Z"/>
          <w:rFonts w:asciiTheme="minorHAnsi" w:eastAsiaTheme="minorEastAsia" w:hAnsiTheme="minorHAnsi" w:cstheme="minorBidi"/>
          <w:sz w:val="22"/>
          <w:szCs w:val="22"/>
        </w:rPr>
      </w:pPr>
      <w:ins w:id="2895" w:author="john" w:date="2020-10-23T22:42:00Z">
        <w:del w:id="2896" w:author="John Buck" w:date="2023-04-11T15:53:00Z">
          <w:r w:rsidRPr="003E4746" w:rsidDel="00917410">
            <w:rPr>
              <w:rStyle w:val="Hyperlink"/>
            </w:rPr>
            <w:delText>11.2.2</w:delText>
          </w:r>
          <w:r w:rsidDel="00917410">
            <w:rPr>
              <w:rFonts w:asciiTheme="minorHAnsi" w:eastAsiaTheme="minorEastAsia" w:hAnsiTheme="minorHAnsi" w:cstheme="minorBidi"/>
              <w:sz w:val="22"/>
              <w:szCs w:val="22"/>
            </w:rPr>
            <w:tab/>
          </w:r>
          <w:r w:rsidRPr="003E4746" w:rsidDel="00917410">
            <w:rPr>
              <w:rStyle w:val="Hyperlink"/>
            </w:rPr>
            <w:delText xml:space="preserve">Generating a </w:delText>
          </w:r>
          <w:r w:rsidRPr="003E4746" w:rsidDel="00917410">
            <w:rPr>
              <w:rStyle w:val="Hyperlink"/>
              <w:i/>
            </w:rPr>
            <w:delText xml:space="preserve">pc2export.dat </w:delText>
          </w:r>
          <w:r w:rsidRPr="003E4746" w:rsidDel="00917410">
            <w:rPr>
              <w:rStyle w:val="Hyperlink"/>
            </w:rPr>
            <w:delText>export file</w:delText>
          </w:r>
          <w:r w:rsidDel="00917410">
            <w:rPr>
              <w:webHidden/>
            </w:rPr>
            <w:tab/>
          </w:r>
        </w:del>
      </w:ins>
      <w:ins w:id="2897" w:author="john" w:date="2020-10-23T22:44:00Z">
        <w:del w:id="2898" w:author="John Buck" w:date="2023-04-11T15:53:00Z">
          <w:r w:rsidDel="00917410">
            <w:rPr>
              <w:webHidden/>
            </w:rPr>
            <w:delText>96</w:delText>
          </w:r>
        </w:del>
      </w:ins>
    </w:p>
    <w:p w14:paraId="2F2754E0" w14:textId="77777777" w:rsidR="008B4237" w:rsidDel="00917410" w:rsidRDefault="008B4237">
      <w:pPr>
        <w:pStyle w:val="TOC2"/>
        <w:rPr>
          <w:ins w:id="2899" w:author="john" w:date="2020-10-23T22:42:00Z"/>
          <w:del w:id="2900" w:author="John Buck" w:date="2023-04-11T15:53:00Z"/>
          <w:rFonts w:asciiTheme="minorHAnsi" w:eastAsiaTheme="minorEastAsia" w:hAnsiTheme="minorHAnsi" w:cstheme="minorBidi"/>
          <w:b w:val="0"/>
          <w:bCs w:val="0"/>
          <w:sz w:val="22"/>
          <w:szCs w:val="22"/>
        </w:rPr>
      </w:pPr>
      <w:ins w:id="2901" w:author="john" w:date="2020-10-23T22:42:00Z">
        <w:del w:id="2902" w:author="John Buck" w:date="2023-04-11T15:53:00Z">
          <w:r w:rsidRPr="003E4746" w:rsidDel="00917410">
            <w:rPr>
              <w:rStyle w:val="Hyperlink"/>
              <w:b w:val="0"/>
              <w:bCs w:val="0"/>
            </w:rPr>
            <w:delText>11.3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Shutting Down</w:delText>
          </w:r>
          <w:r w:rsidDel="00917410">
            <w:rPr>
              <w:webHidden/>
            </w:rPr>
            <w:tab/>
          </w:r>
        </w:del>
      </w:ins>
      <w:ins w:id="2903" w:author="john" w:date="2020-10-23T22:44:00Z">
        <w:del w:id="2904" w:author="John Buck" w:date="2023-04-11T15:53:00Z">
          <w:r w:rsidDel="00917410">
            <w:rPr>
              <w:webHidden/>
            </w:rPr>
            <w:delText>96</w:delText>
          </w:r>
        </w:del>
      </w:ins>
    </w:p>
    <w:p w14:paraId="12EFF357" w14:textId="77777777" w:rsidR="008B4237" w:rsidDel="00917410" w:rsidRDefault="008B4237" w:rsidP="008B4237">
      <w:pPr>
        <w:pStyle w:val="TOC1"/>
        <w:rPr>
          <w:ins w:id="2905" w:author="john" w:date="2020-10-23T22:42:00Z"/>
          <w:del w:id="2906" w:author="John Buck" w:date="2023-04-11T15:53:00Z"/>
          <w:rFonts w:asciiTheme="minorHAnsi" w:eastAsiaTheme="minorEastAsia" w:hAnsiTheme="minorHAnsi" w:cstheme="minorBidi"/>
          <w:sz w:val="22"/>
          <w:szCs w:val="22"/>
        </w:rPr>
      </w:pPr>
      <w:ins w:id="2907" w:author="john" w:date="2020-10-23T22:42:00Z">
        <w:del w:id="2908" w:author="John Buck" w:date="2023-04-11T15:53:00Z">
          <w:r w:rsidRPr="003E4746" w:rsidDel="00917410">
            <w:rPr>
              <w:rStyle w:val="Hyperlink"/>
              <w:b w:val="0"/>
              <w:bCs w:val="0"/>
              <w:iCs w:val="0"/>
            </w:rPr>
            <w:delText>Appendix A  –  pc2v9.ini Attributes</w:delText>
          </w:r>
          <w:r w:rsidDel="00917410">
            <w:rPr>
              <w:webHidden/>
            </w:rPr>
            <w:tab/>
          </w:r>
        </w:del>
      </w:ins>
      <w:ins w:id="2909" w:author="john" w:date="2020-10-23T22:44:00Z">
        <w:del w:id="2910" w:author="John Buck" w:date="2023-04-11T15:53:00Z">
          <w:r w:rsidDel="00917410">
            <w:rPr>
              <w:webHidden/>
            </w:rPr>
            <w:delText>98</w:delText>
          </w:r>
        </w:del>
      </w:ins>
    </w:p>
    <w:p w14:paraId="1A56FB8B" w14:textId="77777777" w:rsidR="008B4237" w:rsidDel="00917410" w:rsidRDefault="008B4237" w:rsidP="008B4237">
      <w:pPr>
        <w:pStyle w:val="TOC1"/>
        <w:rPr>
          <w:ins w:id="2911" w:author="john" w:date="2020-10-23T22:42:00Z"/>
          <w:del w:id="2912" w:author="John Buck" w:date="2023-04-11T15:53:00Z"/>
          <w:rFonts w:asciiTheme="minorHAnsi" w:eastAsiaTheme="minorEastAsia" w:hAnsiTheme="minorHAnsi" w:cstheme="minorBidi"/>
          <w:sz w:val="22"/>
          <w:szCs w:val="22"/>
        </w:rPr>
      </w:pPr>
      <w:ins w:id="2913" w:author="john" w:date="2020-10-23T22:42:00Z">
        <w:del w:id="2914" w:author="John Buck" w:date="2023-04-11T15:53:00Z">
          <w:r w:rsidRPr="003E4746" w:rsidDel="00917410">
            <w:rPr>
              <w:rStyle w:val="Hyperlink"/>
              <w:b w:val="0"/>
              <w:bCs w:val="0"/>
              <w:iCs w:val="0"/>
            </w:rPr>
            <w:delText>Appendix B  –  Networking Constraints</w:delText>
          </w:r>
          <w:r w:rsidDel="00917410">
            <w:rPr>
              <w:webHidden/>
            </w:rPr>
            <w:tab/>
          </w:r>
        </w:del>
      </w:ins>
      <w:ins w:id="2915" w:author="john" w:date="2020-10-23T22:44:00Z">
        <w:del w:id="2916" w:author="John Buck" w:date="2023-04-11T15:53:00Z">
          <w:r w:rsidDel="00917410">
            <w:rPr>
              <w:webHidden/>
            </w:rPr>
            <w:delText>100</w:delText>
          </w:r>
        </w:del>
      </w:ins>
    </w:p>
    <w:p w14:paraId="15FCBA0C" w14:textId="77777777" w:rsidR="008B4237" w:rsidDel="00917410" w:rsidRDefault="008B4237" w:rsidP="008B4237">
      <w:pPr>
        <w:pStyle w:val="TOC1"/>
        <w:rPr>
          <w:ins w:id="2917" w:author="john" w:date="2020-10-23T22:42:00Z"/>
          <w:del w:id="2918" w:author="John Buck" w:date="2023-04-11T15:53:00Z"/>
          <w:rFonts w:asciiTheme="minorHAnsi" w:eastAsiaTheme="minorEastAsia" w:hAnsiTheme="minorHAnsi" w:cstheme="minorBidi"/>
          <w:sz w:val="22"/>
          <w:szCs w:val="22"/>
        </w:rPr>
      </w:pPr>
      <w:ins w:id="2919" w:author="john" w:date="2020-10-23T22:42:00Z">
        <w:del w:id="2920" w:author="John Buck" w:date="2023-04-11T15:53:00Z">
          <w:r w:rsidRPr="003E4746" w:rsidDel="00917410">
            <w:rPr>
              <w:rStyle w:val="Hyperlink"/>
              <w:b w:val="0"/>
              <w:bCs w:val="0"/>
              <w:iCs w:val="0"/>
            </w:rPr>
            <w:delText>Appendix C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Server Command Line Arguments</w:delText>
          </w:r>
          <w:r w:rsidDel="00917410">
            <w:rPr>
              <w:webHidden/>
            </w:rPr>
            <w:tab/>
          </w:r>
        </w:del>
      </w:ins>
      <w:ins w:id="2921" w:author="john" w:date="2020-10-23T22:44:00Z">
        <w:del w:id="2922" w:author="John Buck" w:date="2023-04-11T15:53:00Z">
          <w:r w:rsidDel="00917410">
            <w:rPr>
              <w:webHidden/>
            </w:rPr>
            <w:delText>102</w:delText>
          </w:r>
        </w:del>
      </w:ins>
    </w:p>
    <w:p w14:paraId="1B7A1AD4" w14:textId="77777777" w:rsidR="008B4237" w:rsidDel="00917410" w:rsidRDefault="008B4237" w:rsidP="008B4237">
      <w:pPr>
        <w:pStyle w:val="TOC1"/>
        <w:rPr>
          <w:ins w:id="2923" w:author="john" w:date="2020-10-23T22:42:00Z"/>
          <w:del w:id="2924" w:author="John Buck" w:date="2023-04-11T15:53:00Z"/>
          <w:rFonts w:asciiTheme="minorHAnsi" w:eastAsiaTheme="minorEastAsia" w:hAnsiTheme="minorHAnsi" w:cstheme="minorBidi"/>
          <w:sz w:val="22"/>
          <w:szCs w:val="22"/>
        </w:rPr>
      </w:pPr>
      <w:ins w:id="2925" w:author="john" w:date="2020-10-23T22:42:00Z">
        <w:del w:id="2926" w:author="John Buck" w:date="2023-04-11T15:53:00Z">
          <w:r w:rsidRPr="003E4746" w:rsidDel="00917410">
            <w:rPr>
              <w:rStyle w:val="Hyperlink"/>
              <w:b w:val="0"/>
              <w:bCs w:val="0"/>
              <w:iCs w:val="0"/>
            </w:rPr>
            <w:delText>Appendix D  –  ICPC Import/Export Interfaces</w:delText>
          </w:r>
          <w:r w:rsidDel="00917410">
            <w:rPr>
              <w:webHidden/>
            </w:rPr>
            <w:tab/>
          </w:r>
        </w:del>
      </w:ins>
      <w:ins w:id="2927" w:author="john" w:date="2020-10-23T22:44:00Z">
        <w:del w:id="2928" w:author="John Buck" w:date="2023-04-11T15:53:00Z">
          <w:r w:rsidDel="00917410">
            <w:rPr>
              <w:webHidden/>
            </w:rPr>
            <w:delText>104</w:delText>
          </w:r>
        </w:del>
      </w:ins>
    </w:p>
    <w:p w14:paraId="366400E5" w14:textId="77777777" w:rsidR="008B4237" w:rsidDel="00917410" w:rsidRDefault="008B4237" w:rsidP="008B4237">
      <w:pPr>
        <w:pStyle w:val="TOC1"/>
        <w:rPr>
          <w:ins w:id="2929" w:author="john" w:date="2020-10-23T22:42:00Z"/>
          <w:del w:id="2930" w:author="John Buck" w:date="2023-04-11T15:53:00Z"/>
          <w:rFonts w:asciiTheme="minorHAnsi" w:eastAsiaTheme="minorEastAsia" w:hAnsiTheme="minorHAnsi" w:cstheme="minorBidi"/>
          <w:sz w:val="22"/>
          <w:szCs w:val="22"/>
        </w:rPr>
      </w:pPr>
      <w:ins w:id="2931" w:author="john" w:date="2020-10-23T22:42:00Z">
        <w:del w:id="2932" w:author="John Buck" w:date="2023-04-11T15:53:00Z">
          <w:r w:rsidRPr="003E4746" w:rsidDel="00917410">
            <w:rPr>
              <w:rStyle w:val="Hyperlink"/>
              <w:b w:val="0"/>
              <w:bCs w:val="0"/>
              <w:iCs w:val="0"/>
            </w:rPr>
            <w:delText>Appendix E  –  Output Validators</w:delText>
          </w:r>
          <w:r w:rsidDel="00917410">
            <w:rPr>
              <w:webHidden/>
            </w:rPr>
            <w:tab/>
          </w:r>
        </w:del>
      </w:ins>
      <w:ins w:id="2933" w:author="john" w:date="2020-10-23T22:44:00Z">
        <w:del w:id="2934" w:author="John Buck" w:date="2023-04-11T15:53:00Z">
          <w:r w:rsidDel="00917410">
            <w:rPr>
              <w:webHidden/>
            </w:rPr>
            <w:delText>110</w:delText>
          </w:r>
        </w:del>
      </w:ins>
    </w:p>
    <w:p w14:paraId="35832EC7" w14:textId="77777777" w:rsidR="008B4237" w:rsidDel="00917410" w:rsidRDefault="008B4237" w:rsidP="008B4237">
      <w:pPr>
        <w:pStyle w:val="TOC1"/>
        <w:rPr>
          <w:ins w:id="2935" w:author="john" w:date="2020-10-23T22:42:00Z"/>
          <w:del w:id="2936" w:author="John Buck" w:date="2023-04-11T15:53:00Z"/>
          <w:rFonts w:asciiTheme="minorHAnsi" w:eastAsiaTheme="minorEastAsia" w:hAnsiTheme="minorHAnsi" w:cstheme="minorBidi"/>
          <w:sz w:val="22"/>
          <w:szCs w:val="22"/>
        </w:rPr>
      </w:pPr>
      <w:ins w:id="2937" w:author="john" w:date="2020-10-23T22:42:00Z">
        <w:del w:id="2938" w:author="John Buck" w:date="2023-04-11T15:53:00Z">
          <w:r w:rsidRPr="003E4746" w:rsidDel="00917410">
            <w:rPr>
              <w:rStyle w:val="Hyperlink"/>
              <w:b w:val="0"/>
              <w:bCs w:val="0"/>
              <w:iCs w:val="0"/>
            </w:rPr>
            <w:delText>Appendix F  –  Language Definitions</w:delText>
          </w:r>
          <w:r w:rsidDel="00917410">
            <w:rPr>
              <w:webHidden/>
            </w:rPr>
            <w:tab/>
          </w:r>
        </w:del>
      </w:ins>
      <w:ins w:id="2939" w:author="john" w:date="2020-10-23T22:44:00Z">
        <w:del w:id="2940" w:author="John Buck" w:date="2023-04-11T15:53:00Z">
          <w:r w:rsidDel="00917410">
            <w:rPr>
              <w:webHidden/>
            </w:rPr>
            <w:delText>123</w:delText>
          </w:r>
        </w:del>
      </w:ins>
    </w:p>
    <w:p w14:paraId="04A65D1E" w14:textId="77777777" w:rsidR="008B4237" w:rsidDel="00917410" w:rsidRDefault="008B4237" w:rsidP="008B4237">
      <w:pPr>
        <w:pStyle w:val="TOC1"/>
        <w:rPr>
          <w:ins w:id="2941" w:author="john" w:date="2020-10-23T22:42:00Z"/>
          <w:del w:id="2942" w:author="John Buck" w:date="2023-04-11T15:53:00Z"/>
          <w:rFonts w:asciiTheme="minorHAnsi" w:eastAsiaTheme="minorEastAsia" w:hAnsiTheme="minorHAnsi" w:cstheme="minorBidi"/>
          <w:sz w:val="22"/>
          <w:szCs w:val="22"/>
        </w:rPr>
      </w:pPr>
      <w:ins w:id="2943" w:author="john" w:date="2020-10-23T22:42:00Z">
        <w:del w:id="2944" w:author="John Buck" w:date="2023-04-11T15:53:00Z">
          <w:r w:rsidRPr="003E4746" w:rsidDel="00917410">
            <w:rPr>
              <w:rStyle w:val="Hyperlink"/>
              <w:b w:val="0"/>
              <w:bCs w:val="0"/>
              <w:iCs w:val="0"/>
            </w:rPr>
            <w:delText>Appendix G –  Using the PC</w:delText>
          </w:r>
          <w:r w:rsidRPr="003E4746" w:rsidDel="00917410">
            <w:rPr>
              <w:rStyle w:val="Hyperlink"/>
              <w:b w:val="0"/>
              <w:bCs w:val="0"/>
              <w:iCs w:val="0"/>
              <w:vertAlign w:val="superscript"/>
            </w:rPr>
            <w:delText xml:space="preserve">2 </w:delText>
          </w:r>
          <w:r w:rsidRPr="003E4746" w:rsidDel="00917410">
            <w:rPr>
              <w:rStyle w:val="Hyperlink"/>
              <w:b w:val="0"/>
              <w:bCs w:val="0"/>
              <w:iCs w:val="0"/>
            </w:rPr>
            <w:delText>API</w:delText>
          </w:r>
          <w:r w:rsidDel="00917410">
            <w:rPr>
              <w:webHidden/>
            </w:rPr>
            <w:tab/>
          </w:r>
        </w:del>
      </w:ins>
      <w:ins w:id="2945" w:author="john" w:date="2020-10-23T22:44:00Z">
        <w:del w:id="2946" w:author="John Buck" w:date="2023-04-11T15:53:00Z">
          <w:r w:rsidDel="00917410">
            <w:rPr>
              <w:webHidden/>
            </w:rPr>
            <w:delText>128</w:delText>
          </w:r>
        </w:del>
      </w:ins>
    </w:p>
    <w:p w14:paraId="7D4EECAF" w14:textId="77777777" w:rsidR="008B4237" w:rsidDel="00917410" w:rsidRDefault="008B4237" w:rsidP="008B4237">
      <w:pPr>
        <w:pStyle w:val="TOC1"/>
        <w:rPr>
          <w:ins w:id="2947" w:author="john" w:date="2020-10-23T22:42:00Z"/>
          <w:del w:id="2948" w:author="John Buck" w:date="2023-04-11T15:53:00Z"/>
          <w:rFonts w:asciiTheme="minorHAnsi" w:eastAsiaTheme="minorEastAsia" w:hAnsiTheme="minorHAnsi" w:cstheme="minorBidi"/>
          <w:sz w:val="22"/>
          <w:szCs w:val="22"/>
        </w:rPr>
      </w:pPr>
      <w:ins w:id="2949" w:author="john" w:date="2020-10-23T22:42:00Z">
        <w:del w:id="2950" w:author="John Buck" w:date="2023-04-11T15:53:00Z">
          <w:r w:rsidRPr="003E4746" w:rsidDel="00917410">
            <w:rPr>
              <w:rStyle w:val="Hyperlink"/>
              <w:b w:val="0"/>
              <w:bCs w:val="0"/>
              <w:iCs w:val="0"/>
            </w:rPr>
            <w:delText>Appendix H – Troubleshooting / Getting Help</w:delText>
          </w:r>
          <w:r w:rsidDel="00917410">
            <w:rPr>
              <w:webHidden/>
            </w:rPr>
            <w:tab/>
          </w:r>
        </w:del>
      </w:ins>
      <w:ins w:id="2951" w:author="john" w:date="2020-10-23T22:44:00Z">
        <w:del w:id="2952" w:author="John Buck" w:date="2023-04-11T15:53:00Z">
          <w:r w:rsidDel="00917410">
            <w:rPr>
              <w:webHidden/>
            </w:rPr>
            <w:delText>129</w:delText>
          </w:r>
        </w:del>
      </w:ins>
    </w:p>
    <w:p w14:paraId="57DAFCE5" w14:textId="77777777" w:rsidR="008B4237" w:rsidDel="00917410" w:rsidRDefault="008B4237" w:rsidP="008B4237">
      <w:pPr>
        <w:pStyle w:val="TOC1"/>
        <w:rPr>
          <w:ins w:id="2953" w:author="john" w:date="2020-10-23T22:42:00Z"/>
          <w:del w:id="2954" w:author="John Buck" w:date="2023-04-11T15:53:00Z"/>
          <w:rFonts w:asciiTheme="minorHAnsi" w:eastAsiaTheme="minorEastAsia" w:hAnsiTheme="minorHAnsi" w:cstheme="minorBidi"/>
          <w:sz w:val="22"/>
          <w:szCs w:val="22"/>
        </w:rPr>
      </w:pPr>
      <w:ins w:id="2955" w:author="john" w:date="2020-10-23T22:42:00Z">
        <w:del w:id="2956" w:author="John Buck" w:date="2023-04-11T15:53:00Z">
          <w:r w:rsidRPr="003E4746" w:rsidDel="00917410">
            <w:rPr>
              <w:rStyle w:val="Hyperlink"/>
              <w:b w:val="0"/>
              <w:bCs w:val="0"/>
              <w:iCs w:val="0"/>
            </w:rPr>
            <w:delText>Appendix I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Distribution Contents</w:delText>
          </w:r>
          <w:r w:rsidDel="00917410">
            <w:rPr>
              <w:webHidden/>
            </w:rPr>
            <w:tab/>
          </w:r>
        </w:del>
      </w:ins>
      <w:ins w:id="2957" w:author="john" w:date="2020-10-23T22:44:00Z">
        <w:del w:id="2958" w:author="John Buck" w:date="2023-04-11T15:53:00Z">
          <w:r w:rsidDel="00917410">
            <w:rPr>
              <w:webHidden/>
            </w:rPr>
            <w:delText>130</w:delText>
          </w:r>
        </w:del>
      </w:ins>
    </w:p>
    <w:p w14:paraId="0724B8D5" w14:textId="77777777" w:rsidR="008B4237" w:rsidDel="00917410" w:rsidRDefault="008B4237" w:rsidP="008B4237">
      <w:pPr>
        <w:pStyle w:val="TOC1"/>
        <w:rPr>
          <w:ins w:id="2959" w:author="john" w:date="2020-10-23T22:42:00Z"/>
          <w:del w:id="2960" w:author="John Buck" w:date="2023-04-11T15:53:00Z"/>
          <w:rFonts w:asciiTheme="minorHAnsi" w:eastAsiaTheme="minorEastAsia" w:hAnsiTheme="minorHAnsi" w:cstheme="minorBidi"/>
          <w:sz w:val="22"/>
          <w:szCs w:val="22"/>
        </w:rPr>
      </w:pPr>
      <w:ins w:id="2961" w:author="john" w:date="2020-10-23T22:42:00Z">
        <w:del w:id="2962" w:author="John Buck" w:date="2023-04-11T15:53:00Z">
          <w:r w:rsidRPr="003E4746" w:rsidDel="00917410">
            <w:rPr>
              <w:rStyle w:val="Hyperlink"/>
              <w:b w:val="0"/>
              <w:bCs w:val="0"/>
              <w:iCs w:val="0"/>
            </w:rPr>
            <w:delText>Appendix J – Log files</w:delText>
          </w:r>
          <w:r w:rsidDel="00917410">
            <w:rPr>
              <w:webHidden/>
            </w:rPr>
            <w:tab/>
          </w:r>
        </w:del>
      </w:ins>
      <w:ins w:id="2963" w:author="john" w:date="2020-10-23T22:44:00Z">
        <w:del w:id="2964" w:author="John Buck" w:date="2023-04-11T15:53:00Z">
          <w:r w:rsidDel="00917410">
            <w:rPr>
              <w:webHidden/>
            </w:rPr>
            <w:delText>131</w:delText>
          </w:r>
        </w:del>
      </w:ins>
    </w:p>
    <w:p w14:paraId="26D37C7A" w14:textId="77777777" w:rsidR="008B4237" w:rsidDel="00917410" w:rsidRDefault="008B4237" w:rsidP="008B4237">
      <w:pPr>
        <w:pStyle w:val="TOC1"/>
        <w:rPr>
          <w:ins w:id="2965" w:author="john" w:date="2020-10-23T22:42:00Z"/>
          <w:del w:id="2966" w:author="John Buck" w:date="2023-04-11T15:53:00Z"/>
          <w:rFonts w:asciiTheme="minorHAnsi" w:eastAsiaTheme="minorEastAsia" w:hAnsiTheme="minorHAnsi" w:cstheme="minorBidi"/>
          <w:sz w:val="22"/>
          <w:szCs w:val="22"/>
        </w:rPr>
      </w:pPr>
      <w:ins w:id="2967" w:author="john" w:date="2020-10-23T22:42:00Z">
        <w:del w:id="2968" w:author="John Buck" w:date="2023-04-11T15:53:00Z">
          <w:r w:rsidRPr="003E4746" w:rsidDel="00917410">
            <w:rPr>
              <w:rStyle w:val="Hyperlink"/>
              <w:b w:val="0"/>
              <w:bCs w:val="0"/>
              <w:iCs w:val="0"/>
            </w:rPr>
            <w:delText>Appendix K – Reports Program</w:delText>
          </w:r>
          <w:r w:rsidDel="00917410">
            <w:rPr>
              <w:webHidden/>
            </w:rPr>
            <w:tab/>
          </w:r>
        </w:del>
      </w:ins>
      <w:ins w:id="2969" w:author="john" w:date="2020-10-23T22:44:00Z">
        <w:del w:id="2970" w:author="John Buck" w:date="2023-04-11T15:53:00Z">
          <w:r w:rsidDel="00917410">
            <w:rPr>
              <w:webHidden/>
            </w:rPr>
            <w:delText>132</w:delText>
          </w:r>
        </w:del>
      </w:ins>
    </w:p>
    <w:p w14:paraId="1A5B1789" w14:textId="77777777" w:rsidR="008B4237" w:rsidDel="00917410" w:rsidRDefault="008B4237" w:rsidP="008B4237">
      <w:pPr>
        <w:pStyle w:val="TOC1"/>
        <w:rPr>
          <w:ins w:id="2971" w:author="john" w:date="2020-10-23T22:42:00Z"/>
          <w:del w:id="2972" w:author="John Buck" w:date="2023-04-11T15:53:00Z"/>
          <w:rFonts w:asciiTheme="minorHAnsi" w:eastAsiaTheme="minorEastAsia" w:hAnsiTheme="minorHAnsi" w:cstheme="minorBidi"/>
          <w:sz w:val="22"/>
          <w:szCs w:val="22"/>
        </w:rPr>
      </w:pPr>
      <w:ins w:id="2973" w:author="john" w:date="2020-10-23T22:42:00Z">
        <w:del w:id="2974" w:author="John Buck" w:date="2023-04-11T15:53:00Z">
          <w:r w:rsidRPr="003E4746" w:rsidDel="00917410">
            <w:rPr>
              <w:rStyle w:val="Hyperlink"/>
              <w:b w:val="0"/>
              <w:bCs w:val="0"/>
              <w:iCs w:val="0"/>
            </w:rPr>
            <w:delText>Appendix L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XML (Legacy) Event Feed</w:delText>
          </w:r>
          <w:r w:rsidDel="00917410">
            <w:rPr>
              <w:webHidden/>
            </w:rPr>
            <w:tab/>
          </w:r>
        </w:del>
      </w:ins>
      <w:ins w:id="2975" w:author="john" w:date="2020-10-23T22:44:00Z">
        <w:del w:id="2976" w:author="John Buck" w:date="2023-04-11T15:53:00Z">
          <w:r w:rsidDel="00917410">
            <w:rPr>
              <w:webHidden/>
            </w:rPr>
            <w:delText>135</w:delText>
          </w:r>
        </w:del>
      </w:ins>
    </w:p>
    <w:p w14:paraId="33A293A0" w14:textId="77777777" w:rsidR="008B4237" w:rsidDel="00917410" w:rsidRDefault="008B4237" w:rsidP="008B4237">
      <w:pPr>
        <w:pStyle w:val="TOC1"/>
        <w:rPr>
          <w:ins w:id="2977" w:author="john" w:date="2020-10-23T22:42:00Z"/>
          <w:del w:id="2978" w:author="John Buck" w:date="2023-04-11T15:53:00Z"/>
          <w:rFonts w:asciiTheme="minorHAnsi" w:eastAsiaTheme="minorEastAsia" w:hAnsiTheme="minorHAnsi" w:cstheme="minorBidi"/>
          <w:sz w:val="22"/>
          <w:szCs w:val="22"/>
        </w:rPr>
      </w:pPr>
      <w:ins w:id="2979" w:author="john" w:date="2020-10-23T22:42:00Z">
        <w:del w:id="2980" w:author="John Buck" w:date="2023-04-11T15:53:00Z">
          <w:r w:rsidRPr="003E4746" w:rsidDel="00917410">
            <w:rPr>
              <w:rStyle w:val="Hyperlink"/>
              <w:b w:val="0"/>
              <w:bCs w:val="0"/>
              <w:iCs w:val="0"/>
            </w:rPr>
            <w:delText>Appendix M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Web Services</w:delText>
          </w:r>
          <w:r w:rsidDel="00917410">
            <w:rPr>
              <w:webHidden/>
            </w:rPr>
            <w:tab/>
          </w:r>
        </w:del>
      </w:ins>
      <w:ins w:id="2981" w:author="john" w:date="2020-10-23T22:44:00Z">
        <w:del w:id="2982" w:author="John Buck" w:date="2023-04-11T15:53:00Z">
          <w:r w:rsidDel="00917410">
            <w:rPr>
              <w:webHidden/>
            </w:rPr>
            <w:delText>139</w:delText>
          </w:r>
        </w:del>
      </w:ins>
    </w:p>
    <w:p w14:paraId="7F062515" w14:textId="77777777" w:rsidR="008B4237" w:rsidDel="00917410" w:rsidRDefault="008B4237" w:rsidP="008B4237">
      <w:pPr>
        <w:pStyle w:val="TOC1"/>
        <w:rPr>
          <w:ins w:id="2983" w:author="john" w:date="2020-10-23T22:42:00Z"/>
          <w:del w:id="2984" w:author="John Buck" w:date="2023-04-11T15:53:00Z"/>
          <w:rFonts w:asciiTheme="minorHAnsi" w:eastAsiaTheme="minorEastAsia" w:hAnsiTheme="minorHAnsi" w:cstheme="minorBidi"/>
          <w:sz w:val="22"/>
          <w:szCs w:val="22"/>
        </w:rPr>
      </w:pPr>
      <w:ins w:id="2985" w:author="john" w:date="2020-10-23T22:42:00Z">
        <w:del w:id="2986" w:author="John Buck" w:date="2023-04-11T15:53:00Z">
          <w:r w:rsidRPr="003E4746" w:rsidDel="00917410">
            <w:rPr>
              <w:rStyle w:val="Hyperlink"/>
              <w:b w:val="0"/>
              <w:bCs w:val="0"/>
              <w:iCs w:val="0"/>
            </w:rPr>
            <w:delText>Appendix N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Team Clients</w:delText>
          </w:r>
          <w:r w:rsidDel="00917410">
            <w:rPr>
              <w:webHidden/>
            </w:rPr>
            <w:tab/>
          </w:r>
        </w:del>
      </w:ins>
      <w:ins w:id="2987" w:author="john" w:date="2020-10-23T22:44:00Z">
        <w:del w:id="2988" w:author="John Buck" w:date="2023-04-11T15:53:00Z">
          <w:r w:rsidDel="00917410">
            <w:rPr>
              <w:webHidden/>
            </w:rPr>
            <w:delText>142</w:delText>
          </w:r>
        </w:del>
      </w:ins>
    </w:p>
    <w:p w14:paraId="29C98D2B" w14:textId="77777777" w:rsidR="008B4237" w:rsidDel="00917410" w:rsidRDefault="008B4237" w:rsidP="008B4237">
      <w:pPr>
        <w:pStyle w:val="TOC1"/>
        <w:rPr>
          <w:ins w:id="2989" w:author="john" w:date="2020-10-23T22:42:00Z"/>
          <w:del w:id="2990" w:author="John Buck" w:date="2023-04-11T15:53:00Z"/>
          <w:rFonts w:asciiTheme="minorHAnsi" w:eastAsiaTheme="minorEastAsia" w:hAnsiTheme="minorHAnsi" w:cstheme="minorBidi"/>
          <w:sz w:val="22"/>
          <w:szCs w:val="22"/>
        </w:rPr>
      </w:pPr>
      <w:ins w:id="2991" w:author="john" w:date="2020-10-23T22:42:00Z">
        <w:del w:id="2992" w:author="John Buck" w:date="2023-04-11T15:53:00Z">
          <w:r w:rsidRPr="003E4746" w:rsidDel="00917410">
            <w:rPr>
              <w:rStyle w:val="Hyperlink"/>
              <w:b w:val="0"/>
              <w:bCs w:val="0"/>
              <w:iCs w:val="0"/>
            </w:rPr>
            <w:delText>Appendix O – Input Validators</w:delText>
          </w:r>
          <w:r w:rsidDel="00917410">
            <w:rPr>
              <w:webHidden/>
            </w:rPr>
            <w:tab/>
          </w:r>
        </w:del>
      </w:ins>
      <w:ins w:id="2993" w:author="john" w:date="2020-10-23T22:44:00Z">
        <w:del w:id="2994" w:author="John Buck" w:date="2023-04-11T15:53:00Z">
          <w:r w:rsidDel="00917410">
            <w:rPr>
              <w:webHidden/>
            </w:rPr>
            <w:delText>145</w:delText>
          </w:r>
        </w:del>
      </w:ins>
    </w:p>
    <w:p w14:paraId="34396BE2" w14:textId="77777777" w:rsidR="008B4237" w:rsidDel="00917410" w:rsidRDefault="008B4237" w:rsidP="008B4237">
      <w:pPr>
        <w:pStyle w:val="TOC1"/>
        <w:rPr>
          <w:ins w:id="2995" w:author="john" w:date="2020-10-23T22:42:00Z"/>
          <w:del w:id="2996" w:author="John Buck" w:date="2023-04-11T15:53:00Z"/>
          <w:rFonts w:asciiTheme="minorHAnsi" w:eastAsiaTheme="minorEastAsia" w:hAnsiTheme="minorHAnsi" w:cstheme="minorBidi"/>
          <w:sz w:val="22"/>
          <w:szCs w:val="22"/>
        </w:rPr>
      </w:pPr>
      <w:ins w:id="2997" w:author="john" w:date="2020-10-23T22:42:00Z">
        <w:del w:id="2998" w:author="John Buck" w:date="2023-04-11T15:53:00Z">
          <w:r w:rsidRPr="003E4746" w:rsidDel="00917410">
            <w:rPr>
              <w:rStyle w:val="Hyperlink"/>
              <w:b w:val="0"/>
              <w:bCs w:val="0"/>
              <w:iCs w:val="0"/>
            </w:rPr>
            <w:delText>Appendix P – reject.ini</w:delText>
          </w:r>
          <w:r w:rsidDel="00917410">
            <w:rPr>
              <w:webHidden/>
            </w:rPr>
            <w:tab/>
          </w:r>
        </w:del>
      </w:ins>
      <w:ins w:id="2999" w:author="john" w:date="2020-10-23T22:44:00Z">
        <w:del w:id="3000" w:author="John Buck" w:date="2023-04-11T15:53:00Z">
          <w:r w:rsidDel="00917410">
            <w:rPr>
              <w:webHidden/>
            </w:rPr>
            <w:delText>152</w:delText>
          </w:r>
        </w:del>
      </w:ins>
    </w:p>
    <w:p w14:paraId="19EC9EF6" w14:textId="77777777" w:rsidR="008B4237" w:rsidDel="00917410" w:rsidRDefault="008B4237" w:rsidP="008B4237">
      <w:pPr>
        <w:pStyle w:val="TOC1"/>
        <w:rPr>
          <w:ins w:id="3001" w:author="john" w:date="2020-10-23T22:42:00Z"/>
          <w:del w:id="3002" w:author="John Buck" w:date="2023-04-11T15:53:00Z"/>
          <w:rFonts w:asciiTheme="minorHAnsi" w:eastAsiaTheme="minorEastAsia" w:hAnsiTheme="minorHAnsi" w:cstheme="minorBidi"/>
          <w:sz w:val="22"/>
          <w:szCs w:val="22"/>
        </w:rPr>
      </w:pPr>
      <w:ins w:id="3003" w:author="john" w:date="2020-10-23T22:42:00Z">
        <w:del w:id="3004" w:author="John Buck" w:date="2023-04-11T15:53:00Z">
          <w:r w:rsidRPr="003E4746" w:rsidDel="00917410">
            <w:rPr>
              <w:rStyle w:val="Hyperlink"/>
              <w:b w:val="0"/>
              <w:bCs w:val="0"/>
              <w:iCs w:val="0"/>
            </w:rPr>
            <w:delText>Appendix Q – GUI Customization</w:delText>
          </w:r>
          <w:r w:rsidDel="00917410">
            <w:rPr>
              <w:webHidden/>
            </w:rPr>
            <w:tab/>
          </w:r>
        </w:del>
      </w:ins>
      <w:ins w:id="3005" w:author="john" w:date="2020-10-23T22:44:00Z">
        <w:del w:id="3006" w:author="John Buck" w:date="2023-04-11T15:53:00Z">
          <w:r w:rsidDel="00917410">
            <w:rPr>
              <w:webHidden/>
            </w:rPr>
            <w:delText>154</w:delText>
          </w:r>
        </w:del>
      </w:ins>
    </w:p>
    <w:p w14:paraId="259AFF63" w14:textId="77777777" w:rsidR="008B4237" w:rsidDel="00917410" w:rsidRDefault="008B4237" w:rsidP="008B4237">
      <w:pPr>
        <w:pStyle w:val="TOC1"/>
        <w:rPr>
          <w:ins w:id="3007" w:author="john" w:date="2020-10-23T22:42:00Z"/>
          <w:del w:id="3008" w:author="John Buck" w:date="2023-04-11T15:53:00Z"/>
          <w:rFonts w:asciiTheme="minorHAnsi" w:eastAsiaTheme="minorEastAsia" w:hAnsiTheme="minorHAnsi" w:cstheme="minorBidi"/>
          <w:sz w:val="22"/>
          <w:szCs w:val="22"/>
        </w:rPr>
      </w:pPr>
      <w:ins w:id="3009" w:author="john" w:date="2020-10-23T22:42:00Z">
        <w:del w:id="3010" w:author="John Buck" w:date="2023-04-11T15:53:00Z">
          <w:r w:rsidRPr="003E4746" w:rsidDel="00917410">
            <w:rPr>
              <w:rStyle w:val="Hyperlink"/>
              <w:b w:val="0"/>
              <w:bCs w:val="0"/>
              <w:iCs w:val="0"/>
            </w:rPr>
            <w:delText>Appendix R – Shadow Mode</w:delText>
          </w:r>
          <w:r w:rsidDel="00917410">
            <w:rPr>
              <w:webHidden/>
            </w:rPr>
            <w:tab/>
          </w:r>
        </w:del>
      </w:ins>
      <w:ins w:id="3011" w:author="john" w:date="2020-10-23T22:44:00Z">
        <w:del w:id="3012" w:author="John Buck" w:date="2023-04-11T15:53:00Z">
          <w:r w:rsidDel="00917410">
            <w:rPr>
              <w:webHidden/>
            </w:rPr>
            <w:delText>156</w:delText>
          </w:r>
        </w:del>
      </w:ins>
    </w:p>
    <w:p w14:paraId="46443F66" w14:textId="77777777" w:rsidR="00FC4F39" w:rsidRPr="00F74920" w:rsidDel="00917410" w:rsidRDefault="00FC4F39" w:rsidP="008B4237">
      <w:pPr>
        <w:pStyle w:val="TOC1"/>
        <w:rPr>
          <w:del w:id="3013" w:author="John Buck" w:date="2023-04-11T15:53:00Z"/>
          <w:rFonts w:ascii="Calibri" w:hAnsi="Calibri"/>
          <w:sz w:val="22"/>
          <w:szCs w:val="22"/>
        </w:rPr>
      </w:pPr>
      <w:del w:id="3014" w:author="John Buck" w:date="2023-04-11T15:53:00Z">
        <w:r w:rsidRPr="009C588D" w:rsidDel="00917410">
          <w:rPr>
            <w:rStyle w:val="Hyperlink"/>
          </w:rPr>
          <w:delText>1</w:delText>
        </w:r>
        <w:r w:rsidRPr="00F74920" w:rsidDel="00917410">
          <w:rPr>
            <w:rFonts w:ascii="Calibri" w:hAnsi="Calibri"/>
            <w:sz w:val="22"/>
            <w:szCs w:val="22"/>
          </w:rPr>
          <w:tab/>
        </w:r>
        <w:r w:rsidRPr="009C588D" w:rsidDel="00917410">
          <w:rPr>
            <w:rStyle w:val="Hyperlink"/>
          </w:rPr>
          <w:delText>Introduction</w:delText>
        </w:r>
        <w:r w:rsidDel="00917410">
          <w:rPr>
            <w:webHidden/>
          </w:rPr>
          <w:tab/>
          <w:delText>5</w:delText>
        </w:r>
      </w:del>
    </w:p>
    <w:p w14:paraId="4340FC01" w14:textId="77777777" w:rsidR="00FC4F39" w:rsidRPr="00F74920" w:rsidDel="00917410" w:rsidRDefault="00FC4F39">
      <w:pPr>
        <w:pStyle w:val="TOC2"/>
        <w:rPr>
          <w:del w:id="3015" w:author="John Buck" w:date="2023-04-11T15:53:00Z"/>
          <w:rFonts w:ascii="Calibri" w:hAnsi="Calibri"/>
          <w:b w:val="0"/>
          <w:bCs w:val="0"/>
          <w:sz w:val="22"/>
          <w:szCs w:val="22"/>
        </w:rPr>
      </w:pPr>
      <w:del w:id="3016" w:author="John Buck" w:date="2023-04-11T15:53:00Z">
        <w:r w:rsidRPr="009C588D" w:rsidDel="00917410">
          <w:rPr>
            <w:rStyle w:val="Hyperlink"/>
          </w:rPr>
          <w:delText>1.1</w:delText>
        </w:r>
        <w:r w:rsidRPr="00F74920" w:rsidDel="00917410">
          <w:rPr>
            <w:rFonts w:ascii="Calibri" w:hAnsi="Calibri"/>
            <w:b w:val="0"/>
            <w:bCs w:val="0"/>
            <w:sz w:val="22"/>
            <w:szCs w:val="22"/>
          </w:rPr>
          <w:tab/>
        </w:r>
        <w:r w:rsidRPr="009C588D" w:rsidDel="00917410">
          <w:rPr>
            <w:rStyle w:val="Hyperlink"/>
          </w:rPr>
          <w:delText>Overview</w:delText>
        </w:r>
        <w:r w:rsidDel="00917410">
          <w:rPr>
            <w:webHidden/>
          </w:rPr>
          <w:tab/>
          <w:delText>5</w:delText>
        </w:r>
      </w:del>
    </w:p>
    <w:p w14:paraId="2F1084F0" w14:textId="77777777" w:rsidR="00FC4F39" w:rsidRPr="00F74920" w:rsidDel="00917410" w:rsidRDefault="00FC4F39">
      <w:pPr>
        <w:pStyle w:val="TOC2"/>
        <w:rPr>
          <w:del w:id="3017" w:author="John Buck" w:date="2023-04-11T15:53:00Z"/>
          <w:rFonts w:ascii="Calibri" w:hAnsi="Calibri"/>
          <w:b w:val="0"/>
          <w:bCs w:val="0"/>
          <w:sz w:val="22"/>
          <w:szCs w:val="22"/>
        </w:rPr>
      </w:pPr>
      <w:del w:id="3018" w:author="John Buck" w:date="2023-04-11T15:53:00Z">
        <w:r w:rsidRPr="009C588D" w:rsidDel="00917410">
          <w:rPr>
            <w:rStyle w:val="Hyperlink"/>
          </w:rPr>
          <w:delText>1.2</w:delText>
        </w:r>
        <w:r w:rsidRPr="00F74920" w:rsidDel="00917410">
          <w:rPr>
            <w:rFonts w:ascii="Calibri" w:hAnsi="Calibri"/>
            <w:b w:val="0"/>
            <w:bCs w:val="0"/>
            <w:sz w:val="22"/>
            <w:szCs w:val="22"/>
          </w:rPr>
          <w:tab/>
        </w:r>
        <w:r w:rsidRPr="009C588D" w:rsidDel="00917410">
          <w:rPr>
            <w:rStyle w:val="Hyperlink"/>
          </w:rPr>
          <w:delText>Compatibility Note</w:delText>
        </w:r>
        <w:r w:rsidDel="00917410">
          <w:rPr>
            <w:webHidden/>
          </w:rPr>
          <w:tab/>
          <w:delText>6</w:delText>
        </w:r>
      </w:del>
    </w:p>
    <w:p w14:paraId="27C8A51C" w14:textId="77777777" w:rsidR="00FC4F39" w:rsidRPr="00F74920" w:rsidDel="00917410" w:rsidRDefault="00FC4F39">
      <w:pPr>
        <w:pStyle w:val="TOC2"/>
        <w:rPr>
          <w:del w:id="3019" w:author="John Buck" w:date="2023-04-11T15:53:00Z"/>
          <w:rFonts w:ascii="Calibri" w:hAnsi="Calibri"/>
          <w:b w:val="0"/>
          <w:bCs w:val="0"/>
          <w:sz w:val="22"/>
          <w:szCs w:val="22"/>
        </w:rPr>
      </w:pPr>
      <w:del w:id="3020" w:author="John Buck" w:date="2023-04-11T15:53:00Z">
        <w:r w:rsidRPr="009C588D" w:rsidDel="00917410">
          <w:rPr>
            <w:rStyle w:val="Hyperlink"/>
          </w:rPr>
          <w:delText>1.3</w:delText>
        </w:r>
        <w:r w:rsidRPr="00F74920" w:rsidDel="00917410">
          <w:rPr>
            <w:rFonts w:ascii="Calibri" w:hAnsi="Calibri"/>
            <w:b w:val="0"/>
            <w:bCs w:val="0"/>
            <w:sz w:val="22"/>
            <w:szCs w:val="22"/>
          </w:rPr>
          <w:tab/>
        </w:r>
        <w:r w:rsidRPr="009C588D" w:rsidDel="00917410">
          <w:rPr>
            <w:rStyle w:val="Hyperlink"/>
          </w:rPr>
          <w:delText>References</w:delText>
        </w:r>
        <w:r w:rsidDel="00917410">
          <w:rPr>
            <w:webHidden/>
          </w:rPr>
          <w:tab/>
          <w:delText>6</w:delText>
        </w:r>
      </w:del>
    </w:p>
    <w:p w14:paraId="5772E64E" w14:textId="77777777" w:rsidR="00FC4F39" w:rsidRPr="00F74920" w:rsidDel="00917410" w:rsidRDefault="00FC4F39" w:rsidP="008B4237">
      <w:pPr>
        <w:pStyle w:val="TOC1"/>
        <w:rPr>
          <w:del w:id="3021" w:author="John Buck" w:date="2023-04-11T15:53:00Z"/>
          <w:rFonts w:ascii="Calibri" w:hAnsi="Calibri"/>
          <w:sz w:val="22"/>
          <w:szCs w:val="22"/>
        </w:rPr>
      </w:pPr>
      <w:del w:id="3022" w:author="John Buck" w:date="2023-04-11T15:53:00Z">
        <w:r w:rsidRPr="009C588D" w:rsidDel="00917410">
          <w:rPr>
            <w:rStyle w:val="Hyperlink"/>
          </w:rPr>
          <w:delText>2</w:delText>
        </w:r>
        <w:r w:rsidRPr="00F74920" w:rsidDel="00917410">
          <w:rPr>
            <w:rFonts w:ascii="Calibri" w:hAnsi="Calibri"/>
            <w:sz w:val="22"/>
            <w:szCs w:val="22"/>
          </w:rPr>
          <w:tab/>
        </w:r>
        <w:r w:rsidRPr="009C588D" w:rsidDel="00917410">
          <w:rPr>
            <w:rStyle w:val="Hyperlink"/>
          </w:rPr>
          <w:delText>Getting Started</w:delText>
        </w:r>
        <w:r w:rsidDel="00917410">
          <w:rPr>
            <w:webHidden/>
          </w:rPr>
          <w:tab/>
          <w:delText>7</w:delText>
        </w:r>
      </w:del>
    </w:p>
    <w:p w14:paraId="6DFA34F2" w14:textId="77777777" w:rsidR="00FC4F39" w:rsidRPr="00F74920" w:rsidDel="00917410" w:rsidRDefault="00FC4F39">
      <w:pPr>
        <w:pStyle w:val="TOC2"/>
        <w:rPr>
          <w:del w:id="3023" w:author="John Buck" w:date="2023-04-11T15:53:00Z"/>
          <w:rFonts w:ascii="Calibri" w:hAnsi="Calibri"/>
          <w:b w:val="0"/>
          <w:bCs w:val="0"/>
          <w:sz w:val="22"/>
          <w:szCs w:val="22"/>
        </w:rPr>
      </w:pPr>
      <w:del w:id="3024" w:author="John Buck" w:date="2023-04-11T15:53:00Z">
        <w:r w:rsidRPr="009C588D" w:rsidDel="00917410">
          <w:rPr>
            <w:rStyle w:val="Hyperlink"/>
          </w:rPr>
          <w:delText>2.1</w:delText>
        </w:r>
        <w:r w:rsidRPr="00F74920" w:rsidDel="00917410">
          <w:rPr>
            <w:rFonts w:ascii="Calibri" w:hAnsi="Calibri"/>
            <w:b w:val="0"/>
            <w:bCs w:val="0"/>
            <w:sz w:val="22"/>
            <w:szCs w:val="22"/>
          </w:rPr>
          <w:tab/>
        </w:r>
        <w:r w:rsidRPr="009C588D" w:rsidDel="00917410">
          <w:rPr>
            <w:rStyle w:val="Hyperlink"/>
          </w:rPr>
          <w:delText>Server Startup</w:delText>
        </w:r>
        <w:r w:rsidDel="00917410">
          <w:rPr>
            <w:webHidden/>
          </w:rPr>
          <w:tab/>
          <w:delText>7</w:delText>
        </w:r>
      </w:del>
    </w:p>
    <w:p w14:paraId="32CE165C" w14:textId="77777777" w:rsidR="00FC4F39" w:rsidRPr="00F74920" w:rsidDel="00917410" w:rsidRDefault="00FC4F39">
      <w:pPr>
        <w:pStyle w:val="TOC2"/>
        <w:rPr>
          <w:del w:id="3025" w:author="John Buck" w:date="2023-04-11T15:53:00Z"/>
          <w:rFonts w:ascii="Calibri" w:hAnsi="Calibri"/>
          <w:b w:val="0"/>
          <w:bCs w:val="0"/>
          <w:sz w:val="22"/>
          <w:szCs w:val="22"/>
        </w:rPr>
      </w:pPr>
      <w:del w:id="3026" w:author="John Buck" w:date="2023-04-11T15:53:00Z">
        <w:r w:rsidRPr="009C588D" w:rsidDel="00917410">
          <w:rPr>
            <w:rStyle w:val="Hyperlink"/>
          </w:rPr>
          <w:delText>2.2</w:delText>
        </w:r>
        <w:r w:rsidRPr="00F74920" w:rsidDel="00917410">
          <w:rPr>
            <w:rFonts w:ascii="Calibri" w:hAnsi="Calibri"/>
            <w:b w:val="0"/>
            <w:bCs w:val="0"/>
            <w:sz w:val="22"/>
            <w:szCs w:val="22"/>
          </w:rPr>
          <w:tab/>
        </w:r>
        <w:r w:rsidRPr="009C588D" w:rsidDel="00917410">
          <w:rPr>
            <w:rStyle w:val="Hyperlink"/>
          </w:rPr>
          <w:delText>Admin Startup</w:delText>
        </w:r>
        <w:r w:rsidDel="00917410">
          <w:rPr>
            <w:webHidden/>
          </w:rPr>
          <w:tab/>
          <w:delText>7</w:delText>
        </w:r>
      </w:del>
    </w:p>
    <w:p w14:paraId="273C975F" w14:textId="77777777" w:rsidR="00FC4F39" w:rsidRPr="00F74920" w:rsidDel="00917410" w:rsidRDefault="00FC4F39">
      <w:pPr>
        <w:pStyle w:val="TOC2"/>
        <w:rPr>
          <w:del w:id="3027" w:author="John Buck" w:date="2023-04-11T15:53:00Z"/>
          <w:rFonts w:ascii="Calibri" w:hAnsi="Calibri"/>
          <w:b w:val="0"/>
          <w:bCs w:val="0"/>
          <w:sz w:val="22"/>
          <w:szCs w:val="22"/>
        </w:rPr>
      </w:pPr>
      <w:del w:id="3028" w:author="John Buck" w:date="2023-04-11T15:53:00Z">
        <w:r w:rsidRPr="009C588D" w:rsidDel="00917410">
          <w:rPr>
            <w:rStyle w:val="Hyperlink"/>
          </w:rPr>
          <w:delText>2.3</w:delText>
        </w:r>
        <w:r w:rsidRPr="00F74920" w:rsidDel="00917410">
          <w:rPr>
            <w:rFonts w:ascii="Calibri" w:hAnsi="Calibri"/>
            <w:b w:val="0"/>
            <w:bCs w:val="0"/>
            <w:sz w:val="22"/>
            <w:szCs w:val="22"/>
          </w:rPr>
          <w:tab/>
        </w:r>
        <w:r w:rsidRPr="009C588D" w:rsidDel="00917410">
          <w:rPr>
            <w:rStyle w:val="Hyperlink"/>
          </w:rPr>
          <w:delText>Contest Configuration</w:delText>
        </w:r>
        <w:r w:rsidDel="00917410">
          <w:rPr>
            <w:webHidden/>
          </w:rPr>
          <w:tab/>
          <w:delText>8</w:delText>
        </w:r>
      </w:del>
    </w:p>
    <w:p w14:paraId="5A87EA15" w14:textId="77777777" w:rsidR="00FC4F39" w:rsidRPr="00F74920" w:rsidDel="00917410" w:rsidRDefault="00FC4F39">
      <w:pPr>
        <w:pStyle w:val="TOC2"/>
        <w:rPr>
          <w:del w:id="3029" w:author="John Buck" w:date="2023-04-11T15:53:00Z"/>
          <w:rFonts w:ascii="Calibri" w:hAnsi="Calibri"/>
          <w:b w:val="0"/>
          <w:bCs w:val="0"/>
          <w:sz w:val="22"/>
          <w:szCs w:val="22"/>
        </w:rPr>
      </w:pPr>
      <w:del w:id="3030" w:author="John Buck" w:date="2023-04-11T15:53:00Z">
        <w:r w:rsidRPr="009C588D" w:rsidDel="00917410">
          <w:rPr>
            <w:rStyle w:val="Hyperlink"/>
          </w:rPr>
          <w:delText>2.4</w:delText>
        </w:r>
        <w:r w:rsidRPr="00F74920" w:rsidDel="00917410">
          <w:rPr>
            <w:rFonts w:ascii="Calibri" w:hAnsi="Calibri"/>
            <w:b w:val="0"/>
            <w:bCs w:val="0"/>
            <w:sz w:val="22"/>
            <w:szCs w:val="22"/>
          </w:rPr>
          <w:tab/>
        </w:r>
        <w:r w:rsidRPr="009C588D" w:rsidDel="00917410">
          <w:rPr>
            <w:rStyle w:val="Hyperlink"/>
          </w:rPr>
          <w:delText>Team Startup</w:delText>
        </w:r>
        <w:r w:rsidDel="00917410">
          <w:rPr>
            <w:webHidden/>
          </w:rPr>
          <w:tab/>
          <w:delText>8</w:delText>
        </w:r>
      </w:del>
    </w:p>
    <w:p w14:paraId="2B2C07EA" w14:textId="77777777" w:rsidR="00FC4F39" w:rsidRPr="00F74920" w:rsidDel="00917410" w:rsidRDefault="00FC4F39">
      <w:pPr>
        <w:pStyle w:val="TOC2"/>
        <w:rPr>
          <w:del w:id="3031" w:author="John Buck" w:date="2023-04-11T15:53:00Z"/>
          <w:rFonts w:ascii="Calibri" w:hAnsi="Calibri"/>
          <w:b w:val="0"/>
          <w:bCs w:val="0"/>
          <w:sz w:val="22"/>
          <w:szCs w:val="22"/>
        </w:rPr>
      </w:pPr>
      <w:del w:id="3032" w:author="John Buck" w:date="2023-04-11T15:53:00Z">
        <w:r w:rsidRPr="009C588D" w:rsidDel="00917410">
          <w:rPr>
            <w:rStyle w:val="Hyperlink"/>
          </w:rPr>
          <w:delText>2.5</w:delText>
        </w:r>
        <w:r w:rsidRPr="00F74920" w:rsidDel="00917410">
          <w:rPr>
            <w:rFonts w:ascii="Calibri" w:hAnsi="Calibri"/>
            <w:b w:val="0"/>
            <w:bCs w:val="0"/>
            <w:sz w:val="22"/>
            <w:szCs w:val="22"/>
          </w:rPr>
          <w:tab/>
        </w:r>
        <w:r w:rsidRPr="009C588D" w:rsidDel="00917410">
          <w:rPr>
            <w:rStyle w:val="Hyperlink"/>
          </w:rPr>
          <w:delText>Judge Startup</w:delText>
        </w:r>
        <w:r w:rsidDel="00917410">
          <w:rPr>
            <w:webHidden/>
          </w:rPr>
          <w:tab/>
          <w:delText>9</w:delText>
        </w:r>
      </w:del>
    </w:p>
    <w:p w14:paraId="53385F25" w14:textId="77777777" w:rsidR="00FC4F39" w:rsidRPr="00F74920" w:rsidDel="00917410" w:rsidRDefault="00FC4F39">
      <w:pPr>
        <w:pStyle w:val="TOC2"/>
        <w:rPr>
          <w:del w:id="3033" w:author="John Buck" w:date="2023-04-11T15:53:00Z"/>
          <w:rFonts w:ascii="Calibri" w:hAnsi="Calibri"/>
          <w:b w:val="0"/>
          <w:bCs w:val="0"/>
          <w:sz w:val="22"/>
          <w:szCs w:val="22"/>
        </w:rPr>
      </w:pPr>
      <w:del w:id="3034" w:author="John Buck" w:date="2023-04-11T15:53:00Z">
        <w:r w:rsidRPr="009C588D" w:rsidDel="00917410">
          <w:rPr>
            <w:rStyle w:val="Hyperlink"/>
          </w:rPr>
          <w:delText>2.6</w:delText>
        </w:r>
        <w:r w:rsidRPr="00F74920" w:rsidDel="00917410">
          <w:rPr>
            <w:rFonts w:ascii="Calibri" w:hAnsi="Calibri"/>
            <w:b w:val="0"/>
            <w:bCs w:val="0"/>
            <w:sz w:val="22"/>
            <w:szCs w:val="22"/>
          </w:rPr>
          <w:tab/>
        </w:r>
        <w:r w:rsidRPr="009C588D" w:rsidDel="00917410">
          <w:rPr>
            <w:rStyle w:val="Hyperlink"/>
          </w:rPr>
          <w:delText>Scoreboard Startup</w:delText>
        </w:r>
        <w:r w:rsidDel="00917410">
          <w:rPr>
            <w:webHidden/>
          </w:rPr>
          <w:tab/>
          <w:delText>9</w:delText>
        </w:r>
      </w:del>
    </w:p>
    <w:p w14:paraId="34A6DEB1" w14:textId="77777777" w:rsidR="00FC4F39" w:rsidRPr="00F74920" w:rsidDel="00917410" w:rsidRDefault="00FC4F39">
      <w:pPr>
        <w:pStyle w:val="TOC2"/>
        <w:rPr>
          <w:del w:id="3035" w:author="John Buck" w:date="2023-04-11T15:53:00Z"/>
          <w:rFonts w:ascii="Calibri" w:hAnsi="Calibri"/>
          <w:b w:val="0"/>
          <w:bCs w:val="0"/>
          <w:sz w:val="22"/>
          <w:szCs w:val="22"/>
        </w:rPr>
      </w:pPr>
      <w:del w:id="3036" w:author="John Buck" w:date="2023-04-11T15:53:00Z">
        <w:r w:rsidRPr="009C588D" w:rsidDel="00917410">
          <w:rPr>
            <w:rStyle w:val="Hyperlink"/>
          </w:rPr>
          <w:delText>2.7</w:delText>
        </w:r>
        <w:r w:rsidRPr="00F74920" w:rsidDel="00917410">
          <w:rPr>
            <w:rFonts w:ascii="Calibri" w:hAnsi="Calibri"/>
            <w:b w:val="0"/>
            <w:bCs w:val="0"/>
            <w:sz w:val="22"/>
            <w:szCs w:val="22"/>
          </w:rPr>
          <w:tab/>
        </w:r>
        <w:r w:rsidRPr="009C588D" w:rsidDel="00917410">
          <w:rPr>
            <w:rStyle w:val="Hyperlink"/>
          </w:rPr>
          <w:delText>Starting the Contest</w:delText>
        </w:r>
        <w:r w:rsidDel="00917410">
          <w:rPr>
            <w:webHidden/>
          </w:rPr>
          <w:tab/>
          <w:delText>10</w:delText>
        </w:r>
      </w:del>
    </w:p>
    <w:p w14:paraId="00B9F463" w14:textId="77777777" w:rsidR="00FC4F39" w:rsidRPr="00F74920" w:rsidDel="00917410" w:rsidRDefault="00FC4F39">
      <w:pPr>
        <w:pStyle w:val="TOC2"/>
        <w:rPr>
          <w:del w:id="3037" w:author="John Buck" w:date="2023-04-11T15:53:00Z"/>
          <w:rFonts w:ascii="Calibri" w:hAnsi="Calibri"/>
          <w:b w:val="0"/>
          <w:bCs w:val="0"/>
          <w:sz w:val="22"/>
          <w:szCs w:val="22"/>
        </w:rPr>
      </w:pPr>
      <w:del w:id="3038" w:author="John Buck" w:date="2023-04-11T15:53:00Z">
        <w:r w:rsidRPr="009C588D" w:rsidDel="00917410">
          <w:rPr>
            <w:rStyle w:val="Hyperlink"/>
          </w:rPr>
          <w:delText>2.8</w:delText>
        </w:r>
        <w:r w:rsidRPr="00F74920" w:rsidDel="00917410">
          <w:rPr>
            <w:rFonts w:ascii="Calibri" w:hAnsi="Calibri"/>
            <w:b w:val="0"/>
            <w:bCs w:val="0"/>
            <w:sz w:val="22"/>
            <w:szCs w:val="22"/>
          </w:rPr>
          <w:tab/>
        </w:r>
        <w:r w:rsidRPr="009C588D" w:rsidDel="00917410">
          <w:rPr>
            <w:rStyle w:val="Hyperlink"/>
          </w:rPr>
          <w:delText>Additional Information</w:delText>
        </w:r>
        <w:r w:rsidDel="00917410">
          <w:rPr>
            <w:webHidden/>
          </w:rPr>
          <w:tab/>
          <w:delText>10</w:delText>
        </w:r>
      </w:del>
    </w:p>
    <w:p w14:paraId="78E12366" w14:textId="77777777" w:rsidR="00FC4F39" w:rsidRPr="00F74920" w:rsidDel="00917410" w:rsidRDefault="00FC4F39" w:rsidP="008B4237">
      <w:pPr>
        <w:pStyle w:val="TOC1"/>
        <w:rPr>
          <w:del w:id="3039" w:author="John Buck" w:date="2023-04-11T15:53:00Z"/>
          <w:rFonts w:ascii="Calibri" w:hAnsi="Calibri"/>
          <w:sz w:val="22"/>
          <w:szCs w:val="22"/>
        </w:rPr>
      </w:pPr>
      <w:del w:id="3040" w:author="John Buck" w:date="2023-04-11T15:53:00Z">
        <w:r w:rsidRPr="009C588D" w:rsidDel="00917410">
          <w:rPr>
            <w:rStyle w:val="Hyperlink"/>
          </w:rPr>
          <w:delText>3</w:delText>
        </w:r>
        <w:r w:rsidRPr="00F74920" w:rsidDel="00917410">
          <w:rPr>
            <w:rFonts w:ascii="Calibri" w:hAnsi="Calibri"/>
            <w:sz w:val="22"/>
            <w:szCs w:val="22"/>
          </w:rPr>
          <w:tab/>
        </w:r>
        <w:r w:rsidRPr="009C588D" w:rsidDel="00917410">
          <w:rPr>
            <w:rStyle w:val="Hyperlink"/>
          </w:rPr>
          <w:delText>Installation Details</w:delText>
        </w:r>
        <w:r w:rsidDel="00917410">
          <w:rPr>
            <w:webHidden/>
          </w:rPr>
          <w:tab/>
          <w:delText>12</w:delText>
        </w:r>
      </w:del>
    </w:p>
    <w:p w14:paraId="7017EB0D" w14:textId="77777777" w:rsidR="00FC4F39" w:rsidRPr="00F74920" w:rsidDel="00917410" w:rsidRDefault="00FC4F39">
      <w:pPr>
        <w:pStyle w:val="TOC2"/>
        <w:rPr>
          <w:del w:id="3041" w:author="John Buck" w:date="2023-04-11T15:53:00Z"/>
          <w:rFonts w:ascii="Calibri" w:hAnsi="Calibri"/>
          <w:b w:val="0"/>
          <w:bCs w:val="0"/>
          <w:sz w:val="22"/>
          <w:szCs w:val="22"/>
        </w:rPr>
      </w:pPr>
      <w:del w:id="3042" w:author="John Buck" w:date="2023-04-11T15:53:00Z">
        <w:r w:rsidRPr="009C588D" w:rsidDel="00917410">
          <w:rPr>
            <w:rStyle w:val="Hyperlink"/>
          </w:rPr>
          <w:delText>3.1</w:delText>
        </w:r>
        <w:r w:rsidRPr="00F74920" w:rsidDel="00917410">
          <w:rPr>
            <w:rFonts w:ascii="Calibri" w:hAnsi="Calibri"/>
            <w:b w:val="0"/>
            <w:bCs w:val="0"/>
            <w:sz w:val="22"/>
            <w:szCs w:val="22"/>
          </w:rPr>
          <w:tab/>
        </w:r>
        <w:r w:rsidRPr="009C588D" w:rsidDel="00917410">
          <w:rPr>
            <w:rStyle w:val="Hyperlink"/>
          </w:rPr>
          <w:delText>Installation</w:delText>
        </w:r>
        <w:r w:rsidDel="00917410">
          <w:rPr>
            <w:webHidden/>
          </w:rPr>
          <w:tab/>
          <w:delText>12</w:delText>
        </w:r>
      </w:del>
    </w:p>
    <w:p w14:paraId="60A145C9" w14:textId="77777777" w:rsidR="00FC4F39" w:rsidRPr="00F74920" w:rsidDel="00917410" w:rsidRDefault="00FC4F39">
      <w:pPr>
        <w:pStyle w:val="TOC2"/>
        <w:rPr>
          <w:del w:id="3043" w:author="John Buck" w:date="2023-04-11T15:53:00Z"/>
          <w:rFonts w:ascii="Calibri" w:hAnsi="Calibri"/>
          <w:b w:val="0"/>
          <w:bCs w:val="0"/>
          <w:sz w:val="22"/>
          <w:szCs w:val="22"/>
        </w:rPr>
      </w:pPr>
      <w:del w:id="3044" w:author="John Buck" w:date="2023-04-11T15:53:00Z">
        <w:r w:rsidRPr="009C588D" w:rsidDel="00917410">
          <w:rPr>
            <w:rStyle w:val="Hyperlink"/>
          </w:rPr>
          <w:delText>3.2</w:delText>
        </w:r>
        <w:r w:rsidRPr="00F74920" w:rsidDel="00917410">
          <w:rPr>
            <w:rFonts w:ascii="Calibri" w:hAnsi="Calibri"/>
            <w:b w:val="0"/>
            <w:bCs w:val="0"/>
            <w:sz w:val="22"/>
            <w:szCs w:val="22"/>
          </w:rPr>
          <w:tab/>
        </w:r>
        <w:r w:rsidRPr="009C588D" w:rsidDel="00917410">
          <w:rPr>
            <w:rStyle w:val="Hyperlink"/>
          </w:rPr>
          <w:delText>Network / Firewall Requirements</w:delText>
        </w:r>
        <w:r w:rsidDel="00917410">
          <w:rPr>
            <w:webHidden/>
          </w:rPr>
          <w:tab/>
          <w:delText>12</w:delText>
        </w:r>
      </w:del>
    </w:p>
    <w:p w14:paraId="25FF17CC" w14:textId="77777777" w:rsidR="00FC4F39" w:rsidRPr="00F74920" w:rsidDel="00917410" w:rsidRDefault="00FC4F39">
      <w:pPr>
        <w:pStyle w:val="TOC2"/>
        <w:rPr>
          <w:del w:id="3045" w:author="John Buck" w:date="2023-04-11T15:53:00Z"/>
          <w:rFonts w:ascii="Calibri" w:hAnsi="Calibri"/>
          <w:b w:val="0"/>
          <w:bCs w:val="0"/>
          <w:sz w:val="22"/>
          <w:szCs w:val="22"/>
        </w:rPr>
      </w:pPr>
      <w:del w:id="3046" w:author="John Buck" w:date="2023-04-11T15:53:00Z">
        <w:r w:rsidRPr="009C588D" w:rsidDel="00917410">
          <w:rPr>
            <w:rStyle w:val="Hyperlink"/>
          </w:rPr>
          <w:delText>3.3</w:delText>
        </w:r>
        <w:r w:rsidRPr="00F74920" w:rsidDel="00917410">
          <w:rPr>
            <w:rFonts w:ascii="Calibri" w:hAnsi="Calibri"/>
            <w:b w:val="0"/>
            <w:bCs w:val="0"/>
            <w:sz w:val="22"/>
            <w:szCs w:val="22"/>
          </w:rPr>
          <w:tab/>
        </w:r>
        <w:r w:rsidRPr="009C588D" w:rsidDel="00917410">
          <w:rPr>
            <w:rStyle w:val="Hyperlink"/>
          </w:rPr>
          <w:delText>Memory Limits</w:delText>
        </w:r>
        <w:r w:rsidDel="00917410">
          <w:rPr>
            <w:webHidden/>
          </w:rPr>
          <w:tab/>
          <w:delText>13</w:delText>
        </w:r>
      </w:del>
    </w:p>
    <w:p w14:paraId="4640B68A" w14:textId="77777777" w:rsidR="00FC4F39" w:rsidRPr="00F74920" w:rsidDel="00917410" w:rsidRDefault="00FC4F39">
      <w:pPr>
        <w:pStyle w:val="TOC2"/>
        <w:rPr>
          <w:del w:id="3047" w:author="John Buck" w:date="2023-04-11T15:53:00Z"/>
          <w:rFonts w:ascii="Calibri" w:hAnsi="Calibri"/>
          <w:b w:val="0"/>
          <w:bCs w:val="0"/>
          <w:sz w:val="22"/>
          <w:szCs w:val="22"/>
        </w:rPr>
      </w:pPr>
      <w:del w:id="3048" w:author="John Buck" w:date="2023-04-11T15:53:00Z">
        <w:r w:rsidRPr="009C588D" w:rsidDel="00917410">
          <w:rPr>
            <w:rStyle w:val="Hyperlink"/>
          </w:rPr>
          <w:delText>3.4</w:delText>
        </w:r>
        <w:r w:rsidRPr="00F74920" w:rsidDel="00917410">
          <w:rPr>
            <w:rFonts w:ascii="Calibri" w:hAnsi="Calibri"/>
            <w:b w:val="0"/>
            <w:bCs w:val="0"/>
            <w:sz w:val="22"/>
            <w:szCs w:val="22"/>
          </w:rPr>
          <w:tab/>
        </w:r>
        <w:r w:rsidRPr="009C588D" w:rsidDel="00917410">
          <w:rPr>
            <w:rStyle w:val="Hyperlink"/>
          </w:rPr>
          <w:delText>Security Alerts</w:delText>
        </w:r>
        <w:r w:rsidDel="00917410">
          <w:rPr>
            <w:webHidden/>
          </w:rPr>
          <w:tab/>
          <w:delText>14</w:delText>
        </w:r>
      </w:del>
    </w:p>
    <w:p w14:paraId="3BA7A646" w14:textId="77777777" w:rsidR="00FC4F39" w:rsidRPr="00F74920" w:rsidDel="00917410" w:rsidRDefault="00FC4F39">
      <w:pPr>
        <w:pStyle w:val="TOC2"/>
        <w:rPr>
          <w:del w:id="3049" w:author="John Buck" w:date="2023-04-11T15:53:00Z"/>
          <w:rFonts w:ascii="Calibri" w:hAnsi="Calibri"/>
          <w:b w:val="0"/>
          <w:bCs w:val="0"/>
          <w:sz w:val="22"/>
          <w:szCs w:val="22"/>
        </w:rPr>
      </w:pPr>
      <w:del w:id="3050" w:author="John Buck" w:date="2023-04-11T15:53:00Z">
        <w:r w:rsidRPr="009C588D" w:rsidDel="00917410">
          <w:rPr>
            <w:rStyle w:val="Hyperlink"/>
          </w:rPr>
          <w:delText>3.5</w:delText>
        </w:r>
        <w:r w:rsidRPr="00F74920" w:rsidDel="00917410">
          <w:rPr>
            <w:rFonts w:ascii="Calibri" w:hAnsi="Calibri"/>
            <w:b w:val="0"/>
            <w:bCs w:val="0"/>
            <w:sz w:val="22"/>
            <w:szCs w:val="22"/>
          </w:rPr>
          <w:tab/>
        </w:r>
        <w:r w:rsidRPr="009C588D" w:rsidDel="00917410">
          <w:rPr>
            <w:rStyle w:val="Hyperlink"/>
          </w:rPr>
          <w:delText>Uninstall</w:delText>
        </w:r>
        <w:r w:rsidDel="00917410">
          <w:rPr>
            <w:webHidden/>
          </w:rPr>
          <w:tab/>
          <w:delText>14</w:delText>
        </w:r>
      </w:del>
    </w:p>
    <w:p w14:paraId="29A2929D" w14:textId="77777777" w:rsidR="00FC4F39" w:rsidRPr="00F74920" w:rsidDel="00917410" w:rsidRDefault="00FC4F39" w:rsidP="008B4237">
      <w:pPr>
        <w:pStyle w:val="TOC1"/>
        <w:rPr>
          <w:del w:id="3051" w:author="John Buck" w:date="2023-04-11T15:53:00Z"/>
          <w:rFonts w:ascii="Calibri" w:hAnsi="Calibri"/>
          <w:sz w:val="22"/>
          <w:szCs w:val="22"/>
        </w:rPr>
      </w:pPr>
      <w:del w:id="3052" w:author="John Buck" w:date="2023-04-11T15:53:00Z">
        <w:r w:rsidRPr="009C588D" w:rsidDel="00917410">
          <w:rPr>
            <w:rStyle w:val="Hyperlink"/>
          </w:rPr>
          <w:delText>4</w:delText>
        </w:r>
        <w:r w:rsidRPr="00F74920" w:rsidDel="00917410">
          <w:rPr>
            <w:rFonts w:ascii="Calibri" w:hAnsi="Calibri"/>
            <w:sz w:val="22"/>
            <w:szCs w:val="22"/>
          </w:rPr>
          <w:tab/>
        </w:r>
        <w:r w:rsidRPr="009C588D" w:rsidDel="00917410">
          <w:rPr>
            <w:rStyle w:val="Hyperlink"/>
            <w:rFonts w:cs="Arial"/>
          </w:rPr>
          <w:delText>PC</w:delText>
        </w:r>
        <w:r w:rsidRPr="009C588D" w:rsidDel="00917410">
          <w:rPr>
            <w:rStyle w:val="Hyperlink"/>
            <w:rFonts w:cs="Arial"/>
            <w:vertAlign w:val="superscript"/>
          </w:rPr>
          <w:delText>2</w:delText>
        </w:r>
        <w:r w:rsidRPr="009C588D" w:rsidDel="00917410">
          <w:rPr>
            <w:rStyle w:val="Hyperlink"/>
            <w:rFonts w:cs="Arial"/>
          </w:rPr>
          <w:delText xml:space="preserve">  </w:delText>
        </w:r>
        <w:r w:rsidRPr="009C588D" w:rsidDel="00917410">
          <w:rPr>
            <w:rStyle w:val="Hyperlink"/>
          </w:rPr>
          <w:delText>Initialization  Files</w:delText>
        </w:r>
        <w:r w:rsidDel="00917410">
          <w:rPr>
            <w:webHidden/>
          </w:rPr>
          <w:tab/>
          <w:delText>15</w:delText>
        </w:r>
      </w:del>
    </w:p>
    <w:p w14:paraId="5CDF59F0" w14:textId="77777777" w:rsidR="00FC4F39" w:rsidRPr="00F74920" w:rsidDel="00917410" w:rsidRDefault="00FC4F39">
      <w:pPr>
        <w:pStyle w:val="TOC2"/>
        <w:rPr>
          <w:del w:id="3053" w:author="John Buck" w:date="2023-04-11T15:53:00Z"/>
          <w:rFonts w:ascii="Calibri" w:hAnsi="Calibri"/>
          <w:b w:val="0"/>
          <w:bCs w:val="0"/>
          <w:sz w:val="22"/>
          <w:szCs w:val="22"/>
        </w:rPr>
      </w:pPr>
      <w:del w:id="3054" w:author="John Buck" w:date="2023-04-11T15:53:00Z">
        <w:r w:rsidRPr="009C588D" w:rsidDel="00917410">
          <w:rPr>
            <w:rStyle w:val="Hyperlink"/>
          </w:rPr>
          <w:delText>4.1</w:delText>
        </w:r>
        <w:r w:rsidRPr="00F74920" w:rsidDel="00917410">
          <w:rPr>
            <w:rFonts w:ascii="Calibri" w:hAnsi="Calibri"/>
            <w:b w:val="0"/>
            <w:bCs w:val="0"/>
            <w:sz w:val="22"/>
            <w:szCs w:val="22"/>
          </w:rPr>
          <w:tab/>
        </w:r>
        <w:r w:rsidRPr="009C588D" w:rsidDel="00917410">
          <w:rPr>
            <w:rStyle w:val="Hyperlink"/>
          </w:rPr>
          <w:delText xml:space="preserve">The </w:delText>
        </w:r>
        <w:r w:rsidRPr="009C588D" w:rsidDel="00917410">
          <w:rPr>
            <w:rStyle w:val="Hyperlink"/>
            <w:i/>
          </w:rPr>
          <w:delText>pc2v9.ini</w:delText>
        </w:r>
        <w:r w:rsidRPr="009C588D" w:rsidDel="00917410">
          <w:rPr>
            <w:rStyle w:val="Hyperlink"/>
          </w:rPr>
          <w:delText xml:space="preserve">  file</w:delText>
        </w:r>
        <w:r w:rsidDel="00917410">
          <w:rPr>
            <w:webHidden/>
          </w:rPr>
          <w:tab/>
          <w:delText>15</w:delText>
        </w:r>
      </w:del>
    </w:p>
    <w:p w14:paraId="7F8A4245" w14:textId="77777777" w:rsidR="00FC4F39" w:rsidRPr="00F74920" w:rsidDel="00917410" w:rsidRDefault="00FC4F39">
      <w:pPr>
        <w:pStyle w:val="TOC2"/>
        <w:rPr>
          <w:del w:id="3055" w:author="John Buck" w:date="2023-04-11T15:53:00Z"/>
          <w:rFonts w:ascii="Calibri" w:hAnsi="Calibri"/>
          <w:b w:val="0"/>
          <w:bCs w:val="0"/>
          <w:sz w:val="22"/>
          <w:szCs w:val="22"/>
        </w:rPr>
      </w:pPr>
      <w:del w:id="3056" w:author="John Buck" w:date="2023-04-11T15:53:00Z">
        <w:r w:rsidRPr="009C588D" w:rsidDel="00917410">
          <w:rPr>
            <w:rStyle w:val="Hyperlink"/>
          </w:rPr>
          <w:delText>4.2</w:delText>
        </w:r>
        <w:r w:rsidRPr="00F74920" w:rsidDel="00917410">
          <w:rPr>
            <w:rFonts w:ascii="Calibri" w:hAnsi="Calibri"/>
            <w:b w:val="0"/>
            <w:bCs w:val="0"/>
            <w:sz w:val="22"/>
            <w:szCs w:val="22"/>
          </w:rPr>
          <w:tab/>
        </w:r>
        <w:r w:rsidRPr="009C588D" w:rsidDel="00917410">
          <w:rPr>
            <w:rStyle w:val="Hyperlink"/>
          </w:rPr>
          <w:delText>Other Initialization Files</w:delText>
        </w:r>
        <w:r w:rsidDel="00917410">
          <w:rPr>
            <w:webHidden/>
          </w:rPr>
          <w:tab/>
          <w:delText>17</w:delText>
        </w:r>
      </w:del>
    </w:p>
    <w:p w14:paraId="761D5B75" w14:textId="77777777" w:rsidR="00FC4F39" w:rsidRPr="00F74920" w:rsidDel="00917410" w:rsidRDefault="00FC4F39" w:rsidP="008B4237">
      <w:pPr>
        <w:pStyle w:val="TOC1"/>
        <w:rPr>
          <w:del w:id="3057" w:author="John Buck" w:date="2023-04-11T15:53:00Z"/>
          <w:rFonts w:ascii="Calibri" w:hAnsi="Calibri"/>
          <w:sz w:val="22"/>
          <w:szCs w:val="22"/>
        </w:rPr>
      </w:pPr>
      <w:del w:id="3058" w:author="John Buck" w:date="2023-04-11T15:53:00Z">
        <w:r w:rsidRPr="009C588D" w:rsidDel="00917410">
          <w:rPr>
            <w:rStyle w:val="Hyperlink"/>
          </w:rPr>
          <w:delText>5</w:delText>
        </w:r>
        <w:r w:rsidRPr="00F74920" w:rsidDel="00917410">
          <w:rPr>
            <w:rFonts w:ascii="Calibri" w:hAnsi="Calibri"/>
            <w:sz w:val="22"/>
            <w:szCs w:val="22"/>
          </w:rPr>
          <w:tab/>
        </w:r>
        <w:r w:rsidRPr="009C588D" w:rsidDel="00917410">
          <w:rPr>
            <w:rStyle w:val="Hyperlink"/>
          </w:rPr>
          <w:delText>PC</w:delText>
        </w:r>
        <w:r w:rsidRPr="009C588D" w:rsidDel="00917410">
          <w:rPr>
            <w:rStyle w:val="Hyperlink"/>
            <w:vertAlign w:val="superscript"/>
          </w:rPr>
          <w:delText>2</w:delText>
        </w:r>
        <w:r w:rsidRPr="009C588D" w:rsidDel="00917410">
          <w:rPr>
            <w:rStyle w:val="Hyperlink"/>
          </w:rPr>
          <w:delText xml:space="preserve">  Startup Procedures</w:delText>
        </w:r>
        <w:r w:rsidDel="00917410">
          <w:rPr>
            <w:webHidden/>
          </w:rPr>
          <w:tab/>
          <w:delText>18</w:delText>
        </w:r>
      </w:del>
    </w:p>
    <w:p w14:paraId="5F4A8439" w14:textId="77777777" w:rsidR="00FC4F39" w:rsidRPr="00F74920" w:rsidDel="00917410" w:rsidRDefault="00FC4F39">
      <w:pPr>
        <w:pStyle w:val="TOC2"/>
        <w:rPr>
          <w:del w:id="3059" w:author="John Buck" w:date="2023-04-11T15:53:00Z"/>
          <w:rFonts w:ascii="Calibri" w:hAnsi="Calibri"/>
          <w:b w:val="0"/>
          <w:bCs w:val="0"/>
          <w:sz w:val="22"/>
          <w:szCs w:val="22"/>
        </w:rPr>
      </w:pPr>
      <w:del w:id="3060" w:author="John Buck" w:date="2023-04-11T15:53:00Z">
        <w:r w:rsidRPr="009C588D" w:rsidDel="00917410">
          <w:rPr>
            <w:rStyle w:val="Hyperlink"/>
          </w:rPr>
          <w:delText>5.1</w:delText>
        </w:r>
        <w:r w:rsidRPr="00F74920" w:rsidDel="00917410">
          <w:rPr>
            <w:rFonts w:ascii="Calibri" w:hAnsi="Calibri"/>
            <w:b w:val="0"/>
            <w:bCs w:val="0"/>
            <w:sz w:val="22"/>
            <w:szCs w:val="22"/>
          </w:rPr>
          <w:tab/>
        </w:r>
        <w:r w:rsidRPr="009C588D" w:rsidDel="00917410">
          <w:rPr>
            <w:rStyle w:val="Hyperlink"/>
          </w:rPr>
          <w:delText>Built-in Commands</w:delText>
        </w:r>
        <w:r w:rsidDel="00917410">
          <w:rPr>
            <w:webHidden/>
          </w:rPr>
          <w:tab/>
          <w:delText>18</w:delText>
        </w:r>
      </w:del>
    </w:p>
    <w:p w14:paraId="48BF6E20" w14:textId="77777777" w:rsidR="00FC4F39" w:rsidRPr="00F74920" w:rsidDel="00917410" w:rsidRDefault="00FC4F39">
      <w:pPr>
        <w:pStyle w:val="TOC2"/>
        <w:rPr>
          <w:del w:id="3061" w:author="John Buck" w:date="2023-04-11T15:53:00Z"/>
          <w:rFonts w:ascii="Calibri" w:hAnsi="Calibri"/>
          <w:b w:val="0"/>
          <w:bCs w:val="0"/>
          <w:sz w:val="22"/>
          <w:szCs w:val="22"/>
        </w:rPr>
      </w:pPr>
      <w:del w:id="3062" w:author="John Buck" w:date="2023-04-11T15:53:00Z">
        <w:r w:rsidRPr="009C588D" w:rsidDel="00917410">
          <w:rPr>
            <w:rStyle w:val="Hyperlink"/>
          </w:rPr>
          <w:delText>5.2</w:delText>
        </w:r>
        <w:r w:rsidRPr="00F74920" w:rsidDel="00917410">
          <w:rPr>
            <w:rFonts w:ascii="Calibri" w:hAnsi="Calibri"/>
            <w:b w:val="0"/>
            <w:bCs w:val="0"/>
            <w:sz w:val="22"/>
            <w:szCs w:val="22"/>
          </w:rPr>
          <w:tab/>
        </w:r>
        <w:r w:rsidRPr="009C588D" w:rsidDel="00917410">
          <w:rPr>
            <w:rStyle w:val="Hyperlink"/>
          </w:rPr>
          <w:delText>Server Startup</w:delText>
        </w:r>
        <w:r w:rsidDel="00917410">
          <w:rPr>
            <w:webHidden/>
          </w:rPr>
          <w:tab/>
          <w:delText>19</w:delText>
        </w:r>
      </w:del>
    </w:p>
    <w:p w14:paraId="72F09F48" w14:textId="77777777" w:rsidR="00FC4F39" w:rsidRPr="00F74920" w:rsidDel="00917410" w:rsidRDefault="00FC4F39">
      <w:pPr>
        <w:pStyle w:val="TOC3"/>
        <w:rPr>
          <w:del w:id="3063" w:author="John Buck" w:date="2023-04-11T15:53:00Z"/>
          <w:rFonts w:ascii="Calibri" w:hAnsi="Calibri"/>
          <w:sz w:val="22"/>
          <w:szCs w:val="22"/>
        </w:rPr>
      </w:pPr>
      <w:del w:id="3064" w:author="John Buck" w:date="2023-04-11T15:53:00Z">
        <w:r w:rsidRPr="009C588D" w:rsidDel="00917410">
          <w:rPr>
            <w:rStyle w:val="Hyperlink"/>
          </w:rPr>
          <w:delText>5.2.1</w:delText>
        </w:r>
        <w:r w:rsidRPr="00F74920" w:rsidDel="00917410">
          <w:rPr>
            <w:rFonts w:ascii="Calibri" w:hAnsi="Calibri"/>
            <w:sz w:val="22"/>
            <w:szCs w:val="22"/>
          </w:rPr>
          <w:tab/>
        </w:r>
        <w:r w:rsidRPr="009C588D" w:rsidDel="00917410">
          <w:rPr>
            <w:rStyle w:val="Hyperlink"/>
          </w:rPr>
          <w:delText>Non-GUI Server Startup</w:delText>
        </w:r>
        <w:r w:rsidDel="00917410">
          <w:rPr>
            <w:webHidden/>
          </w:rPr>
          <w:tab/>
          <w:delText>21</w:delText>
        </w:r>
      </w:del>
    </w:p>
    <w:p w14:paraId="141B8F4F" w14:textId="77777777" w:rsidR="00FC4F39" w:rsidRPr="00F74920" w:rsidDel="00917410" w:rsidRDefault="00FC4F39">
      <w:pPr>
        <w:pStyle w:val="TOC2"/>
        <w:rPr>
          <w:del w:id="3065" w:author="John Buck" w:date="2023-04-11T15:53:00Z"/>
          <w:rFonts w:ascii="Calibri" w:hAnsi="Calibri"/>
          <w:b w:val="0"/>
          <w:bCs w:val="0"/>
          <w:sz w:val="22"/>
          <w:szCs w:val="22"/>
        </w:rPr>
      </w:pPr>
      <w:del w:id="3066" w:author="John Buck" w:date="2023-04-11T15:53:00Z">
        <w:r w:rsidRPr="009C588D" w:rsidDel="00917410">
          <w:rPr>
            <w:rStyle w:val="Hyperlink"/>
          </w:rPr>
          <w:delText>5.3</w:delText>
        </w:r>
        <w:r w:rsidRPr="00F74920" w:rsidDel="00917410">
          <w:rPr>
            <w:rFonts w:ascii="Calibri" w:hAnsi="Calibri"/>
            <w:b w:val="0"/>
            <w:bCs w:val="0"/>
            <w:sz w:val="22"/>
            <w:szCs w:val="22"/>
          </w:rPr>
          <w:tab/>
        </w:r>
        <w:r w:rsidRPr="009C588D" w:rsidDel="00917410">
          <w:rPr>
            <w:rStyle w:val="Hyperlink"/>
          </w:rPr>
          <w:delText>Server GUI Controls</w:delText>
        </w:r>
        <w:r w:rsidDel="00917410">
          <w:rPr>
            <w:webHidden/>
          </w:rPr>
          <w:tab/>
          <w:delText>21</w:delText>
        </w:r>
      </w:del>
    </w:p>
    <w:p w14:paraId="005590CF" w14:textId="77777777" w:rsidR="00FC4F39" w:rsidRPr="00F74920" w:rsidDel="00917410" w:rsidRDefault="00FC4F39">
      <w:pPr>
        <w:pStyle w:val="TOC3"/>
        <w:rPr>
          <w:del w:id="3067" w:author="John Buck" w:date="2023-04-11T15:53:00Z"/>
          <w:rFonts w:ascii="Calibri" w:hAnsi="Calibri"/>
          <w:sz w:val="22"/>
          <w:szCs w:val="22"/>
        </w:rPr>
      </w:pPr>
      <w:del w:id="3068" w:author="John Buck" w:date="2023-04-11T15:53:00Z">
        <w:r w:rsidRPr="009C588D" w:rsidDel="00917410">
          <w:rPr>
            <w:rStyle w:val="Hyperlink"/>
          </w:rPr>
          <w:delText>5.3.1</w:delText>
        </w:r>
        <w:r w:rsidRPr="00F74920" w:rsidDel="00917410">
          <w:rPr>
            <w:rFonts w:ascii="Calibri" w:hAnsi="Calibri"/>
            <w:sz w:val="22"/>
            <w:szCs w:val="22"/>
          </w:rPr>
          <w:tab/>
        </w:r>
        <w:r w:rsidRPr="009C588D" w:rsidDel="00917410">
          <w:rPr>
            <w:rStyle w:val="Hyperlink"/>
          </w:rPr>
          <w:delText>Adding Sites</w:delText>
        </w:r>
        <w:r w:rsidDel="00917410">
          <w:rPr>
            <w:webHidden/>
          </w:rPr>
          <w:tab/>
          <w:delText>22</w:delText>
        </w:r>
      </w:del>
    </w:p>
    <w:p w14:paraId="6DA11722" w14:textId="77777777" w:rsidR="00FC4F39" w:rsidRPr="00F74920" w:rsidDel="00917410" w:rsidRDefault="00FC4F39">
      <w:pPr>
        <w:pStyle w:val="TOC3"/>
        <w:rPr>
          <w:del w:id="3069" w:author="John Buck" w:date="2023-04-11T15:53:00Z"/>
          <w:rFonts w:ascii="Calibri" w:hAnsi="Calibri"/>
          <w:sz w:val="22"/>
          <w:szCs w:val="22"/>
        </w:rPr>
      </w:pPr>
      <w:del w:id="3070" w:author="John Buck" w:date="2023-04-11T15:53:00Z">
        <w:r w:rsidRPr="009C588D" w:rsidDel="00917410">
          <w:rPr>
            <w:rStyle w:val="Hyperlink"/>
          </w:rPr>
          <w:delText>5.3.2</w:delText>
        </w:r>
        <w:r w:rsidRPr="00F74920" w:rsidDel="00917410">
          <w:rPr>
            <w:rFonts w:ascii="Calibri" w:hAnsi="Calibri"/>
            <w:sz w:val="22"/>
            <w:szCs w:val="22"/>
          </w:rPr>
          <w:tab/>
        </w:r>
        <w:r w:rsidRPr="009C588D" w:rsidDel="00917410">
          <w:rPr>
            <w:rStyle w:val="Hyperlink"/>
          </w:rPr>
          <w:delText>Restarting / Reconnecting Servers</w:delText>
        </w:r>
        <w:r w:rsidDel="00917410">
          <w:rPr>
            <w:webHidden/>
          </w:rPr>
          <w:tab/>
          <w:delText>23</w:delText>
        </w:r>
      </w:del>
    </w:p>
    <w:p w14:paraId="58016D8F" w14:textId="77777777" w:rsidR="00FC4F39" w:rsidRPr="00F74920" w:rsidDel="00917410" w:rsidRDefault="00FC4F39">
      <w:pPr>
        <w:pStyle w:val="TOC3"/>
        <w:rPr>
          <w:del w:id="3071" w:author="John Buck" w:date="2023-04-11T15:53:00Z"/>
          <w:rFonts w:ascii="Calibri" w:hAnsi="Calibri"/>
          <w:sz w:val="22"/>
          <w:szCs w:val="22"/>
        </w:rPr>
      </w:pPr>
      <w:del w:id="3072" w:author="John Buck" w:date="2023-04-11T15:53:00Z">
        <w:r w:rsidRPr="009C588D" w:rsidDel="00917410">
          <w:rPr>
            <w:rStyle w:val="Hyperlink"/>
          </w:rPr>
          <w:delText>5.3.3</w:delText>
        </w:r>
        <w:r w:rsidRPr="00F74920" w:rsidDel="00917410">
          <w:rPr>
            <w:rFonts w:ascii="Calibri" w:hAnsi="Calibri"/>
            <w:sz w:val="22"/>
            <w:szCs w:val="22"/>
          </w:rPr>
          <w:tab/>
        </w:r>
        <w:r w:rsidRPr="009C588D" w:rsidDel="00917410">
          <w:rPr>
            <w:rStyle w:val="Hyperlink"/>
          </w:rPr>
          <w:delText>Connections and Logins</w:delText>
        </w:r>
        <w:r w:rsidDel="00917410">
          <w:rPr>
            <w:webHidden/>
          </w:rPr>
          <w:tab/>
          <w:delText>25</w:delText>
        </w:r>
      </w:del>
    </w:p>
    <w:p w14:paraId="49D4F911" w14:textId="77777777" w:rsidR="00FC4F39" w:rsidRPr="00F74920" w:rsidDel="00917410" w:rsidRDefault="00FC4F39">
      <w:pPr>
        <w:pStyle w:val="TOC3"/>
        <w:rPr>
          <w:del w:id="3073" w:author="John Buck" w:date="2023-04-11T15:53:00Z"/>
          <w:rFonts w:ascii="Calibri" w:hAnsi="Calibri"/>
          <w:sz w:val="22"/>
          <w:szCs w:val="22"/>
        </w:rPr>
      </w:pPr>
      <w:del w:id="3074" w:author="John Buck" w:date="2023-04-11T15:53:00Z">
        <w:r w:rsidRPr="009C588D" w:rsidDel="00917410">
          <w:rPr>
            <w:rStyle w:val="Hyperlink"/>
          </w:rPr>
          <w:delText>5.3.4</w:delText>
        </w:r>
        <w:r w:rsidRPr="00F74920" w:rsidDel="00917410">
          <w:rPr>
            <w:rFonts w:ascii="Calibri" w:hAnsi="Calibri"/>
            <w:sz w:val="22"/>
            <w:szCs w:val="22"/>
          </w:rPr>
          <w:tab/>
        </w:r>
        <w:r w:rsidRPr="009C588D" w:rsidDel="00917410">
          <w:rPr>
            <w:rStyle w:val="Hyperlink"/>
          </w:rPr>
          <w:delText>Additional Server GUI Controls</w:delText>
        </w:r>
        <w:r w:rsidDel="00917410">
          <w:rPr>
            <w:webHidden/>
          </w:rPr>
          <w:tab/>
          <w:delText>25</w:delText>
        </w:r>
      </w:del>
    </w:p>
    <w:p w14:paraId="0A63CD28" w14:textId="77777777" w:rsidR="00FC4F39" w:rsidRPr="00F74920" w:rsidDel="00917410" w:rsidRDefault="00FC4F39">
      <w:pPr>
        <w:pStyle w:val="TOC2"/>
        <w:rPr>
          <w:del w:id="3075" w:author="John Buck" w:date="2023-04-11T15:53:00Z"/>
          <w:rFonts w:ascii="Calibri" w:hAnsi="Calibri"/>
          <w:b w:val="0"/>
          <w:bCs w:val="0"/>
          <w:sz w:val="22"/>
          <w:szCs w:val="22"/>
        </w:rPr>
      </w:pPr>
      <w:del w:id="3076" w:author="John Buck" w:date="2023-04-11T15:53:00Z">
        <w:r w:rsidRPr="009C588D" w:rsidDel="00917410">
          <w:rPr>
            <w:rStyle w:val="Hyperlink"/>
          </w:rPr>
          <w:delText>5.4</w:delText>
        </w:r>
        <w:r w:rsidRPr="00F74920" w:rsidDel="00917410">
          <w:rPr>
            <w:rFonts w:ascii="Calibri" w:hAnsi="Calibri"/>
            <w:b w:val="0"/>
            <w:bCs w:val="0"/>
            <w:sz w:val="22"/>
            <w:szCs w:val="22"/>
          </w:rPr>
          <w:tab/>
        </w:r>
        <w:r w:rsidRPr="009C588D" w:rsidDel="00917410">
          <w:rPr>
            <w:rStyle w:val="Hyperlink"/>
          </w:rPr>
          <w:delText>Starting Clients</w:delText>
        </w:r>
        <w:r w:rsidDel="00917410">
          <w:rPr>
            <w:webHidden/>
          </w:rPr>
          <w:tab/>
          <w:delText>25</w:delText>
        </w:r>
      </w:del>
    </w:p>
    <w:p w14:paraId="31C2320D" w14:textId="77777777" w:rsidR="00FC4F39" w:rsidRPr="00F74920" w:rsidDel="00917410" w:rsidRDefault="00FC4F39">
      <w:pPr>
        <w:pStyle w:val="TOC2"/>
        <w:rPr>
          <w:del w:id="3077" w:author="John Buck" w:date="2023-04-11T15:53:00Z"/>
          <w:rFonts w:ascii="Calibri" w:hAnsi="Calibri"/>
          <w:b w:val="0"/>
          <w:bCs w:val="0"/>
          <w:sz w:val="22"/>
          <w:szCs w:val="22"/>
        </w:rPr>
      </w:pPr>
      <w:del w:id="3078" w:author="John Buck" w:date="2023-04-11T15:53:00Z">
        <w:r w:rsidRPr="009C588D" w:rsidDel="00917410">
          <w:rPr>
            <w:rStyle w:val="Hyperlink"/>
          </w:rPr>
          <w:delText>5.5</w:delText>
        </w:r>
        <w:r w:rsidRPr="00F74920" w:rsidDel="00917410">
          <w:rPr>
            <w:rFonts w:ascii="Calibri" w:hAnsi="Calibri"/>
            <w:b w:val="0"/>
            <w:bCs w:val="0"/>
            <w:sz w:val="22"/>
            <w:szCs w:val="22"/>
          </w:rPr>
          <w:tab/>
        </w:r>
        <w:r w:rsidRPr="009C588D" w:rsidDel="00917410">
          <w:rPr>
            <w:rStyle w:val="Hyperlink"/>
          </w:rPr>
          <w:delText>Contest Profiles</w:delText>
        </w:r>
        <w:r w:rsidDel="00917410">
          <w:rPr>
            <w:webHidden/>
          </w:rPr>
          <w:tab/>
          <w:delText>26</w:delText>
        </w:r>
      </w:del>
    </w:p>
    <w:p w14:paraId="0206F13F" w14:textId="77777777" w:rsidR="00FC4F39" w:rsidRPr="00F74920" w:rsidDel="00917410" w:rsidRDefault="00FC4F39" w:rsidP="008B4237">
      <w:pPr>
        <w:pStyle w:val="TOC1"/>
        <w:rPr>
          <w:del w:id="3079" w:author="John Buck" w:date="2023-04-11T15:53:00Z"/>
          <w:rFonts w:ascii="Calibri" w:hAnsi="Calibri"/>
          <w:sz w:val="22"/>
          <w:szCs w:val="22"/>
        </w:rPr>
      </w:pPr>
      <w:del w:id="3080" w:author="John Buck" w:date="2023-04-11T15:53:00Z">
        <w:r w:rsidRPr="009C588D" w:rsidDel="00917410">
          <w:rPr>
            <w:rStyle w:val="Hyperlink"/>
          </w:rPr>
          <w:delText>6</w:delText>
        </w:r>
        <w:r w:rsidRPr="00F74920" w:rsidDel="00917410">
          <w:rPr>
            <w:rFonts w:ascii="Calibri" w:hAnsi="Calibri"/>
            <w:sz w:val="22"/>
            <w:szCs w:val="22"/>
          </w:rPr>
          <w:tab/>
        </w:r>
        <w:r w:rsidRPr="009C588D" w:rsidDel="00917410">
          <w:rPr>
            <w:rStyle w:val="Hyperlink"/>
          </w:rPr>
          <w:delText>Interactive Contest Configuration</w:delText>
        </w:r>
        <w:r w:rsidDel="00917410">
          <w:rPr>
            <w:webHidden/>
          </w:rPr>
          <w:tab/>
          <w:delText>31</w:delText>
        </w:r>
      </w:del>
    </w:p>
    <w:p w14:paraId="5F61AD2A" w14:textId="77777777" w:rsidR="00FC4F39" w:rsidRPr="00F74920" w:rsidDel="00917410" w:rsidRDefault="00FC4F39">
      <w:pPr>
        <w:pStyle w:val="TOC2"/>
        <w:rPr>
          <w:del w:id="3081" w:author="John Buck" w:date="2023-04-11T15:53:00Z"/>
          <w:rFonts w:ascii="Calibri" w:hAnsi="Calibri"/>
          <w:b w:val="0"/>
          <w:bCs w:val="0"/>
          <w:sz w:val="22"/>
          <w:szCs w:val="22"/>
        </w:rPr>
      </w:pPr>
      <w:del w:id="3082" w:author="John Buck" w:date="2023-04-11T15:53:00Z">
        <w:r w:rsidRPr="009C588D" w:rsidDel="00917410">
          <w:rPr>
            <w:rStyle w:val="Hyperlink"/>
          </w:rPr>
          <w:delText>6.1</w:delText>
        </w:r>
        <w:r w:rsidRPr="00F74920" w:rsidDel="00917410">
          <w:rPr>
            <w:rFonts w:ascii="Calibri" w:hAnsi="Calibri"/>
            <w:b w:val="0"/>
            <w:bCs w:val="0"/>
            <w:sz w:val="22"/>
            <w:szCs w:val="22"/>
          </w:rPr>
          <w:tab/>
        </w:r>
        <w:r w:rsidRPr="009C588D" w:rsidDel="00917410">
          <w:rPr>
            <w:rStyle w:val="Hyperlink"/>
          </w:rPr>
          <w:delText>Administrator Login</w:delText>
        </w:r>
        <w:r w:rsidDel="00917410">
          <w:rPr>
            <w:webHidden/>
          </w:rPr>
          <w:tab/>
          <w:delText>31</w:delText>
        </w:r>
      </w:del>
    </w:p>
    <w:p w14:paraId="413D15B4" w14:textId="77777777" w:rsidR="00FC4F39" w:rsidRPr="00F74920" w:rsidDel="00917410" w:rsidRDefault="00FC4F39">
      <w:pPr>
        <w:pStyle w:val="TOC2"/>
        <w:rPr>
          <w:del w:id="3083" w:author="John Buck" w:date="2023-04-11T15:53:00Z"/>
          <w:rFonts w:ascii="Calibri" w:hAnsi="Calibri"/>
          <w:b w:val="0"/>
          <w:bCs w:val="0"/>
          <w:sz w:val="22"/>
          <w:szCs w:val="22"/>
        </w:rPr>
      </w:pPr>
      <w:del w:id="3084" w:author="John Buck" w:date="2023-04-11T15:53:00Z">
        <w:r w:rsidRPr="009C588D" w:rsidDel="00917410">
          <w:rPr>
            <w:rStyle w:val="Hyperlink"/>
          </w:rPr>
          <w:delText>6.2</w:delText>
        </w:r>
        <w:r w:rsidRPr="00F74920" w:rsidDel="00917410">
          <w:rPr>
            <w:rFonts w:ascii="Calibri" w:hAnsi="Calibri"/>
            <w:b w:val="0"/>
            <w:bCs w:val="0"/>
            <w:sz w:val="22"/>
            <w:szCs w:val="22"/>
          </w:rPr>
          <w:tab/>
        </w:r>
        <w:r w:rsidRPr="009C588D" w:rsidDel="00917410">
          <w:rPr>
            <w:rStyle w:val="Hyperlink"/>
          </w:rPr>
          <w:delText>User Accounts</w:delText>
        </w:r>
        <w:r w:rsidDel="00917410">
          <w:rPr>
            <w:webHidden/>
          </w:rPr>
          <w:tab/>
          <w:delText>32</w:delText>
        </w:r>
      </w:del>
    </w:p>
    <w:p w14:paraId="5F766505" w14:textId="77777777" w:rsidR="00FC4F39" w:rsidRPr="00F74920" w:rsidDel="00917410" w:rsidRDefault="00FC4F39">
      <w:pPr>
        <w:pStyle w:val="TOC3"/>
        <w:rPr>
          <w:del w:id="3085" w:author="John Buck" w:date="2023-04-11T15:53:00Z"/>
          <w:rFonts w:ascii="Calibri" w:hAnsi="Calibri"/>
          <w:sz w:val="22"/>
          <w:szCs w:val="22"/>
        </w:rPr>
      </w:pPr>
      <w:del w:id="3086" w:author="John Buck" w:date="2023-04-11T15:53:00Z">
        <w:r w:rsidRPr="009C588D" w:rsidDel="00917410">
          <w:rPr>
            <w:rStyle w:val="Hyperlink"/>
          </w:rPr>
          <w:delText>6.2.1</w:delText>
        </w:r>
        <w:r w:rsidRPr="00F74920" w:rsidDel="00917410">
          <w:rPr>
            <w:rFonts w:ascii="Calibri" w:hAnsi="Calibri"/>
            <w:sz w:val="22"/>
            <w:szCs w:val="22"/>
          </w:rPr>
          <w:tab/>
        </w:r>
        <w:r w:rsidRPr="009C588D" w:rsidDel="00917410">
          <w:rPr>
            <w:rStyle w:val="Hyperlink"/>
          </w:rPr>
          <w:delText>Account Creation</w:delText>
        </w:r>
        <w:r w:rsidDel="00917410">
          <w:rPr>
            <w:webHidden/>
          </w:rPr>
          <w:tab/>
          <w:delText>32</w:delText>
        </w:r>
      </w:del>
    </w:p>
    <w:p w14:paraId="5C0E475B" w14:textId="77777777" w:rsidR="00FC4F39" w:rsidRPr="00F74920" w:rsidDel="00917410" w:rsidRDefault="00FC4F39">
      <w:pPr>
        <w:pStyle w:val="TOC3"/>
        <w:rPr>
          <w:del w:id="3087" w:author="John Buck" w:date="2023-04-11T15:53:00Z"/>
          <w:rFonts w:ascii="Calibri" w:hAnsi="Calibri"/>
          <w:sz w:val="22"/>
          <w:szCs w:val="22"/>
        </w:rPr>
      </w:pPr>
      <w:del w:id="3088" w:author="John Buck" w:date="2023-04-11T15:53:00Z">
        <w:r w:rsidRPr="009C588D" w:rsidDel="00917410">
          <w:rPr>
            <w:rStyle w:val="Hyperlink"/>
          </w:rPr>
          <w:delText>6.2.2</w:delText>
        </w:r>
        <w:r w:rsidRPr="00F74920" w:rsidDel="00917410">
          <w:rPr>
            <w:rFonts w:ascii="Calibri" w:hAnsi="Calibri"/>
            <w:sz w:val="22"/>
            <w:szCs w:val="22"/>
          </w:rPr>
          <w:tab/>
        </w:r>
        <w:r w:rsidRPr="009C588D" w:rsidDel="00917410">
          <w:rPr>
            <w:rStyle w:val="Hyperlink"/>
          </w:rPr>
          <w:delText>Account Names and Passwords</w:delText>
        </w:r>
        <w:r w:rsidDel="00917410">
          <w:rPr>
            <w:webHidden/>
          </w:rPr>
          <w:tab/>
          <w:delText>33</w:delText>
        </w:r>
      </w:del>
    </w:p>
    <w:p w14:paraId="2AD46665" w14:textId="77777777" w:rsidR="00FC4F39" w:rsidRPr="00F74920" w:rsidDel="00917410" w:rsidRDefault="00FC4F39">
      <w:pPr>
        <w:pStyle w:val="TOC3"/>
        <w:rPr>
          <w:del w:id="3089" w:author="John Buck" w:date="2023-04-11T15:53:00Z"/>
          <w:rFonts w:ascii="Calibri" w:hAnsi="Calibri"/>
          <w:sz w:val="22"/>
          <w:szCs w:val="22"/>
        </w:rPr>
      </w:pPr>
      <w:del w:id="3090" w:author="John Buck" w:date="2023-04-11T15:53:00Z">
        <w:r w:rsidRPr="009C588D" w:rsidDel="00917410">
          <w:rPr>
            <w:rStyle w:val="Hyperlink"/>
          </w:rPr>
          <w:delText>6.2.3</w:delText>
        </w:r>
        <w:r w:rsidRPr="00F74920" w:rsidDel="00917410">
          <w:rPr>
            <w:rFonts w:ascii="Calibri" w:hAnsi="Calibri"/>
            <w:sz w:val="22"/>
            <w:szCs w:val="22"/>
          </w:rPr>
          <w:tab/>
        </w:r>
        <w:r w:rsidRPr="009C588D" w:rsidDel="00917410">
          <w:rPr>
            <w:rStyle w:val="Hyperlink"/>
          </w:rPr>
          <w:delText>Loading Account Data</w:delText>
        </w:r>
        <w:r w:rsidDel="00917410">
          <w:rPr>
            <w:webHidden/>
          </w:rPr>
          <w:tab/>
          <w:delText>36</w:delText>
        </w:r>
      </w:del>
    </w:p>
    <w:p w14:paraId="3168FF98" w14:textId="77777777" w:rsidR="00FC4F39" w:rsidRPr="00F74920" w:rsidDel="00917410" w:rsidRDefault="00FC4F39">
      <w:pPr>
        <w:pStyle w:val="TOC3"/>
        <w:rPr>
          <w:del w:id="3091" w:author="John Buck" w:date="2023-04-11T15:53:00Z"/>
          <w:rFonts w:ascii="Calibri" w:hAnsi="Calibri"/>
          <w:sz w:val="22"/>
          <w:szCs w:val="22"/>
        </w:rPr>
      </w:pPr>
      <w:del w:id="3092" w:author="John Buck" w:date="2023-04-11T15:53:00Z">
        <w:r w:rsidRPr="009C588D" w:rsidDel="00917410">
          <w:rPr>
            <w:rStyle w:val="Hyperlink"/>
          </w:rPr>
          <w:delText>6.2.4</w:delText>
        </w:r>
        <w:r w:rsidRPr="00F74920" w:rsidDel="00917410">
          <w:rPr>
            <w:rFonts w:ascii="Calibri" w:hAnsi="Calibri"/>
            <w:sz w:val="22"/>
            <w:szCs w:val="22"/>
          </w:rPr>
          <w:tab/>
        </w:r>
        <w:r w:rsidRPr="009C588D" w:rsidDel="00917410">
          <w:rPr>
            <w:rStyle w:val="Hyperlink"/>
          </w:rPr>
          <w:delText>Importing ICPC Data</w:delText>
        </w:r>
        <w:r w:rsidDel="00917410">
          <w:rPr>
            <w:webHidden/>
          </w:rPr>
          <w:tab/>
          <w:delText>37</w:delText>
        </w:r>
      </w:del>
    </w:p>
    <w:p w14:paraId="242227F6" w14:textId="77777777" w:rsidR="00FC4F39" w:rsidRPr="00F74920" w:rsidDel="00917410" w:rsidRDefault="00FC4F39">
      <w:pPr>
        <w:pStyle w:val="TOC2"/>
        <w:rPr>
          <w:del w:id="3093" w:author="John Buck" w:date="2023-04-11T15:53:00Z"/>
          <w:rFonts w:ascii="Calibri" w:hAnsi="Calibri"/>
          <w:b w:val="0"/>
          <w:bCs w:val="0"/>
          <w:sz w:val="22"/>
          <w:szCs w:val="22"/>
        </w:rPr>
      </w:pPr>
      <w:del w:id="3094" w:author="John Buck" w:date="2023-04-11T15:53:00Z">
        <w:r w:rsidRPr="009C588D" w:rsidDel="00917410">
          <w:rPr>
            <w:rStyle w:val="Hyperlink"/>
          </w:rPr>
          <w:delText>6.3</w:delText>
        </w:r>
        <w:r w:rsidRPr="00F74920" w:rsidDel="00917410">
          <w:rPr>
            <w:rFonts w:ascii="Calibri" w:hAnsi="Calibri"/>
            <w:b w:val="0"/>
            <w:bCs w:val="0"/>
            <w:sz w:val="22"/>
            <w:szCs w:val="22"/>
          </w:rPr>
          <w:tab/>
        </w:r>
        <w:r w:rsidRPr="009C588D" w:rsidDel="00917410">
          <w:rPr>
            <w:rStyle w:val="Hyperlink"/>
          </w:rPr>
          <w:delText>Contest Problems</w:delText>
        </w:r>
        <w:r w:rsidDel="00917410">
          <w:rPr>
            <w:webHidden/>
          </w:rPr>
          <w:tab/>
          <w:delText>38</w:delText>
        </w:r>
      </w:del>
    </w:p>
    <w:p w14:paraId="4D63D59E" w14:textId="77777777" w:rsidR="00FC4F39" w:rsidRPr="00F74920" w:rsidDel="00917410" w:rsidRDefault="00FC4F39">
      <w:pPr>
        <w:pStyle w:val="TOC3"/>
        <w:rPr>
          <w:del w:id="3095" w:author="John Buck" w:date="2023-04-11T15:53:00Z"/>
          <w:rFonts w:ascii="Calibri" w:hAnsi="Calibri"/>
          <w:sz w:val="22"/>
          <w:szCs w:val="22"/>
        </w:rPr>
      </w:pPr>
      <w:del w:id="3096" w:author="John Buck" w:date="2023-04-11T15:53:00Z">
        <w:r w:rsidRPr="009C588D" w:rsidDel="00917410">
          <w:rPr>
            <w:rStyle w:val="Hyperlink"/>
          </w:rPr>
          <w:delText>6.3.1</w:delText>
        </w:r>
        <w:r w:rsidRPr="00F74920" w:rsidDel="00917410">
          <w:rPr>
            <w:rFonts w:ascii="Calibri" w:hAnsi="Calibri"/>
            <w:sz w:val="22"/>
            <w:szCs w:val="22"/>
          </w:rPr>
          <w:tab/>
        </w:r>
        <w:r w:rsidRPr="009C588D" w:rsidDel="00917410">
          <w:rPr>
            <w:rStyle w:val="Hyperlink"/>
          </w:rPr>
          <w:delText>Defining a Problem</w:delText>
        </w:r>
        <w:r w:rsidDel="00917410">
          <w:rPr>
            <w:webHidden/>
          </w:rPr>
          <w:tab/>
          <w:delText>38</w:delText>
        </w:r>
      </w:del>
    </w:p>
    <w:p w14:paraId="0A06F2A8" w14:textId="77777777" w:rsidR="00FC4F39" w:rsidRPr="00F74920" w:rsidDel="00917410" w:rsidRDefault="00FC4F39">
      <w:pPr>
        <w:pStyle w:val="TOC3"/>
        <w:rPr>
          <w:del w:id="3097" w:author="John Buck" w:date="2023-04-11T15:53:00Z"/>
          <w:rFonts w:ascii="Calibri" w:hAnsi="Calibri"/>
          <w:sz w:val="22"/>
          <w:szCs w:val="22"/>
        </w:rPr>
      </w:pPr>
      <w:del w:id="3098" w:author="John Buck" w:date="2023-04-11T15:53:00Z">
        <w:r w:rsidRPr="009C588D" w:rsidDel="00917410">
          <w:rPr>
            <w:rStyle w:val="Hyperlink"/>
          </w:rPr>
          <w:delText>6.3.2</w:delText>
        </w:r>
        <w:r w:rsidRPr="00F74920" w:rsidDel="00917410">
          <w:rPr>
            <w:rFonts w:ascii="Calibri" w:hAnsi="Calibri"/>
            <w:sz w:val="22"/>
            <w:szCs w:val="22"/>
          </w:rPr>
          <w:tab/>
        </w:r>
        <w:r w:rsidRPr="009C588D" w:rsidDel="00917410">
          <w:rPr>
            <w:rStyle w:val="Hyperlink"/>
          </w:rPr>
          <w:delText>Multiple Test Data Files</w:delText>
        </w:r>
        <w:r w:rsidDel="00917410">
          <w:rPr>
            <w:webHidden/>
          </w:rPr>
          <w:tab/>
          <w:delText>42</w:delText>
        </w:r>
      </w:del>
    </w:p>
    <w:p w14:paraId="4797CBDB" w14:textId="77777777" w:rsidR="00FC4F39" w:rsidRPr="00F74920" w:rsidDel="00917410" w:rsidRDefault="00FC4F39">
      <w:pPr>
        <w:pStyle w:val="TOC3"/>
        <w:rPr>
          <w:del w:id="3099" w:author="John Buck" w:date="2023-04-11T15:53:00Z"/>
          <w:rFonts w:ascii="Calibri" w:hAnsi="Calibri"/>
          <w:sz w:val="22"/>
          <w:szCs w:val="22"/>
        </w:rPr>
      </w:pPr>
      <w:del w:id="3100" w:author="John Buck" w:date="2023-04-11T15:53:00Z">
        <w:r w:rsidRPr="009C588D" w:rsidDel="00917410">
          <w:rPr>
            <w:rStyle w:val="Hyperlink"/>
          </w:rPr>
          <w:delText>6.3.3</w:delText>
        </w:r>
        <w:r w:rsidRPr="00F74920" w:rsidDel="00917410">
          <w:rPr>
            <w:rFonts w:ascii="Calibri" w:hAnsi="Calibri"/>
            <w:sz w:val="22"/>
            <w:szCs w:val="22"/>
          </w:rPr>
          <w:tab/>
        </w:r>
        <w:r w:rsidRPr="009C588D" w:rsidDel="00917410">
          <w:rPr>
            <w:rStyle w:val="Hyperlink"/>
          </w:rPr>
          <w:delText>Defining Judging Type</w:delText>
        </w:r>
        <w:r w:rsidDel="00917410">
          <w:rPr>
            <w:webHidden/>
          </w:rPr>
          <w:tab/>
          <w:delText>44</w:delText>
        </w:r>
      </w:del>
    </w:p>
    <w:p w14:paraId="25746C93" w14:textId="77777777" w:rsidR="00FC4F39" w:rsidRPr="00F74920" w:rsidDel="00917410" w:rsidRDefault="00FC4F39">
      <w:pPr>
        <w:pStyle w:val="TOC3"/>
        <w:rPr>
          <w:del w:id="3101" w:author="John Buck" w:date="2023-04-11T15:53:00Z"/>
          <w:rFonts w:ascii="Calibri" w:hAnsi="Calibri"/>
          <w:sz w:val="22"/>
          <w:szCs w:val="22"/>
        </w:rPr>
      </w:pPr>
      <w:del w:id="3102" w:author="John Buck" w:date="2023-04-11T15:53:00Z">
        <w:r w:rsidRPr="009C588D" w:rsidDel="00917410">
          <w:rPr>
            <w:rStyle w:val="Hyperlink"/>
          </w:rPr>
          <w:delText>6.3.4</w:delText>
        </w:r>
        <w:r w:rsidRPr="00F74920" w:rsidDel="00917410">
          <w:rPr>
            <w:rFonts w:ascii="Calibri" w:hAnsi="Calibri"/>
            <w:sz w:val="22"/>
            <w:szCs w:val="22"/>
          </w:rPr>
          <w:tab/>
        </w:r>
        <w:r w:rsidRPr="009C588D" w:rsidDel="00917410">
          <w:rPr>
            <w:rStyle w:val="Hyperlink"/>
          </w:rPr>
          <w:delText>Assigning  Auto Judging to Judge modules</w:delText>
        </w:r>
        <w:r w:rsidDel="00917410">
          <w:rPr>
            <w:webHidden/>
          </w:rPr>
          <w:tab/>
          <w:delText>45</w:delText>
        </w:r>
      </w:del>
    </w:p>
    <w:p w14:paraId="7E75F8F9" w14:textId="77777777" w:rsidR="00FC4F39" w:rsidRPr="00F74920" w:rsidDel="00917410" w:rsidRDefault="00FC4F39">
      <w:pPr>
        <w:pStyle w:val="TOC2"/>
        <w:rPr>
          <w:del w:id="3103" w:author="John Buck" w:date="2023-04-11T15:53:00Z"/>
          <w:rFonts w:ascii="Calibri" w:hAnsi="Calibri"/>
          <w:b w:val="0"/>
          <w:bCs w:val="0"/>
          <w:sz w:val="22"/>
          <w:szCs w:val="22"/>
        </w:rPr>
      </w:pPr>
      <w:del w:id="3104" w:author="John Buck" w:date="2023-04-11T15:53:00Z">
        <w:r w:rsidRPr="009C588D" w:rsidDel="00917410">
          <w:rPr>
            <w:rStyle w:val="Hyperlink"/>
          </w:rPr>
          <w:delText>6.4</w:delText>
        </w:r>
        <w:r w:rsidRPr="00F74920" w:rsidDel="00917410">
          <w:rPr>
            <w:rFonts w:ascii="Calibri" w:hAnsi="Calibri"/>
            <w:b w:val="0"/>
            <w:bCs w:val="0"/>
            <w:sz w:val="22"/>
            <w:szCs w:val="22"/>
          </w:rPr>
          <w:tab/>
        </w:r>
        <w:r w:rsidRPr="009C588D" w:rsidDel="00917410">
          <w:rPr>
            <w:rStyle w:val="Hyperlink"/>
          </w:rPr>
          <w:delText>Contest  Languages</w:delText>
        </w:r>
        <w:r w:rsidDel="00917410">
          <w:rPr>
            <w:webHidden/>
          </w:rPr>
          <w:tab/>
          <w:delText>48</w:delText>
        </w:r>
      </w:del>
    </w:p>
    <w:p w14:paraId="0EDD63CB" w14:textId="77777777" w:rsidR="00FC4F39" w:rsidRPr="00F74920" w:rsidDel="00917410" w:rsidRDefault="00FC4F39">
      <w:pPr>
        <w:pStyle w:val="TOC3"/>
        <w:rPr>
          <w:del w:id="3105" w:author="John Buck" w:date="2023-04-11T15:53:00Z"/>
          <w:rFonts w:ascii="Calibri" w:hAnsi="Calibri"/>
          <w:sz w:val="22"/>
          <w:szCs w:val="22"/>
        </w:rPr>
      </w:pPr>
      <w:del w:id="3106" w:author="John Buck" w:date="2023-04-11T15:53:00Z">
        <w:r w:rsidRPr="009C588D" w:rsidDel="00917410">
          <w:rPr>
            <w:rStyle w:val="Hyperlink"/>
          </w:rPr>
          <w:delText>6.4.1</w:delText>
        </w:r>
        <w:r w:rsidRPr="00F74920" w:rsidDel="00917410">
          <w:rPr>
            <w:rFonts w:ascii="Calibri" w:hAnsi="Calibri"/>
            <w:sz w:val="22"/>
            <w:szCs w:val="22"/>
          </w:rPr>
          <w:tab/>
        </w:r>
        <w:r w:rsidRPr="009C588D" w:rsidDel="00917410">
          <w:rPr>
            <w:rStyle w:val="Hyperlink"/>
          </w:rPr>
          <w:delText>Defining a Language</w:delText>
        </w:r>
        <w:r w:rsidDel="00917410">
          <w:rPr>
            <w:webHidden/>
          </w:rPr>
          <w:tab/>
          <w:delText>48</w:delText>
        </w:r>
      </w:del>
    </w:p>
    <w:p w14:paraId="5E4A159F" w14:textId="77777777" w:rsidR="00FC4F39" w:rsidRPr="00F74920" w:rsidDel="00917410" w:rsidRDefault="00FC4F39">
      <w:pPr>
        <w:pStyle w:val="TOC3"/>
        <w:rPr>
          <w:del w:id="3107" w:author="John Buck" w:date="2023-04-11T15:53:00Z"/>
          <w:rFonts w:ascii="Calibri" w:hAnsi="Calibri"/>
          <w:sz w:val="22"/>
          <w:szCs w:val="22"/>
        </w:rPr>
      </w:pPr>
      <w:del w:id="3108" w:author="John Buck" w:date="2023-04-11T15:53:00Z">
        <w:r w:rsidRPr="009C588D" w:rsidDel="00917410">
          <w:rPr>
            <w:rStyle w:val="Hyperlink"/>
          </w:rPr>
          <w:delText>6.4.2</w:delText>
        </w:r>
        <w:r w:rsidRPr="00F74920" w:rsidDel="00917410">
          <w:rPr>
            <w:rFonts w:ascii="Calibri" w:hAnsi="Calibri"/>
            <w:sz w:val="22"/>
            <w:szCs w:val="22"/>
          </w:rPr>
          <w:tab/>
        </w:r>
        <w:r w:rsidRPr="009C588D" w:rsidDel="00917410">
          <w:rPr>
            <w:rStyle w:val="Hyperlink"/>
          </w:rPr>
          <w:delText>Command Parameter Substitutions</w:delText>
        </w:r>
        <w:r w:rsidDel="00917410">
          <w:rPr>
            <w:webHidden/>
          </w:rPr>
          <w:tab/>
          <w:delText>52</w:delText>
        </w:r>
      </w:del>
    </w:p>
    <w:p w14:paraId="5B2C5B6A" w14:textId="77777777" w:rsidR="00FC4F39" w:rsidRPr="00F74920" w:rsidDel="00917410" w:rsidRDefault="00FC4F39">
      <w:pPr>
        <w:pStyle w:val="TOC3"/>
        <w:rPr>
          <w:del w:id="3109" w:author="John Buck" w:date="2023-04-11T15:53:00Z"/>
          <w:rFonts w:ascii="Calibri" w:hAnsi="Calibri"/>
          <w:sz w:val="22"/>
          <w:szCs w:val="22"/>
        </w:rPr>
      </w:pPr>
      <w:del w:id="3110" w:author="John Buck" w:date="2023-04-11T15:53:00Z">
        <w:r w:rsidRPr="009C588D" w:rsidDel="00917410">
          <w:rPr>
            <w:rStyle w:val="Hyperlink"/>
          </w:rPr>
          <w:delText>6.4.3</w:delText>
        </w:r>
        <w:r w:rsidRPr="00F74920" w:rsidDel="00917410">
          <w:rPr>
            <w:rFonts w:ascii="Calibri" w:hAnsi="Calibri"/>
            <w:sz w:val="22"/>
            <w:szCs w:val="22"/>
          </w:rPr>
          <w:tab/>
        </w:r>
        <w:r w:rsidRPr="009C588D" w:rsidDel="00917410">
          <w:rPr>
            <w:rStyle w:val="Hyperlink"/>
          </w:rPr>
          <w:delText>Language  Definition  Examples</w:delText>
        </w:r>
        <w:r w:rsidDel="00917410">
          <w:rPr>
            <w:webHidden/>
          </w:rPr>
          <w:tab/>
          <w:delText>52</w:delText>
        </w:r>
      </w:del>
    </w:p>
    <w:p w14:paraId="4FBBC580" w14:textId="77777777" w:rsidR="00FC4F39" w:rsidRPr="00F74920" w:rsidDel="00917410" w:rsidRDefault="00FC4F39">
      <w:pPr>
        <w:pStyle w:val="TOC3"/>
        <w:rPr>
          <w:del w:id="3111" w:author="John Buck" w:date="2023-04-11T15:53:00Z"/>
          <w:rFonts w:ascii="Calibri" w:hAnsi="Calibri"/>
          <w:sz w:val="22"/>
          <w:szCs w:val="22"/>
        </w:rPr>
      </w:pPr>
      <w:del w:id="3112" w:author="John Buck" w:date="2023-04-11T15:53:00Z">
        <w:r w:rsidRPr="009C588D" w:rsidDel="00917410">
          <w:rPr>
            <w:rStyle w:val="Hyperlink"/>
          </w:rPr>
          <w:delText>6.4.4</w:delText>
        </w:r>
        <w:r w:rsidRPr="00F74920" w:rsidDel="00917410">
          <w:rPr>
            <w:rFonts w:ascii="Calibri" w:hAnsi="Calibri"/>
            <w:sz w:val="22"/>
            <w:szCs w:val="22"/>
          </w:rPr>
          <w:tab/>
        </w:r>
        <w:r w:rsidRPr="009C588D" w:rsidDel="00917410">
          <w:rPr>
            <w:rStyle w:val="Hyperlink"/>
          </w:rPr>
          <w:delText>Language  Definitions In Multi-Site Contests</w:delText>
        </w:r>
        <w:r w:rsidDel="00917410">
          <w:rPr>
            <w:webHidden/>
          </w:rPr>
          <w:tab/>
          <w:delText>54</w:delText>
        </w:r>
      </w:del>
    </w:p>
    <w:p w14:paraId="7194B117" w14:textId="77777777" w:rsidR="00FC4F39" w:rsidRPr="00F74920" w:rsidDel="00917410" w:rsidRDefault="00FC4F39">
      <w:pPr>
        <w:pStyle w:val="TOC2"/>
        <w:rPr>
          <w:del w:id="3113" w:author="John Buck" w:date="2023-04-11T15:53:00Z"/>
          <w:rFonts w:ascii="Calibri" w:hAnsi="Calibri"/>
          <w:b w:val="0"/>
          <w:bCs w:val="0"/>
          <w:sz w:val="22"/>
          <w:szCs w:val="22"/>
        </w:rPr>
      </w:pPr>
      <w:del w:id="3114" w:author="John Buck" w:date="2023-04-11T15:53:00Z">
        <w:r w:rsidRPr="009C588D" w:rsidDel="00917410">
          <w:rPr>
            <w:rStyle w:val="Hyperlink"/>
          </w:rPr>
          <w:delText>6.5</w:delText>
        </w:r>
        <w:r w:rsidRPr="00F74920" w:rsidDel="00917410">
          <w:rPr>
            <w:rFonts w:ascii="Calibri" w:hAnsi="Calibri"/>
            <w:b w:val="0"/>
            <w:bCs w:val="0"/>
            <w:sz w:val="22"/>
            <w:szCs w:val="22"/>
          </w:rPr>
          <w:tab/>
        </w:r>
        <w:r w:rsidRPr="009C588D" w:rsidDel="00917410">
          <w:rPr>
            <w:rStyle w:val="Hyperlink"/>
          </w:rPr>
          <w:delText>Contest  Judgments</w:delText>
        </w:r>
        <w:r w:rsidDel="00917410">
          <w:rPr>
            <w:webHidden/>
          </w:rPr>
          <w:tab/>
          <w:delText>56</w:delText>
        </w:r>
      </w:del>
    </w:p>
    <w:p w14:paraId="705AA747" w14:textId="77777777" w:rsidR="00FC4F39" w:rsidRPr="00F74920" w:rsidDel="00917410" w:rsidRDefault="00FC4F39">
      <w:pPr>
        <w:pStyle w:val="TOC3"/>
        <w:rPr>
          <w:del w:id="3115" w:author="John Buck" w:date="2023-04-11T15:53:00Z"/>
          <w:rFonts w:ascii="Calibri" w:hAnsi="Calibri"/>
          <w:sz w:val="22"/>
          <w:szCs w:val="22"/>
        </w:rPr>
      </w:pPr>
      <w:del w:id="3116" w:author="John Buck" w:date="2023-04-11T15:53:00Z">
        <w:r w:rsidRPr="009C588D" w:rsidDel="00917410">
          <w:rPr>
            <w:rStyle w:val="Hyperlink"/>
          </w:rPr>
          <w:delText>6.5.1</w:delText>
        </w:r>
        <w:r w:rsidRPr="00F74920" w:rsidDel="00917410">
          <w:rPr>
            <w:rFonts w:ascii="Calibri" w:hAnsi="Calibri"/>
            <w:sz w:val="22"/>
            <w:szCs w:val="22"/>
          </w:rPr>
          <w:tab/>
        </w:r>
        <w:r w:rsidRPr="009C588D" w:rsidDel="00917410">
          <w:rPr>
            <w:rStyle w:val="Hyperlink"/>
          </w:rPr>
          <w:delText>Defining a New Judgment</w:delText>
        </w:r>
        <w:r w:rsidDel="00917410">
          <w:rPr>
            <w:webHidden/>
          </w:rPr>
          <w:tab/>
          <w:delText>56</w:delText>
        </w:r>
      </w:del>
    </w:p>
    <w:p w14:paraId="60D04C99" w14:textId="77777777" w:rsidR="00FC4F39" w:rsidRPr="00F74920" w:rsidDel="00917410" w:rsidRDefault="00FC4F39">
      <w:pPr>
        <w:pStyle w:val="TOC3"/>
        <w:rPr>
          <w:del w:id="3117" w:author="John Buck" w:date="2023-04-11T15:53:00Z"/>
          <w:rFonts w:ascii="Calibri" w:hAnsi="Calibri"/>
          <w:sz w:val="22"/>
          <w:szCs w:val="22"/>
        </w:rPr>
      </w:pPr>
      <w:del w:id="3118" w:author="John Buck" w:date="2023-04-11T15:53:00Z">
        <w:r w:rsidRPr="009C588D" w:rsidDel="00917410">
          <w:rPr>
            <w:rStyle w:val="Hyperlink"/>
          </w:rPr>
          <w:delText>6.5.2</w:delText>
        </w:r>
        <w:r w:rsidRPr="00F74920" w:rsidDel="00917410">
          <w:rPr>
            <w:rFonts w:ascii="Calibri" w:hAnsi="Calibri"/>
            <w:sz w:val="22"/>
            <w:szCs w:val="22"/>
          </w:rPr>
          <w:tab/>
        </w:r>
        <w:r w:rsidRPr="009C588D" w:rsidDel="00917410">
          <w:rPr>
            <w:rStyle w:val="Hyperlink"/>
          </w:rPr>
          <w:delText>Changing Existing Judgments</w:delText>
        </w:r>
        <w:r w:rsidDel="00917410">
          <w:rPr>
            <w:webHidden/>
          </w:rPr>
          <w:tab/>
          <w:delText>57</w:delText>
        </w:r>
      </w:del>
    </w:p>
    <w:p w14:paraId="32176286" w14:textId="77777777" w:rsidR="00FC4F39" w:rsidRPr="00F74920" w:rsidDel="00917410" w:rsidRDefault="00FC4F39">
      <w:pPr>
        <w:pStyle w:val="TOC2"/>
        <w:rPr>
          <w:del w:id="3119" w:author="John Buck" w:date="2023-04-11T15:53:00Z"/>
          <w:rFonts w:ascii="Calibri" w:hAnsi="Calibri"/>
          <w:b w:val="0"/>
          <w:bCs w:val="0"/>
          <w:sz w:val="22"/>
          <w:szCs w:val="22"/>
        </w:rPr>
      </w:pPr>
      <w:del w:id="3120" w:author="John Buck" w:date="2023-04-11T15:53:00Z">
        <w:r w:rsidRPr="009C588D" w:rsidDel="00917410">
          <w:rPr>
            <w:rStyle w:val="Hyperlink"/>
          </w:rPr>
          <w:delText>6.6</w:delText>
        </w:r>
        <w:r w:rsidRPr="00F74920" w:rsidDel="00917410">
          <w:rPr>
            <w:rFonts w:ascii="Calibri" w:hAnsi="Calibri"/>
            <w:b w:val="0"/>
            <w:bCs w:val="0"/>
            <w:sz w:val="22"/>
            <w:szCs w:val="22"/>
          </w:rPr>
          <w:tab/>
        </w:r>
        <w:r w:rsidRPr="009C588D" w:rsidDel="00917410">
          <w:rPr>
            <w:rStyle w:val="Hyperlink"/>
          </w:rPr>
          <w:delText>Balloon Notifications</w:delText>
        </w:r>
        <w:r w:rsidDel="00917410">
          <w:rPr>
            <w:webHidden/>
          </w:rPr>
          <w:tab/>
          <w:delText>58</w:delText>
        </w:r>
      </w:del>
    </w:p>
    <w:p w14:paraId="462B7975" w14:textId="77777777" w:rsidR="00FC4F39" w:rsidRPr="00F74920" w:rsidDel="00917410" w:rsidRDefault="00FC4F39">
      <w:pPr>
        <w:pStyle w:val="TOC3"/>
        <w:rPr>
          <w:del w:id="3121" w:author="John Buck" w:date="2023-04-11T15:53:00Z"/>
          <w:rFonts w:ascii="Calibri" w:hAnsi="Calibri"/>
          <w:sz w:val="22"/>
          <w:szCs w:val="22"/>
        </w:rPr>
      </w:pPr>
      <w:del w:id="3122" w:author="John Buck" w:date="2023-04-11T15:53:00Z">
        <w:r w:rsidRPr="009C588D" w:rsidDel="00917410">
          <w:rPr>
            <w:rStyle w:val="Hyperlink"/>
          </w:rPr>
          <w:delText>6.6.1</w:delText>
        </w:r>
        <w:r w:rsidRPr="00F74920" w:rsidDel="00917410">
          <w:rPr>
            <w:rFonts w:ascii="Calibri" w:hAnsi="Calibri"/>
            <w:sz w:val="22"/>
            <w:szCs w:val="22"/>
          </w:rPr>
          <w:tab/>
        </w:r>
        <w:r w:rsidRPr="009C588D" w:rsidDel="00917410">
          <w:rPr>
            <w:rStyle w:val="Hyperlink"/>
          </w:rPr>
          <w:delText>Defining Balloon Notifications</w:delText>
        </w:r>
        <w:r w:rsidDel="00917410">
          <w:rPr>
            <w:webHidden/>
          </w:rPr>
          <w:tab/>
          <w:delText>59</w:delText>
        </w:r>
      </w:del>
    </w:p>
    <w:p w14:paraId="0CDF61FC" w14:textId="77777777" w:rsidR="00FC4F39" w:rsidRPr="00F74920" w:rsidDel="00917410" w:rsidRDefault="00FC4F39">
      <w:pPr>
        <w:pStyle w:val="TOC3"/>
        <w:rPr>
          <w:del w:id="3123" w:author="John Buck" w:date="2023-04-11T15:53:00Z"/>
          <w:rFonts w:ascii="Calibri" w:hAnsi="Calibri"/>
          <w:sz w:val="22"/>
          <w:szCs w:val="22"/>
        </w:rPr>
      </w:pPr>
      <w:del w:id="3124" w:author="John Buck" w:date="2023-04-11T15:53:00Z">
        <w:r w:rsidRPr="009C588D" w:rsidDel="00917410">
          <w:rPr>
            <w:rStyle w:val="Hyperlink"/>
          </w:rPr>
          <w:delText>6.6.2</w:delText>
        </w:r>
        <w:r w:rsidRPr="00F74920" w:rsidDel="00917410">
          <w:rPr>
            <w:rFonts w:ascii="Calibri" w:hAnsi="Calibri"/>
            <w:sz w:val="22"/>
            <w:szCs w:val="22"/>
          </w:rPr>
          <w:tab/>
        </w:r>
        <w:r w:rsidRPr="009C588D" w:rsidDel="00917410">
          <w:rPr>
            <w:rStyle w:val="Hyperlink"/>
          </w:rPr>
          <w:delText>Email Server Advanced Settings</w:delText>
        </w:r>
        <w:r w:rsidDel="00917410">
          <w:rPr>
            <w:webHidden/>
          </w:rPr>
          <w:tab/>
          <w:delText>60</w:delText>
        </w:r>
      </w:del>
    </w:p>
    <w:p w14:paraId="70BECA46" w14:textId="77777777" w:rsidR="00FC4F39" w:rsidRPr="00F74920" w:rsidDel="00917410" w:rsidRDefault="00FC4F39">
      <w:pPr>
        <w:pStyle w:val="TOC2"/>
        <w:rPr>
          <w:del w:id="3125" w:author="John Buck" w:date="2023-04-11T15:53:00Z"/>
          <w:rFonts w:ascii="Calibri" w:hAnsi="Calibri"/>
          <w:b w:val="0"/>
          <w:bCs w:val="0"/>
          <w:sz w:val="22"/>
          <w:szCs w:val="22"/>
        </w:rPr>
      </w:pPr>
      <w:del w:id="3126" w:author="John Buck" w:date="2023-04-11T15:53:00Z">
        <w:r w:rsidRPr="009C588D" w:rsidDel="00917410">
          <w:rPr>
            <w:rStyle w:val="Hyperlink"/>
          </w:rPr>
          <w:delText>6.7</w:delText>
        </w:r>
        <w:r w:rsidRPr="00F74920" w:rsidDel="00917410">
          <w:rPr>
            <w:rFonts w:ascii="Calibri" w:hAnsi="Calibri"/>
            <w:b w:val="0"/>
            <w:bCs w:val="0"/>
            <w:sz w:val="22"/>
            <w:szCs w:val="22"/>
          </w:rPr>
          <w:tab/>
        </w:r>
        <w:r w:rsidRPr="009C588D" w:rsidDel="00917410">
          <w:rPr>
            <w:rStyle w:val="Hyperlink"/>
          </w:rPr>
          <w:delText>Options (Settings tab)</w:delText>
        </w:r>
        <w:r w:rsidDel="00917410">
          <w:rPr>
            <w:webHidden/>
          </w:rPr>
          <w:tab/>
          <w:delText>61</w:delText>
        </w:r>
      </w:del>
    </w:p>
    <w:p w14:paraId="6262D571" w14:textId="77777777" w:rsidR="00FC4F39" w:rsidRPr="00F74920" w:rsidDel="00917410" w:rsidRDefault="00FC4F39">
      <w:pPr>
        <w:pStyle w:val="TOC2"/>
        <w:rPr>
          <w:del w:id="3127" w:author="John Buck" w:date="2023-04-11T15:53:00Z"/>
          <w:rFonts w:ascii="Calibri" w:hAnsi="Calibri"/>
          <w:b w:val="0"/>
          <w:bCs w:val="0"/>
          <w:sz w:val="22"/>
          <w:szCs w:val="22"/>
        </w:rPr>
      </w:pPr>
      <w:del w:id="3128" w:author="John Buck" w:date="2023-04-11T15:53:00Z">
        <w:r w:rsidRPr="009C588D" w:rsidDel="00917410">
          <w:rPr>
            <w:rStyle w:val="Hyperlink"/>
          </w:rPr>
          <w:delText>6.8</w:delText>
        </w:r>
        <w:r w:rsidRPr="00F74920" w:rsidDel="00917410">
          <w:rPr>
            <w:rFonts w:ascii="Calibri" w:hAnsi="Calibri"/>
            <w:b w:val="0"/>
            <w:bCs w:val="0"/>
            <w:sz w:val="22"/>
            <w:szCs w:val="22"/>
          </w:rPr>
          <w:tab/>
        </w:r>
        <w:r w:rsidRPr="009C588D" w:rsidDel="00917410">
          <w:rPr>
            <w:rStyle w:val="Hyperlink"/>
          </w:rPr>
          <w:delText>Sites</w:delText>
        </w:r>
        <w:r w:rsidDel="00917410">
          <w:rPr>
            <w:webHidden/>
          </w:rPr>
          <w:tab/>
          <w:delText>63</w:delText>
        </w:r>
      </w:del>
    </w:p>
    <w:p w14:paraId="04A32D31" w14:textId="77777777" w:rsidR="00FC4F39" w:rsidRPr="00F74920" w:rsidDel="00917410" w:rsidRDefault="00FC4F39" w:rsidP="008B4237">
      <w:pPr>
        <w:pStyle w:val="TOC1"/>
        <w:rPr>
          <w:del w:id="3129" w:author="John Buck" w:date="2023-04-11T15:53:00Z"/>
          <w:rFonts w:ascii="Calibri" w:hAnsi="Calibri"/>
          <w:sz w:val="22"/>
          <w:szCs w:val="22"/>
        </w:rPr>
      </w:pPr>
      <w:del w:id="3130" w:author="John Buck" w:date="2023-04-11T15:53:00Z">
        <w:r w:rsidRPr="009C588D" w:rsidDel="00917410">
          <w:rPr>
            <w:rStyle w:val="Hyperlink"/>
          </w:rPr>
          <w:delText>7</w:delText>
        </w:r>
        <w:r w:rsidRPr="00F74920" w:rsidDel="00917410">
          <w:rPr>
            <w:rFonts w:ascii="Calibri" w:hAnsi="Calibri"/>
            <w:sz w:val="22"/>
            <w:szCs w:val="22"/>
          </w:rPr>
          <w:tab/>
        </w:r>
        <w:r w:rsidRPr="009C588D" w:rsidDel="00917410">
          <w:rPr>
            <w:rStyle w:val="Hyperlink"/>
          </w:rPr>
          <w:delText>Configuring the Contest via Configuration Files</w:delText>
        </w:r>
        <w:r w:rsidDel="00917410">
          <w:rPr>
            <w:webHidden/>
          </w:rPr>
          <w:tab/>
          <w:delText>64</w:delText>
        </w:r>
      </w:del>
    </w:p>
    <w:p w14:paraId="03095BD0" w14:textId="77777777" w:rsidR="00FC4F39" w:rsidRPr="00F74920" w:rsidDel="00917410" w:rsidRDefault="00FC4F39">
      <w:pPr>
        <w:pStyle w:val="TOC2"/>
        <w:rPr>
          <w:del w:id="3131" w:author="John Buck" w:date="2023-04-11T15:53:00Z"/>
          <w:rFonts w:ascii="Calibri" w:hAnsi="Calibri"/>
          <w:b w:val="0"/>
          <w:bCs w:val="0"/>
          <w:sz w:val="22"/>
          <w:szCs w:val="22"/>
        </w:rPr>
      </w:pPr>
      <w:del w:id="3132" w:author="John Buck" w:date="2023-04-11T15:53:00Z">
        <w:r w:rsidRPr="009C588D" w:rsidDel="00917410">
          <w:rPr>
            <w:rStyle w:val="Hyperlink"/>
          </w:rPr>
          <w:delText>7.1</w:delText>
        </w:r>
        <w:r w:rsidRPr="00F74920" w:rsidDel="00917410">
          <w:rPr>
            <w:rFonts w:ascii="Calibri" w:hAnsi="Calibri"/>
            <w:b w:val="0"/>
            <w:bCs w:val="0"/>
            <w:sz w:val="22"/>
            <w:szCs w:val="22"/>
          </w:rPr>
          <w:tab/>
        </w:r>
        <w:r w:rsidRPr="009C588D" w:rsidDel="00917410">
          <w:rPr>
            <w:rStyle w:val="Hyperlink"/>
          </w:rPr>
          <w:delText>Loading Configuration Files via the PC</w:delText>
        </w:r>
        <w:r w:rsidRPr="009C588D" w:rsidDel="00917410">
          <w:rPr>
            <w:rStyle w:val="Hyperlink"/>
            <w:vertAlign w:val="superscript"/>
          </w:rPr>
          <w:delText>2</w:delText>
        </w:r>
        <w:r w:rsidRPr="009C588D" w:rsidDel="00917410">
          <w:rPr>
            <w:rStyle w:val="Hyperlink"/>
          </w:rPr>
          <w:delText xml:space="preserve"> Server</w:delText>
        </w:r>
        <w:r w:rsidDel="00917410">
          <w:rPr>
            <w:webHidden/>
          </w:rPr>
          <w:tab/>
          <w:delText>64</w:delText>
        </w:r>
      </w:del>
    </w:p>
    <w:p w14:paraId="1913F815" w14:textId="77777777" w:rsidR="00FC4F39" w:rsidRPr="00F74920" w:rsidDel="00917410" w:rsidRDefault="00FC4F39">
      <w:pPr>
        <w:pStyle w:val="TOC2"/>
        <w:rPr>
          <w:del w:id="3133" w:author="John Buck" w:date="2023-04-11T15:53:00Z"/>
          <w:rFonts w:ascii="Calibri" w:hAnsi="Calibri"/>
          <w:b w:val="0"/>
          <w:bCs w:val="0"/>
          <w:sz w:val="22"/>
          <w:szCs w:val="22"/>
        </w:rPr>
      </w:pPr>
      <w:del w:id="3134" w:author="John Buck" w:date="2023-04-11T15:53:00Z">
        <w:r w:rsidRPr="009C588D" w:rsidDel="00917410">
          <w:rPr>
            <w:rStyle w:val="Hyperlink"/>
          </w:rPr>
          <w:delText>7.2</w:delText>
        </w:r>
        <w:r w:rsidRPr="00F74920" w:rsidDel="00917410">
          <w:rPr>
            <w:rFonts w:ascii="Calibri" w:hAnsi="Calibri"/>
            <w:b w:val="0"/>
            <w:bCs w:val="0"/>
            <w:sz w:val="22"/>
            <w:szCs w:val="22"/>
          </w:rPr>
          <w:tab/>
        </w:r>
        <w:r w:rsidRPr="009C588D" w:rsidDel="00917410">
          <w:rPr>
            <w:rStyle w:val="Hyperlink"/>
          </w:rPr>
          <w:delText>Loading Configuration Files via the PC</w:delText>
        </w:r>
        <w:r w:rsidRPr="009C588D" w:rsidDel="00917410">
          <w:rPr>
            <w:rStyle w:val="Hyperlink"/>
            <w:vertAlign w:val="superscript"/>
          </w:rPr>
          <w:delText>2</w:delText>
        </w:r>
        <w:r w:rsidRPr="009C588D" w:rsidDel="00917410">
          <w:rPr>
            <w:rStyle w:val="Hyperlink"/>
          </w:rPr>
          <w:delText xml:space="preserve"> Admin</w:delText>
        </w:r>
        <w:r w:rsidDel="00917410">
          <w:rPr>
            <w:webHidden/>
          </w:rPr>
          <w:tab/>
          <w:delText>65</w:delText>
        </w:r>
      </w:del>
    </w:p>
    <w:p w14:paraId="2E20F5FB" w14:textId="77777777" w:rsidR="00FC4F39" w:rsidRPr="00F74920" w:rsidDel="00917410" w:rsidRDefault="00FC4F39">
      <w:pPr>
        <w:pStyle w:val="TOC2"/>
        <w:rPr>
          <w:del w:id="3135" w:author="John Buck" w:date="2023-04-11T15:53:00Z"/>
          <w:rFonts w:ascii="Calibri" w:hAnsi="Calibri"/>
          <w:b w:val="0"/>
          <w:bCs w:val="0"/>
          <w:sz w:val="22"/>
          <w:szCs w:val="22"/>
        </w:rPr>
      </w:pPr>
      <w:del w:id="3136" w:author="John Buck" w:date="2023-04-11T15:53:00Z">
        <w:r w:rsidRPr="009C588D" w:rsidDel="00917410">
          <w:rPr>
            <w:rStyle w:val="Hyperlink"/>
          </w:rPr>
          <w:delText>7.3</w:delText>
        </w:r>
        <w:r w:rsidRPr="00F74920" w:rsidDel="00917410">
          <w:rPr>
            <w:rFonts w:ascii="Calibri" w:hAnsi="Calibri"/>
            <w:b w:val="0"/>
            <w:bCs w:val="0"/>
            <w:sz w:val="22"/>
            <w:szCs w:val="22"/>
          </w:rPr>
          <w:tab/>
        </w:r>
        <w:r w:rsidRPr="009C588D" w:rsidDel="00917410">
          <w:rPr>
            <w:rStyle w:val="Hyperlink"/>
          </w:rPr>
          <w:delText>Additional Configuration File Capabilities</w:delText>
        </w:r>
        <w:r w:rsidDel="00917410">
          <w:rPr>
            <w:webHidden/>
          </w:rPr>
          <w:tab/>
          <w:delText>65</w:delText>
        </w:r>
      </w:del>
    </w:p>
    <w:p w14:paraId="41895914" w14:textId="77777777" w:rsidR="00FC4F39" w:rsidRPr="00F74920" w:rsidDel="00917410" w:rsidRDefault="00FC4F39" w:rsidP="008B4237">
      <w:pPr>
        <w:pStyle w:val="TOC1"/>
        <w:rPr>
          <w:del w:id="3137" w:author="John Buck" w:date="2023-04-11T15:53:00Z"/>
          <w:rFonts w:ascii="Calibri" w:hAnsi="Calibri"/>
          <w:sz w:val="22"/>
          <w:szCs w:val="22"/>
        </w:rPr>
      </w:pPr>
      <w:del w:id="3138" w:author="John Buck" w:date="2023-04-11T15:53:00Z">
        <w:r w:rsidRPr="009C588D" w:rsidDel="00917410">
          <w:rPr>
            <w:rStyle w:val="Hyperlink"/>
          </w:rPr>
          <w:delText>8</w:delText>
        </w:r>
        <w:r w:rsidRPr="00F74920" w:rsidDel="00917410">
          <w:rPr>
            <w:rFonts w:ascii="Calibri" w:hAnsi="Calibri"/>
            <w:sz w:val="22"/>
            <w:szCs w:val="22"/>
          </w:rPr>
          <w:tab/>
        </w:r>
        <w:r w:rsidRPr="009C588D" w:rsidDel="00917410">
          <w:rPr>
            <w:rStyle w:val="Hyperlink"/>
          </w:rPr>
          <w:delText>Starting the Contest</w:delText>
        </w:r>
        <w:r w:rsidDel="00917410">
          <w:rPr>
            <w:webHidden/>
          </w:rPr>
          <w:tab/>
          <w:delText>67</w:delText>
        </w:r>
      </w:del>
    </w:p>
    <w:p w14:paraId="4D2B2543" w14:textId="77777777" w:rsidR="00FC4F39" w:rsidRPr="00F74920" w:rsidDel="00917410" w:rsidRDefault="00FC4F39">
      <w:pPr>
        <w:pStyle w:val="TOC2"/>
        <w:rPr>
          <w:del w:id="3139" w:author="John Buck" w:date="2023-04-11T15:53:00Z"/>
          <w:rFonts w:ascii="Calibri" w:hAnsi="Calibri"/>
          <w:b w:val="0"/>
          <w:bCs w:val="0"/>
          <w:sz w:val="22"/>
          <w:szCs w:val="22"/>
        </w:rPr>
      </w:pPr>
      <w:del w:id="3140" w:author="John Buck" w:date="2023-04-11T15:53:00Z">
        <w:r w:rsidRPr="009C588D" w:rsidDel="00917410">
          <w:rPr>
            <w:rStyle w:val="Hyperlink"/>
          </w:rPr>
          <w:delText>8.1</w:delText>
        </w:r>
        <w:r w:rsidRPr="00F74920" w:rsidDel="00917410">
          <w:rPr>
            <w:rFonts w:ascii="Calibri" w:hAnsi="Calibri"/>
            <w:b w:val="0"/>
            <w:bCs w:val="0"/>
            <w:sz w:val="22"/>
            <w:szCs w:val="22"/>
          </w:rPr>
          <w:tab/>
        </w:r>
        <w:r w:rsidRPr="009C588D" w:rsidDel="00917410">
          <w:rPr>
            <w:rStyle w:val="Hyperlink"/>
          </w:rPr>
          <w:delText>Clock Control</w:delText>
        </w:r>
        <w:r w:rsidDel="00917410">
          <w:rPr>
            <w:webHidden/>
          </w:rPr>
          <w:tab/>
          <w:delText>67</w:delText>
        </w:r>
      </w:del>
    </w:p>
    <w:p w14:paraId="0B4162BF" w14:textId="77777777" w:rsidR="00FC4F39" w:rsidRPr="00F74920" w:rsidDel="00917410" w:rsidRDefault="00FC4F39">
      <w:pPr>
        <w:pStyle w:val="TOC3"/>
        <w:rPr>
          <w:del w:id="3141" w:author="John Buck" w:date="2023-04-11T15:53:00Z"/>
          <w:rFonts w:ascii="Calibri" w:hAnsi="Calibri"/>
          <w:sz w:val="22"/>
          <w:szCs w:val="22"/>
        </w:rPr>
      </w:pPr>
      <w:del w:id="3142" w:author="John Buck" w:date="2023-04-11T15:53:00Z">
        <w:r w:rsidRPr="009C588D" w:rsidDel="00917410">
          <w:rPr>
            <w:rStyle w:val="Hyperlink"/>
          </w:rPr>
          <w:delText>8.1.1</w:delText>
        </w:r>
        <w:r w:rsidRPr="00F74920" w:rsidDel="00917410">
          <w:rPr>
            <w:rFonts w:ascii="Calibri" w:hAnsi="Calibri"/>
            <w:sz w:val="22"/>
            <w:szCs w:val="22"/>
          </w:rPr>
          <w:tab/>
        </w:r>
        <w:r w:rsidRPr="009C588D" w:rsidDel="00917410">
          <w:rPr>
            <w:rStyle w:val="Hyperlink"/>
          </w:rPr>
          <w:delText>Starting the Contest Manually</w:delText>
        </w:r>
        <w:r w:rsidDel="00917410">
          <w:rPr>
            <w:webHidden/>
          </w:rPr>
          <w:tab/>
          <w:delText>67</w:delText>
        </w:r>
      </w:del>
    </w:p>
    <w:p w14:paraId="6675DFF9" w14:textId="77777777" w:rsidR="00FC4F39" w:rsidRPr="00F74920" w:rsidDel="00917410" w:rsidRDefault="00FC4F39">
      <w:pPr>
        <w:pStyle w:val="TOC3"/>
        <w:rPr>
          <w:del w:id="3143" w:author="John Buck" w:date="2023-04-11T15:53:00Z"/>
          <w:rFonts w:ascii="Calibri" w:hAnsi="Calibri"/>
          <w:sz w:val="22"/>
          <w:szCs w:val="22"/>
        </w:rPr>
      </w:pPr>
      <w:del w:id="3144" w:author="John Buck" w:date="2023-04-11T15:53:00Z">
        <w:r w:rsidRPr="009C588D" w:rsidDel="00917410">
          <w:rPr>
            <w:rStyle w:val="Hyperlink"/>
          </w:rPr>
          <w:delText>8.1.2</w:delText>
        </w:r>
        <w:r w:rsidRPr="00F74920" w:rsidDel="00917410">
          <w:rPr>
            <w:rFonts w:ascii="Calibri" w:hAnsi="Calibri"/>
            <w:sz w:val="22"/>
            <w:szCs w:val="22"/>
          </w:rPr>
          <w:tab/>
        </w:r>
        <w:r w:rsidRPr="009C588D" w:rsidDel="00917410">
          <w:rPr>
            <w:rStyle w:val="Hyperlink"/>
          </w:rPr>
          <w:delText>Starting the Contest Automatically</w:delText>
        </w:r>
        <w:r w:rsidDel="00917410">
          <w:rPr>
            <w:webHidden/>
          </w:rPr>
          <w:tab/>
          <w:delText>68</w:delText>
        </w:r>
      </w:del>
    </w:p>
    <w:p w14:paraId="531E4233" w14:textId="77777777" w:rsidR="00FC4F39" w:rsidRPr="00F74920" w:rsidDel="00917410" w:rsidRDefault="00FC4F39">
      <w:pPr>
        <w:pStyle w:val="TOC2"/>
        <w:rPr>
          <w:del w:id="3145" w:author="John Buck" w:date="2023-04-11T15:53:00Z"/>
          <w:rFonts w:ascii="Calibri" w:hAnsi="Calibri"/>
          <w:b w:val="0"/>
          <w:bCs w:val="0"/>
          <w:sz w:val="22"/>
          <w:szCs w:val="22"/>
        </w:rPr>
      </w:pPr>
      <w:del w:id="3146" w:author="John Buck" w:date="2023-04-11T15:53:00Z">
        <w:r w:rsidRPr="009C588D" w:rsidDel="00917410">
          <w:rPr>
            <w:rStyle w:val="Hyperlink"/>
          </w:rPr>
          <w:delText>8.2</w:delText>
        </w:r>
        <w:r w:rsidRPr="00F74920" w:rsidDel="00917410">
          <w:rPr>
            <w:rFonts w:ascii="Calibri" w:hAnsi="Calibri"/>
            <w:b w:val="0"/>
            <w:bCs w:val="0"/>
            <w:sz w:val="22"/>
            <w:szCs w:val="22"/>
          </w:rPr>
          <w:tab/>
        </w:r>
        <w:r w:rsidRPr="009C588D" w:rsidDel="00917410">
          <w:rPr>
            <w:rStyle w:val="Hyperlink"/>
          </w:rPr>
          <w:delText>Contest Length</w:delText>
        </w:r>
        <w:r w:rsidDel="00917410">
          <w:rPr>
            <w:webHidden/>
          </w:rPr>
          <w:tab/>
          <w:delText>69</w:delText>
        </w:r>
      </w:del>
    </w:p>
    <w:p w14:paraId="4ADE8A33" w14:textId="77777777" w:rsidR="00FC4F39" w:rsidRPr="00F74920" w:rsidDel="00917410" w:rsidRDefault="00FC4F39">
      <w:pPr>
        <w:pStyle w:val="TOC2"/>
        <w:rPr>
          <w:del w:id="3147" w:author="John Buck" w:date="2023-04-11T15:53:00Z"/>
          <w:rFonts w:ascii="Calibri" w:hAnsi="Calibri"/>
          <w:b w:val="0"/>
          <w:bCs w:val="0"/>
          <w:sz w:val="22"/>
          <w:szCs w:val="22"/>
        </w:rPr>
      </w:pPr>
      <w:del w:id="3148" w:author="John Buck" w:date="2023-04-11T15:53:00Z">
        <w:r w:rsidRPr="009C588D" w:rsidDel="00917410">
          <w:rPr>
            <w:rStyle w:val="Hyperlink"/>
          </w:rPr>
          <w:delText>8.3</w:delText>
        </w:r>
        <w:r w:rsidRPr="00F74920" w:rsidDel="00917410">
          <w:rPr>
            <w:rFonts w:ascii="Calibri" w:hAnsi="Calibri"/>
            <w:b w:val="0"/>
            <w:bCs w:val="0"/>
            <w:sz w:val="22"/>
            <w:szCs w:val="22"/>
          </w:rPr>
          <w:tab/>
        </w:r>
        <w:r w:rsidRPr="009C588D" w:rsidDel="00917410">
          <w:rPr>
            <w:rStyle w:val="Hyperlink"/>
          </w:rPr>
          <w:delText>Multi-Site Clock Control</w:delText>
        </w:r>
        <w:r w:rsidDel="00917410">
          <w:rPr>
            <w:webHidden/>
          </w:rPr>
          <w:tab/>
          <w:delText>70</w:delText>
        </w:r>
      </w:del>
    </w:p>
    <w:p w14:paraId="5668A10A" w14:textId="77777777" w:rsidR="00FC4F39" w:rsidRPr="00F74920" w:rsidDel="00917410" w:rsidRDefault="00FC4F39">
      <w:pPr>
        <w:pStyle w:val="TOC2"/>
        <w:rPr>
          <w:del w:id="3149" w:author="John Buck" w:date="2023-04-11T15:53:00Z"/>
          <w:rFonts w:ascii="Calibri" w:hAnsi="Calibri"/>
          <w:b w:val="0"/>
          <w:bCs w:val="0"/>
          <w:sz w:val="22"/>
          <w:szCs w:val="22"/>
        </w:rPr>
      </w:pPr>
      <w:del w:id="3150" w:author="John Buck" w:date="2023-04-11T15:53:00Z">
        <w:r w:rsidRPr="009C588D" w:rsidDel="00917410">
          <w:rPr>
            <w:rStyle w:val="Hyperlink"/>
          </w:rPr>
          <w:delText>8.4</w:delText>
        </w:r>
        <w:r w:rsidRPr="00F74920" w:rsidDel="00917410">
          <w:rPr>
            <w:rFonts w:ascii="Calibri" w:hAnsi="Calibri"/>
            <w:b w:val="0"/>
            <w:bCs w:val="0"/>
            <w:sz w:val="22"/>
            <w:szCs w:val="22"/>
          </w:rPr>
          <w:tab/>
        </w:r>
        <w:r w:rsidRPr="009C588D" w:rsidDel="00917410">
          <w:rPr>
            <w:rStyle w:val="Hyperlink"/>
          </w:rPr>
          <w:delText>Practice Sessions:  Resetting A Contest</w:delText>
        </w:r>
        <w:r w:rsidDel="00917410">
          <w:rPr>
            <w:webHidden/>
          </w:rPr>
          <w:tab/>
          <w:delText>72</w:delText>
        </w:r>
      </w:del>
    </w:p>
    <w:p w14:paraId="06F6E6A9" w14:textId="77777777" w:rsidR="00FC4F39" w:rsidRPr="00F74920" w:rsidDel="00917410" w:rsidRDefault="00FC4F39" w:rsidP="008B4237">
      <w:pPr>
        <w:pStyle w:val="TOC1"/>
        <w:rPr>
          <w:del w:id="3151" w:author="John Buck" w:date="2023-04-11T15:53:00Z"/>
          <w:rFonts w:ascii="Calibri" w:hAnsi="Calibri"/>
          <w:sz w:val="22"/>
          <w:szCs w:val="22"/>
        </w:rPr>
      </w:pPr>
      <w:del w:id="3152" w:author="John Buck" w:date="2023-04-11T15:53:00Z">
        <w:r w:rsidRPr="009C588D" w:rsidDel="00917410">
          <w:rPr>
            <w:rStyle w:val="Hyperlink"/>
          </w:rPr>
          <w:delText>9</w:delText>
        </w:r>
        <w:r w:rsidRPr="00F74920" w:rsidDel="00917410">
          <w:rPr>
            <w:rFonts w:ascii="Calibri" w:hAnsi="Calibri"/>
            <w:sz w:val="22"/>
            <w:szCs w:val="22"/>
          </w:rPr>
          <w:tab/>
        </w:r>
        <w:r w:rsidRPr="009C588D" w:rsidDel="00917410">
          <w:rPr>
            <w:rStyle w:val="Hyperlink"/>
          </w:rPr>
          <w:delText>Monitoring Contest Status</w:delText>
        </w:r>
        <w:r w:rsidDel="00917410">
          <w:rPr>
            <w:webHidden/>
          </w:rPr>
          <w:tab/>
          <w:delText>74</w:delText>
        </w:r>
      </w:del>
    </w:p>
    <w:p w14:paraId="48FB95B2" w14:textId="77777777" w:rsidR="00FC4F39" w:rsidRPr="00F74920" w:rsidDel="00917410" w:rsidRDefault="00FC4F39">
      <w:pPr>
        <w:pStyle w:val="TOC2"/>
        <w:rPr>
          <w:del w:id="3153" w:author="John Buck" w:date="2023-04-11T15:53:00Z"/>
          <w:rFonts w:ascii="Calibri" w:hAnsi="Calibri"/>
          <w:b w:val="0"/>
          <w:bCs w:val="0"/>
          <w:sz w:val="22"/>
          <w:szCs w:val="22"/>
        </w:rPr>
      </w:pPr>
      <w:del w:id="3154" w:author="John Buck" w:date="2023-04-11T15:53:00Z">
        <w:r w:rsidRPr="009C588D" w:rsidDel="00917410">
          <w:rPr>
            <w:rStyle w:val="Hyperlink"/>
          </w:rPr>
          <w:delText>9.1</w:delText>
        </w:r>
        <w:r w:rsidRPr="00F74920" w:rsidDel="00917410">
          <w:rPr>
            <w:rFonts w:ascii="Calibri" w:hAnsi="Calibri"/>
            <w:b w:val="0"/>
            <w:bCs w:val="0"/>
            <w:sz w:val="22"/>
            <w:szCs w:val="22"/>
          </w:rPr>
          <w:tab/>
        </w:r>
        <w:r w:rsidRPr="009C588D" w:rsidDel="00917410">
          <w:rPr>
            <w:rStyle w:val="Hyperlink"/>
          </w:rPr>
          <w:delText>Team Startup Status</w:delText>
        </w:r>
        <w:r w:rsidDel="00917410">
          <w:rPr>
            <w:webHidden/>
          </w:rPr>
          <w:tab/>
          <w:delText>74</w:delText>
        </w:r>
      </w:del>
    </w:p>
    <w:p w14:paraId="76AA9F42" w14:textId="77777777" w:rsidR="00FC4F39" w:rsidRPr="00F74920" w:rsidDel="00917410" w:rsidRDefault="00FC4F39">
      <w:pPr>
        <w:pStyle w:val="TOC2"/>
        <w:rPr>
          <w:del w:id="3155" w:author="John Buck" w:date="2023-04-11T15:53:00Z"/>
          <w:rFonts w:ascii="Calibri" w:hAnsi="Calibri"/>
          <w:b w:val="0"/>
          <w:bCs w:val="0"/>
          <w:sz w:val="22"/>
          <w:szCs w:val="22"/>
        </w:rPr>
      </w:pPr>
      <w:del w:id="3156" w:author="John Buck" w:date="2023-04-11T15:53:00Z">
        <w:r w:rsidRPr="009C588D" w:rsidDel="00917410">
          <w:rPr>
            <w:rStyle w:val="Hyperlink"/>
          </w:rPr>
          <w:delText>9.2</w:delText>
        </w:r>
        <w:r w:rsidRPr="00F74920" w:rsidDel="00917410">
          <w:rPr>
            <w:rFonts w:ascii="Calibri" w:hAnsi="Calibri"/>
            <w:b w:val="0"/>
            <w:bCs w:val="0"/>
            <w:sz w:val="22"/>
            <w:szCs w:val="22"/>
          </w:rPr>
          <w:tab/>
        </w:r>
        <w:r w:rsidRPr="009C588D" w:rsidDel="00917410">
          <w:rPr>
            <w:rStyle w:val="Hyperlink"/>
          </w:rPr>
          <w:delText>The Runs Display</w:delText>
        </w:r>
        <w:r w:rsidDel="00917410">
          <w:rPr>
            <w:webHidden/>
          </w:rPr>
          <w:tab/>
          <w:delText>75</w:delText>
        </w:r>
      </w:del>
    </w:p>
    <w:p w14:paraId="0AAC9FC4" w14:textId="77777777" w:rsidR="00FC4F39" w:rsidRPr="00F74920" w:rsidDel="00917410" w:rsidRDefault="00FC4F39">
      <w:pPr>
        <w:pStyle w:val="TOC2"/>
        <w:rPr>
          <w:del w:id="3157" w:author="John Buck" w:date="2023-04-11T15:53:00Z"/>
          <w:rFonts w:ascii="Calibri" w:hAnsi="Calibri"/>
          <w:b w:val="0"/>
          <w:bCs w:val="0"/>
          <w:sz w:val="22"/>
          <w:szCs w:val="22"/>
        </w:rPr>
      </w:pPr>
      <w:del w:id="3158" w:author="John Buck" w:date="2023-04-11T15:53:00Z">
        <w:r w:rsidRPr="009C588D" w:rsidDel="00917410">
          <w:rPr>
            <w:rStyle w:val="Hyperlink"/>
          </w:rPr>
          <w:delText>9.3</w:delText>
        </w:r>
        <w:r w:rsidRPr="00F74920" w:rsidDel="00917410">
          <w:rPr>
            <w:rFonts w:ascii="Calibri" w:hAnsi="Calibri"/>
            <w:b w:val="0"/>
            <w:bCs w:val="0"/>
            <w:sz w:val="22"/>
            <w:szCs w:val="22"/>
          </w:rPr>
          <w:tab/>
        </w:r>
        <w:r w:rsidRPr="009C588D" w:rsidDel="00917410">
          <w:rPr>
            <w:rStyle w:val="Hyperlink"/>
          </w:rPr>
          <w:delText>Editing Runs</w:delText>
        </w:r>
        <w:r w:rsidDel="00917410">
          <w:rPr>
            <w:webHidden/>
          </w:rPr>
          <w:tab/>
          <w:delText>76</w:delText>
        </w:r>
      </w:del>
    </w:p>
    <w:p w14:paraId="1B79CE30" w14:textId="77777777" w:rsidR="00FC4F39" w:rsidRPr="00F74920" w:rsidDel="00917410" w:rsidRDefault="00FC4F39">
      <w:pPr>
        <w:pStyle w:val="TOC3"/>
        <w:rPr>
          <w:del w:id="3159" w:author="John Buck" w:date="2023-04-11T15:53:00Z"/>
          <w:rFonts w:ascii="Calibri" w:hAnsi="Calibri"/>
          <w:sz w:val="22"/>
          <w:szCs w:val="22"/>
        </w:rPr>
      </w:pPr>
      <w:del w:id="3160" w:author="John Buck" w:date="2023-04-11T15:53:00Z">
        <w:r w:rsidRPr="009C588D" w:rsidDel="00917410">
          <w:rPr>
            <w:rStyle w:val="Hyperlink"/>
          </w:rPr>
          <w:delText>9.3.1</w:delText>
        </w:r>
        <w:r w:rsidRPr="00F74920" w:rsidDel="00917410">
          <w:rPr>
            <w:rFonts w:ascii="Calibri" w:hAnsi="Calibri"/>
            <w:sz w:val="22"/>
            <w:szCs w:val="22"/>
          </w:rPr>
          <w:tab/>
        </w:r>
        <w:r w:rsidRPr="009C588D" w:rsidDel="00917410">
          <w:rPr>
            <w:rStyle w:val="Hyperlink"/>
          </w:rPr>
          <w:delText>Extracting Runs</w:delText>
        </w:r>
        <w:r w:rsidDel="00917410">
          <w:rPr>
            <w:webHidden/>
          </w:rPr>
          <w:tab/>
          <w:delText>78</w:delText>
        </w:r>
      </w:del>
    </w:p>
    <w:p w14:paraId="2AE7D2D1" w14:textId="77777777" w:rsidR="00FC4F39" w:rsidRPr="00F74920" w:rsidDel="00917410" w:rsidRDefault="00FC4F39">
      <w:pPr>
        <w:pStyle w:val="TOC2"/>
        <w:rPr>
          <w:del w:id="3161" w:author="John Buck" w:date="2023-04-11T15:53:00Z"/>
          <w:rFonts w:ascii="Calibri" w:hAnsi="Calibri"/>
          <w:b w:val="0"/>
          <w:bCs w:val="0"/>
          <w:sz w:val="22"/>
          <w:szCs w:val="22"/>
        </w:rPr>
      </w:pPr>
      <w:del w:id="3162" w:author="John Buck" w:date="2023-04-11T15:53:00Z">
        <w:r w:rsidRPr="009C588D" w:rsidDel="00917410">
          <w:rPr>
            <w:rStyle w:val="Hyperlink"/>
          </w:rPr>
          <w:delText>9.4</w:delText>
        </w:r>
        <w:r w:rsidRPr="00F74920" w:rsidDel="00917410">
          <w:rPr>
            <w:rFonts w:ascii="Calibri" w:hAnsi="Calibri"/>
            <w:b w:val="0"/>
            <w:bCs w:val="0"/>
            <w:sz w:val="22"/>
            <w:szCs w:val="22"/>
          </w:rPr>
          <w:tab/>
        </w:r>
        <w:r w:rsidRPr="009C588D" w:rsidDel="00917410">
          <w:rPr>
            <w:rStyle w:val="Hyperlink"/>
          </w:rPr>
          <w:delText>Filtering  Runs</w:delText>
        </w:r>
        <w:r w:rsidDel="00917410">
          <w:rPr>
            <w:webHidden/>
          </w:rPr>
          <w:tab/>
          <w:delText>79</w:delText>
        </w:r>
      </w:del>
    </w:p>
    <w:p w14:paraId="1A8F6B6D" w14:textId="77777777" w:rsidR="00FC4F39" w:rsidRPr="00F74920" w:rsidDel="00917410" w:rsidRDefault="00FC4F39">
      <w:pPr>
        <w:pStyle w:val="TOC2"/>
        <w:rPr>
          <w:del w:id="3163" w:author="John Buck" w:date="2023-04-11T15:53:00Z"/>
          <w:rFonts w:ascii="Calibri" w:hAnsi="Calibri"/>
          <w:b w:val="0"/>
          <w:bCs w:val="0"/>
          <w:sz w:val="22"/>
          <w:szCs w:val="22"/>
        </w:rPr>
      </w:pPr>
      <w:del w:id="3164" w:author="John Buck" w:date="2023-04-11T15:53:00Z">
        <w:r w:rsidRPr="009C588D" w:rsidDel="00917410">
          <w:rPr>
            <w:rStyle w:val="Hyperlink"/>
          </w:rPr>
          <w:delText>9.5</w:delText>
        </w:r>
        <w:r w:rsidRPr="00F74920" w:rsidDel="00917410">
          <w:rPr>
            <w:rFonts w:ascii="Calibri" w:hAnsi="Calibri"/>
            <w:b w:val="0"/>
            <w:bCs w:val="0"/>
            <w:sz w:val="22"/>
            <w:szCs w:val="22"/>
          </w:rPr>
          <w:tab/>
        </w:r>
        <w:r w:rsidRPr="009C588D" w:rsidDel="00917410">
          <w:rPr>
            <w:rStyle w:val="Hyperlink"/>
          </w:rPr>
          <w:delText>Clarifications</w:delText>
        </w:r>
        <w:r w:rsidDel="00917410">
          <w:rPr>
            <w:webHidden/>
          </w:rPr>
          <w:tab/>
          <w:delText>80</w:delText>
        </w:r>
      </w:del>
    </w:p>
    <w:p w14:paraId="0B1903BA" w14:textId="77777777" w:rsidR="00FC4F39" w:rsidRPr="00F74920" w:rsidDel="00917410" w:rsidRDefault="00FC4F39">
      <w:pPr>
        <w:pStyle w:val="TOC2"/>
        <w:rPr>
          <w:del w:id="3165" w:author="John Buck" w:date="2023-04-11T15:53:00Z"/>
          <w:rFonts w:ascii="Calibri" w:hAnsi="Calibri"/>
          <w:b w:val="0"/>
          <w:bCs w:val="0"/>
          <w:sz w:val="22"/>
          <w:szCs w:val="22"/>
        </w:rPr>
      </w:pPr>
      <w:del w:id="3166" w:author="John Buck" w:date="2023-04-11T15:53:00Z">
        <w:r w:rsidRPr="009C588D" w:rsidDel="00917410">
          <w:rPr>
            <w:rStyle w:val="Hyperlink"/>
          </w:rPr>
          <w:delText>9.6</w:delText>
        </w:r>
        <w:r w:rsidRPr="00F74920" w:rsidDel="00917410">
          <w:rPr>
            <w:rFonts w:ascii="Calibri" w:hAnsi="Calibri"/>
            <w:b w:val="0"/>
            <w:bCs w:val="0"/>
            <w:sz w:val="22"/>
            <w:szCs w:val="22"/>
          </w:rPr>
          <w:tab/>
        </w:r>
        <w:r w:rsidRPr="009C588D" w:rsidDel="00917410">
          <w:rPr>
            <w:rStyle w:val="Hyperlink"/>
          </w:rPr>
          <w:delText>Reports</w:delText>
        </w:r>
        <w:r w:rsidDel="00917410">
          <w:rPr>
            <w:webHidden/>
          </w:rPr>
          <w:tab/>
          <w:delText>81</w:delText>
        </w:r>
      </w:del>
    </w:p>
    <w:p w14:paraId="59B0A2DA" w14:textId="77777777" w:rsidR="00FC4F39" w:rsidRPr="00F74920" w:rsidDel="00917410" w:rsidRDefault="00FC4F39">
      <w:pPr>
        <w:pStyle w:val="TOC3"/>
        <w:rPr>
          <w:del w:id="3167" w:author="John Buck" w:date="2023-04-11T15:53:00Z"/>
          <w:rFonts w:ascii="Calibri" w:hAnsi="Calibri"/>
          <w:sz w:val="22"/>
          <w:szCs w:val="22"/>
        </w:rPr>
      </w:pPr>
      <w:del w:id="3168" w:author="John Buck" w:date="2023-04-11T15:53:00Z">
        <w:r w:rsidRPr="009C588D" w:rsidDel="00917410">
          <w:rPr>
            <w:rStyle w:val="Hyperlink"/>
          </w:rPr>
          <w:delText>9.6.1</w:delText>
        </w:r>
        <w:r w:rsidRPr="00F74920" w:rsidDel="00917410">
          <w:rPr>
            <w:rFonts w:ascii="Calibri" w:hAnsi="Calibri"/>
            <w:sz w:val="22"/>
            <w:szCs w:val="22"/>
          </w:rPr>
          <w:tab/>
        </w:r>
        <w:r w:rsidRPr="009C588D" w:rsidDel="00917410">
          <w:rPr>
            <w:rStyle w:val="Hyperlink"/>
          </w:rPr>
          <w:delText>Automatic Generation of Reports at End of Contest</w:delText>
        </w:r>
        <w:r w:rsidDel="00917410">
          <w:rPr>
            <w:webHidden/>
          </w:rPr>
          <w:tab/>
          <w:delText>82</w:delText>
        </w:r>
      </w:del>
    </w:p>
    <w:p w14:paraId="68646C72" w14:textId="77777777" w:rsidR="00FC4F39" w:rsidRPr="00F74920" w:rsidDel="00917410" w:rsidRDefault="00FC4F39">
      <w:pPr>
        <w:pStyle w:val="TOC2"/>
        <w:rPr>
          <w:del w:id="3169" w:author="John Buck" w:date="2023-04-11T15:53:00Z"/>
          <w:rFonts w:ascii="Calibri" w:hAnsi="Calibri"/>
          <w:b w:val="0"/>
          <w:bCs w:val="0"/>
          <w:sz w:val="22"/>
          <w:szCs w:val="22"/>
        </w:rPr>
      </w:pPr>
      <w:del w:id="3170" w:author="John Buck" w:date="2023-04-11T15:53:00Z">
        <w:r w:rsidRPr="009C588D" w:rsidDel="00917410">
          <w:rPr>
            <w:rStyle w:val="Hyperlink"/>
          </w:rPr>
          <w:delText>9.7</w:delText>
        </w:r>
        <w:r w:rsidRPr="00F74920" w:rsidDel="00917410">
          <w:rPr>
            <w:rFonts w:ascii="Calibri" w:hAnsi="Calibri"/>
            <w:b w:val="0"/>
            <w:bCs w:val="0"/>
            <w:sz w:val="22"/>
            <w:szCs w:val="22"/>
          </w:rPr>
          <w:tab/>
        </w:r>
        <w:r w:rsidRPr="009C588D" w:rsidDel="00917410">
          <w:rPr>
            <w:rStyle w:val="Hyperlink"/>
          </w:rPr>
          <w:delText>Event Feed</w:delText>
        </w:r>
        <w:r w:rsidDel="00917410">
          <w:rPr>
            <w:webHidden/>
          </w:rPr>
          <w:tab/>
          <w:delText>83</w:delText>
        </w:r>
      </w:del>
    </w:p>
    <w:p w14:paraId="6FA136CA" w14:textId="77777777" w:rsidR="00FC4F39" w:rsidRPr="00F74920" w:rsidDel="00917410" w:rsidRDefault="00FC4F39">
      <w:pPr>
        <w:pStyle w:val="TOC2"/>
        <w:rPr>
          <w:del w:id="3171" w:author="John Buck" w:date="2023-04-11T15:53:00Z"/>
          <w:rFonts w:ascii="Calibri" w:hAnsi="Calibri"/>
          <w:b w:val="0"/>
          <w:bCs w:val="0"/>
          <w:sz w:val="22"/>
          <w:szCs w:val="22"/>
        </w:rPr>
      </w:pPr>
      <w:del w:id="3172" w:author="John Buck" w:date="2023-04-11T15:53:00Z">
        <w:r w:rsidRPr="009C588D" w:rsidDel="00917410">
          <w:rPr>
            <w:rStyle w:val="Hyperlink"/>
          </w:rPr>
          <w:delText>9.8</w:delText>
        </w:r>
        <w:r w:rsidRPr="00F74920" w:rsidDel="00917410">
          <w:rPr>
            <w:rFonts w:ascii="Calibri" w:hAnsi="Calibri"/>
            <w:b w:val="0"/>
            <w:bCs w:val="0"/>
            <w:sz w:val="22"/>
            <w:szCs w:val="22"/>
          </w:rPr>
          <w:tab/>
        </w:r>
        <w:r w:rsidRPr="009C588D" w:rsidDel="00917410">
          <w:rPr>
            <w:rStyle w:val="Hyperlink"/>
          </w:rPr>
          <w:delText>Web Services</w:delText>
        </w:r>
        <w:r w:rsidDel="00917410">
          <w:rPr>
            <w:webHidden/>
          </w:rPr>
          <w:tab/>
          <w:delText>83</w:delText>
        </w:r>
      </w:del>
    </w:p>
    <w:p w14:paraId="16BFDA5F" w14:textId="77777777" w:rsidR="00FC4F39" w:rsidRPr="00F74920" w:rsidDel="00917410" w:rsidRDefault="00FC4F39" w:rsidP="008B4237">
      <w:pPr>
        <w:pStyle w:val="TOC1"/>
        <w:rPr>
          <w:del w:id="3173" w:author="John Buck" w:date="2023-04-11T15:53:00Z"/>
          <w:rFonts w:ascii="Calibri" w:hAnsi="Calibri"/>
          <w:sz w:val="22"/>
          <w:szCs w:val="22"/>
        </w:rPr>
      </w:pPr>
      <w:del w:id="3174" w:author="John Buck" w:date="2023-04-11T15:53:00Z">
        <w:r w:rsidRPr="009C588D" w:rsidDel="00917410">
          <w:rPr>
            <w:rStyle w:val="Hyperlink"/>
          </w:rPr>
          <w:delText>10</w:delText>
        </w:r>
        <w:r w:rsidRPr="00F74920" w:rsidDel="00917410">
          <w:rPr>
            <w:rFonts w:ascii="Calibri" w:hAnsi="Calibri"/>
            <w:sz w:val="22"/>
            <w:szCs w:val="22"/>
          </w:rPr>
          <w:tab/>
        </w:r>
        <w:r w:rsidRPr="009C588D" w:rsidDel="00917410">
          <w:rPr>
            <w:rStyle w:val="Hyperlink"/>
          </w:rPr>
          <w:delText>The PC</w:delText>
        </w:r>
        <w:r w:rsidRPr="009C588D" w:rsidDel="00917410">
          <w:rPr>
            <w:rStyle w:val="Hyperlink"/>
            <w:vertAlign w:val="superscript"/>
          </w:rPr>
          <w:delText>2</w:delText>
        </w:r>
        <w:r w:rsidRPr="009C588D" w:rsidDel="00917410">
          <w:rPr>
            <w:rStyle w:val="Hyperlink"/>
          </w:rPr>
          <w:delText xml:space="preserve"> Scoreboard</w:delText>
        </w:r>
        <w:r w:rsidDel="00917410">
          <w:rPr>
            <w:webHidden/>
          </w:rPr>
          <w:tab/>
          <w:delText>84</w:delText>
        </w:r>
      </w:del>
    </w:p>
    <w:p w14:paraId="59293312" w14:textId="77777777" w:rsidR="00FC4F39" w:rsidRPr="00F74920" w:rsidDel="00917410" w:rsidRDefault="00FC4F39">
      <w:pPr>
        <w:pStyle w:val="TOC2"/>
        <w:rPr>
          <w:del w:id="3175" w:author="John Buck" w:date="2023-04-11T15:53:00Z"/>
          <w:rFonts w:ascii="Calibri" w:hAnsi="Calibri"/>
          <w:b w:val="0"/>
          <w:bCs w:val="0"/>
          <w:sz w:val="22"/>
          <w:szCs w:val="22"/>
        </w:rPr>
      </w:pPr>
      <w:del w:id="3176" w:author="John Buck" w:date="2023-04-11T15:53:00Z">
        <w:r w:rsidRPr="009C588D" w:rsidDel="00917410">
          <w:rPr>
            <w:rStyle w:val="Hyperlink"/>
          </w:rPr>
          <w:delText>10.1</w:delText>
        </w:r>
        <w:r w:rsidRPr="00F74920" w:rsidDel="00917410">
          <w:rPr>
            <w:rFonts w:ascii="Calibri" w:hAnsi="Calibri"/>
            <w:b w:val="0"/>
            <w:bCs w:val="0"/>
            <w:sz w:val="22"/>
            <w:szCs w:val="22"/>
          </w:rPr>
          <w:tab/>
        </w:r>
        <w:r w:rsidRPr="009C588D" w:rsidDel="00917410">
          <w:rPr>
            <w:rStyle w:val="Hyperlink"/>
          </w:rPr>
          <w:delText>Overview</w:delText>
        </w:r>
        <w:r w:rsidDel="00917410">
          <w:rPr>
            <w:webHidden/>
          </w:rPr>
          <w:tab/>
          <w:delText>84</w:delText>
        </w:r>
      </w:del>
    </w:p>
    <w:p w14:paraId="1C991B19" w14:textId="77777777" w:rsidR="00FC4F39" w:rsidRPr="00F74920" w:rsidDel="00917410" w:rsidRDefault="00FC4F39">
      <w:pPr>
        <w:pStyle w:val="TOC2"/>
        <w:rPr>
          <w:del w:id="3177" w:author="John Buck" w:date="2023-04-11T15:53:00Z"/>
          <w:rFonts w:ascii="Calibri" w:hAnsi="Calibri"/>
          <w:b w:val="0"/>
          <w:bCs w:val="0"/>
          <w:sz w:val="22"/>
          <w:szCs w:val="22"/>
        </w:rPr>
      </w:pPr>
      <w:del w:id="3178" w:author="John Buck" w:date="2023-04-11T15:53:00Z">
        <w:r w:rsidRPr="009C588D" w:rsidDel="00917410">
          <w:rPr>
            <w:rStyle w:val="Hyperlink"/>
          </w:rPr>
          <w:delText>10.2</w:delText>
        </w:r>
        <w:r w:rsidRPr="00F74920" w:rsidDel="00917410">
          <w:rPr>
            <w:rFonts w:ascii="Calibri" w:hAnsi="Calibri"/>
            <w:b w:val="0"/>
            <w:bCs w:val="0"/>
            <w:sz w:val="22"/>
            <w:szCs w:val="22"/>
          </w:rPr>
          <w:tab/>
        </w:r>
        <w:r w:rsidRPr="009C588D" w:rsidDel="00917410">
          <w:rPr>
            <w:rStyle w:val="Hyperlink"/>
          </w:rPr>
          <w:delText>Scoring Algorithm</w:delText>
        </w:r>
        <w:r w:rsidDel="00917410">
          <w:rPr>
            <w:webHidden/>
          </w:rPr>
          <w:tab/>
          <w:delText>84</w:delText>
        </w:r>
      </w:del>
    </w:p>
    <w:p w14:paraId="38B15497" w14:textId="77777777" w:rsidR="00FC4F39" w:rsidRPr="00F74920" w:rsidDel="00917410" w:rsidRDefault="00FC4F39">
      <w:pPr>
        <w:pStyle w:val="TOC2"/>
        <w:rPr>
          <w:del w:id="3179" w:author="John Buck" w:date="2023-04-11T15:53:00Z"/>
          <w:rFonts w:ascii="Calibri" w:hAnsi="Calibri"/>
          <w:b w:val="0"/>
          <w:bCs w:val="0"/>
          <w:sz w:val="22"/>
          <w:szCs w:val="22"/>
        </w:rPr>
      </w:pPr>
      <w:del w:id="3180" w:author="John Buck" w:date="2023-04-11T15:53:00Z">
        <w:r w:rsidRPr="009C588D" w:rsidDel="00917410">
          <w:rPr>
            <w:rStyle w:val="Hyperlink"/>
          </w:rPr>
          <w:delText>10.3</w:delText>
        </w:r>
        <w:r w:rsidRPr="00F74920" w:rsidDel="00917410">
          <w:rPr>
            <w:rFonts w:ascii="Calibri" w:hAnsi="Calibri"/>
            <w:b w:val="0"/>
            <w:bCs w:val="0"/>
            <w:sz w:val="22"/>
            <w:szCs w:val="22"/>
          </w:rPr>
          <w:tab/>
        </w:r>
        <w:r w:rsidRPr="009C588D" w:rsidDel="00917410">
          <w:rPr>
            <w:rStyle w:val="Hyperlink"/>
          </w:rPr>
          <w:delText>Configuring Scoring Properties</w:delText>
        </w:r>
        <w:r w:rsidDel="00917410">
          <w:rPr>
            <w:webHidden/>
          </w:rPr>
          <w:tab/>
          <w:delText>85</w:delText>
        </w:r>
      </w:del>
    </w:p>
    <w:p w14:paraId="0606FBC7" w14:textId="77777777" w:rsidR="00FC4F39" w:rsidRPr="00F74920" w:rsidDel="00917410" w:rsidRDefault="00FC4F39">
      <w:pPr>
        <w:pStyle w:val="TOC2"/>
        <w:rPr>
          <w:del w:id="3181" w:author="John Buck" w:date="2023-04-11T15:53:00Z"/>
          <w:rFonts w:ascii="Calibri" w:hAnsi="Calibri"/>
          <w:b w:val="0"/>
          <w:bCs w:val="0"/>
          <w:sz w:val="22"/>
          <w:szCs w:val="22"/>
        </w:rPr>
      </w:pPr>
      <w:del w:id="3182" w:author="John Buck" w:date="2023-04-11T15:53:00Z">
        <w:r w:rsidRPr="009C588D" w:rsidDel="00917410">
          <w:rPr>
            <w:rStyle w:val="Hyperlink"/>
          </w:rPr>
          <w:delText>10.4</w:delText>
        </w:r>
        <w:r w:rsidRPr="00F74920" w:rsidDel="00917410">
          <w:rPr>
            <w:rFonts w:ascii="Calibri" w:hAnsi="Calibri"/>
            <w:b w:val="0"/>
            <w:bCs w:val="0"/>
            <w:sz w:val="22"/>
            <w:szCs w:val="22"/>
          </w:rPr>
          <w:tab/>
        </w:r>
        <w:r w:rsidRPr="009C588D" w:rsidDel="00917410">
          <w:rPr>
            <w:rStyle w:val="Hyperlink"/>
          </w:rPr>
          <w:delText>Starting the Scoreboard</w:delText>
        </w:r>
        <w:r w:rsidDel="00917410">
          <w:rPr>
            <w:webHidden/>
          </w:rPr>
          <w:tab/>
          <w:delText>86</w:delText>
        </w:r>
      </w:del>
    </w:p>
    <w:p w14:paraId="54F5A961" w14:textId="77777777" w:rsidR="00FC4F39" w:rsidRPr="00F74920" w:rsidDel="00917410" w:rsidRDefault="00FC4F39">
      <w:pPr>
        <w:pStyle w:val="TOC2"/>
        <w:rPr>
          <w:del w:id="3183" w:author="John Buck" w:date="2023-04-11T15:53:00Z"/>
          <w:rFonts w:ascii="Calibri" w:hAnsi="Calibri"/>
          <w:b w:val="0"/>
          <w:bCs w:val="0"/>
          <w:sz w:val="22"/>
          <w:szCs w:val="22"/>
        </w:rPr>
      </w:pPr>
      <w:del w:id="3184" w:author="John Buck" w:date="2023-04-11T15:53:00Z">
        <w:r w:rsidRPr="009C588D" w:rsidDel="00917410">
          <w:rPr>
            <w:rStyle w:val="Hyperlink"/>
          </w:rPr>
          <w:delText>10.5</w:delText>
        </w:r>
        <w:r w:rsidRPr="00F74920" w:rsidDel="00917410">
          <w:rPr>
            <w:rFonts w:ascii="Calibri" w:hAnsi="Calibri"/>
            <w:b w:val="0"/>
            <w:bCs w:val="0"/>
            <w:sz w:val="22"/>
            <w:szCs w:val="22"/>
          </w:rPr>
          <w:tab/>
        </w:r>
        <w:r w:rsidRPr="009C588D" w:rsidDel="00917410">
          <w:rPr>
            <w:rStyle w:val="Hyperlink"/>
          </w:rPr>
          <w:delText>Scoreboard Updates</w:delText>
        </w:r>
        <w:r w:rsidDel="00917410">
          <w:rPr>
            <w:webHidden/>
          </w:rPr>
          <w:tab/>
          <w:delText>88</w:delText>
        </w:r>
      </w:del>
    </w:p>
    <w:p w14:paraId="6F6FCEE5" w14:textId="77777777" w:rsidR="00FC4F39" w:rsidRPr="00F74920" w:rsidDel="00917410" w:rsidRDefault="00FC4F39">
      <w:pPr>
        <w:pStyle w:val="TOC2"/>
        <w:rPr>
          <w:del w:id="3185" w:author="John Buck" w:date="2023-04-11T15:53:00Z"/>
          <w:rFonts w:ascii="Calibri" w:hAnsi="Calibri"/>
          <w:b w:val="0"/>
          <w:bCs w:val="0"/>
          <w:sz w:val="22"/>
          <w:szCs w:val="22"/>
        </w:rPr>
      </w:pPr>
      <w:del w:id="3186" w:author="John Buck" w:date="2023-04-11T15:53:00Z">
        <w:r w:rsidRPr="009C588D" w:rsidDel="00917410">
          <w:rPr>
            <w:rStyle w:val="Hyperlink"/>
          </w:rPr>
          <w:delText>10.6</w:delText>
        </w:r>
        <w:r w:rsidRPr="00F74920" w:rsidDel="00917410">
          <w:rPr>
            <w:rFonts w:ascii="Calibri" w:hAnsi="Calibri"/>
            <w:b w:val="0"/>
            <w:bCs w:val="0"/>
            <w:sz w:val="22"/>
            <w:szCs w:val="22"/>
          </w:rPr>
          <w:tab/>
        </w:r>
        <w:r w:rsidRPr="009C588D" w:rsidDel="00917410">
          <w:rPr>
            <w:rStyle w:val="Hyperlink"/>
          </w:rPr>
          <w:delText>Scoreboard  HTML  Files</w:delText>
        </w:r>
        <w:r w:rsidDel="00917410">
          <w:rPr>
            <w:webHidden/>
          </w:rPr>
          <w:tab/>
          <w:delText>88</w:delText>
        </w:r>
      </w:del>
    </w:p>
    <w:p w14:paraId="2F610D2C" w14:textId="77777777" w:rsidR="00FC4F39" w:rsidRPr="00F74920" w:rsidDel="00917410" w:rsidRDefault="00FC4F39">
      <w:pPr>
        <w:pStyle w:val="TOC2"/>
        <w:rPr>
          <w:del w:id="3187" w:author="John Buck" w:date="2023-04-11T15:53:00Z"/>
          <w:rFonts w:ascii="Calibri" w:hAnsi="Calibri"/>
          <w:b w:val="0"/>
          <w:bCs w:val="0"/>
          <w:sz w:val="22"/>
          <w:szCs w:val="22"/>
        </w:rPr>
      </w:pPr>
      <w:del w:id="3188" w:author="John Buck" w:date="2023-04-11T15:53:00Z">
        <w:r w:rsidRPr="009C588D" w:rsidDel="00917410">
          <w:rPr>
            <w:rStyle w:val="Hyperlink"/>
          </w:rPr>
          <w:delText>10.7</w:delText>
        </w:r>
        <w:r w:rsidRPr="00F74920" w:rsidDel="00917410">
          <w:rPr>
            <w:rFonts w:ascii="Calibri" w:hAnsi="Calibri"/>
            <w:b w:val="0"/>
            <w:bCs w:val="0"/>
            <w:sz w:val="22"/>
            <w:szCs w:val="22"/>
          </w:rPr>
          <w:tab/>
        </w:r>
        <w:r w:rsidRPr="009C588D" w:rsidDel="00917410">
          <w:rPr>
            <w:rStyle w:val="Hyperlink"/>
          </w:rPr>
          <w:delText>Scoring Groups</w:delText>
        </w:r>
        <w:r w:rsidDel="00917410">
          <w:rPr>
            <w:webHidden/>
          </w:rPr>
          <w:tab/>
          <w:delText>90</w:delText>
        </w:r>
      </w:del>
    </w:p>
    <w:p w14:paraId="39430CB4" w14:textId="77777777" w:rsidR="00FC4F39" w:rsidRPr="00F74920" w:rsidDel="00917410" w:rsidRDefault="00FC4F39">
      <w:pPr>
        <w:pStyle w:val="TOC2"/>
        <w:rPr>
          <w:del w:id="3189" w:author="John Buck" w:date="2023-04-11T15:53:00Z"/>
          <w:rFonts w:ascii="Calibri" w:hAnsi="Calibri"/>
          <w:b w:val="0"/>
          <w:bCs w:val="0"/>
          <w:sz w:val="22"/>
          <w:szCs w:val="22"/>
        </w:rPr>
      </w:pPr>
      <w:del w:id="3190" w:author="John Buck" w:date="2023-04-11T15:53:00Z">
        <w:r w:rsidRPr="009C588D" w:rsidDel="00917410">
          <w:rPr>
            <w:rStyle w:val="Hyperlink"/>
          </w:rPr>
          <w:delText>10.8</w:delText>
        </w:r>
        <w:r w:rsidRPr="00F74920" w:rsidDel="00917410">
          <w:rPr>
            <w:rFonts w:ascii="Calibri" w:hAnsi="Calibri"/>
            <w:b w:val="0"/>
            <w:bCs w:val="0"/>
            <w:sz w:val="22"/>
            <w:szCs w:val="22"/>
          </w:rPr>
          <w:tab/>
        </w:r>
        <w:r w:rsidRPr="009C588D" w:rsidDel="00917410">
          <w:rPr>
            <w:rStyle w:val="Hyperlink"/>
          </w:rPr>
          <w:delText>Managing HTML File Generation</w:delText>
        </w:r>
        <w:r w:rsidDel="00917410">
          <w:rPr>
            <w:webHidden/>
          </w:rPr>
          <w:tab/>
          <w:delText>91</w:delText>
        </w:r>
      </w:del>
    </w:p>
    <w:p w14:paraId="5C4B2650" w14:textId="77777777" w:rsidR="00FC4F39" w:rsidRPr="00F74920" w:rsidDel="00917410" w:rsidRDefault="00FC4F39">
      <w:pPr>
        <w:pStyle w:val="TOC2"/>
        <w:rPr>
          <w:del w:id="3191" w:author="John Buck" w:date="2023-04-11T15:53:00Z"/>
          <w:rFonts w:ascii="Calibri" w:hAnsi="Calibri"/>
          <w:b w:val="0"/>
          <w:bCs w:val="0"/>
          <w:sz w:val="22"/>
          <w:szCs w:val="22"/>
        </w:rPr>
      </w:pPr>
      <w:del w:id="3192" w:author="John Buck" w:date="2023-04-11T15:53:00Z">
        <w:r w:rsidRPr="009C588D" w:rsidDel="00917410">
          <w:rPr>
            <w:rStyle w:val="Hyperlink"/>
          </w:rPr>
          <w:delText>10.9</w:delText>
        </w:r>
        <w:r w:rsidRPr="00F74920" w:rsidDel="00917410">
          <w:rPr>
            <w:rFonts w:ascii="Calibri" w:hAnsi="Calibri"/>
            <w:b w:val="0"/>
            <w:bCs w:val="0"/>
            <w:sz w:val="22"/>
            <w:szCs w:val="22"/>
          </w:rPr>
          <w:tab/>
        </w:r>
        <w:r w:rsidRPr="009C588D" w:rsidDel="00917410">
          <w:rPr>
            <w:rStyle w:val="Hyperlink"/>
          </w:rPr>
          <w:delText>No-GUI Mode</w:delText>
        </w:r>
        <w:r w:rsidDel="00917410">
          <w:rPr>
            <w:webHidden/>
          </w:rPr>
          <w:tab/>
          <w:delText>93</w:delText>
        </w:r>
      </w:del>
    </w:p>
    <w:p w14:paraId="4A09AB7F" w14:textId="77777777" w:rsidR="00FC4F39" w:rsidRPr="00F74920" w:rsidDel="00917410" w:rsidRDefault="00FC4F39" w:rsidP="008B4237">
      <w:pPr>
        <w:pStyle w:val="TOC1"/>
        <w:rPr>
          <w:del w:id="3193" w:author="John Buck" w:date="2023-04-11T15:53:00Z"/>
          <w:rFonts w:ascii="Calibri" w:hAnsi="Calibri"/>
          <w:sz w:val="22"/>
          <w:szCs w:val="22"/>
        </w:rPr>
      </w:pPr>
      <w:del w:id="3194" w:author="John Buck" w:date="2023-04-11T15:53:00Z">
        <w:r w:rsidRPr="009C588D" w:rsidDel="00917410">
          <w:rPr>
            <w:rStyle w:val="Hyperlink"/>
          </w:rPr>
          <w:delText>11</w:delText>
        </w:r>
        <w:r w:rsidRPr="00F74920" w:rsidDel="00917410">
          <w:rPr>
            <w:rFonts w:ascii="Calibri" w:hAnsi="Calibri"/>
            <w:sz w:val="22"/>
            <w:szCs w:val="22"/>
          </w:rPr>
          <w:tab/>
        </w:r>
        <w:r w:rsidRPr="009C588D" w:rsidDel="00917410">
          <w:rPr>
            <w:rStyle w:val="Hyperlink"/>
          </w:rPr>
          <w:delText>Finishing the Contest</w:delText>
        </w:r>
        <w:r w:rsidDel="00917410">
          <w:rPr>
            <w:webHidden/>
          </w:rPr>
          <w:tab/>
          <w:delText>94</w:delText>
        </w:r>
      </w:del>
    </w:p>
    <w:p w14:paraId="7004F835" w14:textId="77777777" w:rsidR="00FC4F39" w:rsidRPr="00F74920" w:rsidDel="00917410" w:rsidRDefault="00FC4F39">
      <w:pPr>
        <w:pStyle w:val="TOC2"/>
        <w:rPr>
          <w:del w:id="3195" w:author="John Buck" w:date="2023-04-11T15:53:00Z"/>
          <w:rFonts w:ascii="Calibri" w:hAnsi="Calibri"/>
          <w:b w:val="0"/>
          <w:bCs w:val="0"/>
          <w:sz w:val="22"/>
          <w:szCs w:val="22"/>
        </w:rPr>
      </w:pPr>
      <w:del w:id="3196" w:author="John Buck" w:date="2023-04-11T15:53:00Z">
        <w:r w:rsidRPr="009C588D" w:rsidDel="00917410">
          <w:rPr>
            <w:rStyle w:val="Hyperlink"/>
          </w:rPr>
          <w:delText>11.1</w:delText>
        </w:r>
        <w:r w:rsidRPr="00F74920" w:rsidDel="00917410">
          <w:rPr>
            <w:rFonts w:ascii="Calibri" w:hAnsi="Calibri"/>
            <w:b w:val="0"/>
            <w:bCs w:val="0"/>
            <w:sz w:val="22"/>
            <w:szCs w:val="22"/>
          </w:rPr>
          <w:tab/>
        </w:r>
        <w:r w:rsidRPr="009C588D" w:rsidDel="00917410">
          <w:rPr>
            <w:rStyle w:val="Hyperlink"/>
          </w:rPr>
          <w:delText>Finalizing</w:delText>
        </w:r>
        <w:r w:rsidDel="00917410">
          <w:rPr>
            <w:webHidden/>
          </w:rPr>
          <w:tab/>
          <w:delText>94</w:delText>
        </w:r>
      </w:del>
    </w:p>
    <w:p w14:paraId="09B2F7A0" w14:textId="77777777" w:rsidR="00FC4F39" w:rsidRPr="00F74920" w:rsidDel="00917410" w:rsidRDefault="00FC4F39">
      <w:pPr>
        <w:pStyle w:val="TOC2"/>
        <w:rPr>
          <w:del w:id="3197" w:author="John Buck" w:date="2023-04-11T15:53:00Z"/>
          <w:rFonts w:ascii="Calibri" w:hAnsi="Calibri"/>
          <w:b w:val="0"/>
          <w:bCs w:val="0"/>
          <w:sz w:val="22"/>
          <w:szCs w:val="22"/>
        </w:rPr>
      </w:pPr>
      <w:del w:id="3198" w:author="John Buck" w:date="2023-04-11T15:53:00Z">
        <w:r w:rsidRPr="009C588D" w:rsidDel="00917410">
          <w:rPr>
            <w:rStyle w:val="Hyperlink"/>
          </w:rPr>
          <w:delText>11.2</w:delText>
        </w:r>
        <w:r w:rsidRPr="00F74920" w:rsidDel="00917410">
          <w:rPr>
            <w:rFonts w:ascii="Calibri" w:hAnsi="Calibri"/>
            <w:b w:val="0"/>
            <w:bCs w:val="0"/>
            <w:sz w:val="22"/>
            <w:szCs w:val="22"/>
          </w:rPr>
          <w:tab/>
        </w:r>
        <w:r w:rsidRPr="009C588D" w:rsidDel="00917410">
          <w:rPr>
            <w:rStyle w:val="Hyperlink"/>
          </w:rPr>
          <w:delText>Exporting Contest Results</w:delText>
        </w:r>
        <w:r w:rsidDel="00917410">
          <w:rPr>
            <w:webHidden/>
          </w:rPr>
          <w:tab/>
          <w:delText>95</w:delText>
        </w:r>
      </w:del>
    </w:p>
    <w:p w14:paraId="31D27E08" w14:textId="77777777" w:rsidR="00FC4F39" w:rsidRPr="00F74920" w:rsidDel="00917410" w:rsidRDefault="00FC4F39">
      <w:pPr>
        <w:pStyle w:val="TOC3"/>
        <w:rPr>
          <w:del w:id="3199" w:author="John Buck" w:date="2023-04-11T15:53:00Z"/>
          <w:rFonts w:ascii="Calibri" w:hAnsi="Calibri"/>
          <w:sz w:val="22"/>
          <w:szCs w:val="22"/>
        </w:rPr>
      </w:pPr>
      <w:del w:id="3200" w:author="John Buck" w:date="2023-04-11T15:53:00Z">
        <w:r w:rsidRPr="009C588D" w:rsidDel="00917410">
          <w:rPr>
            <w:rStyle w:val="Hyperlink"/>
          </w:rPr>
          <w:delText>11.2.1</w:delText>
        </w:r>
        <w:r w:rsidRPr="00F74920" w:rsidDel="00917410">
          <w:rPr>
            <w:rFonts w:ascii="Calibri" w:hAnsi="Calibri"/>
            <w:sz w:val="22"/>
            <w:szCs w:val="22"/>
          </w:rPr>
          <w:tab/>
        </w:r>
        <w:r w:rsidRPr="009C588D" w:rsidDel="00917410">
          <w:rPr>
            <w:rStyle w:val="Hyperlink"/>
          </w:rPr>
          <w:delText xml:space="preserve">Generating a </w:delText>
        </w:r>
        <w:r w:rsidRPr="009C588D" w:rsidDel="00917410">
          <w:rPr>
            <w:rStyle w:val="Hyperlink"/>
            <w:i/>
          </w:rPr>
          <w:delText>results.tsv</w:delText>
        </w:r>
        <w:r w:rsidRPr="009C588D" w:rsidDel="00917410">
          <w:rPr>
            <w:rStyle w:val="Hyperlink"/>
          </w:rPr>
          <w:delText xml:space="preserve"> export file</w:delText>
        </w:r>
        <w:r w:rsidDel="00917410">
          <w:rPr>
            <w:webHidden/>
          </w:rPr>
          <w:tab/>
          <w:delText>95</w:delText>
        </w:r>
      </w:del>
    </w:p>
    <w:p w14:paraId="7339C8A1" w14:textId="77777777" w:rsidR="00FC4F39" w:rsidRPr="00F74920" w:rsidDel="00917410" w:rsidRDefault="00FC4F39">
      <w:pPr>
        <w:pStyle w:val="TOC3"/>
        <w:rPr>
          <w:del w:id="3201" w:author="John Buck" w:date="2023-04-11T15:53:00Z"/>
          <w:rFonts w:ascii="Calibri" w:hAnsi="Calibri"/>
          <w:sz w:val="22"/>
          <w:szCs w:val="22"/>
        </w:rPr>
      </w:pPr>
      <w:del w:id="3202" w:author="John Buck" w:date="2023-04-11T15:53:00Z">
        <w:r w:rsidRPr="009C588D" w:rsidDel="00917410">
          <w:rPr>
            <w:rStyle w:val="Hyperlink"/>
          </w:rPr>
          <w:delText>11.2.2</w:delText>
        </w:r>
        <w:r w:rsidRPr="00F74920" w:rsidDel="00917410">
          <w:rPr>
            <w:rFonts w:ascii="Calibri" w:hAnsi="Calibri"/>
            <w:sz w:val="22"/>
            <w:szCs w:val="22"/>
          </w:rPr>
          <w:tab/>
        </w:r>
        <w:r w:rsidRPr="009C588D" w:rsidDel="00917410">
          <w:rPr>
            <w:rStyle w:val="Hyperlink"/>
          </w:rPr>
          <w:delText xml:space="preserve">Generating a </w:delText>
        </w:r>
        <w:r w:rsidRPr="009C588D" w:rsidDel="00917410">
          <w:rPr>
            <w:rStyle w:val="Hyperlink"/>
            <w:i/>
          </w:rPr>
          <w:delText xml:space="preserve">pc2export.dat </w:delText>
        </w:r>
        <w:r w:rsidRPr="009C588D" w:rsidDel="00917410">
          <w:rPr>
            <w:rStyle w:val="Hyperlink"/>
          </w:rPr>
          <w:delText>export file</w:delText>
        </w:r>
        <w:r w:rsidDel="00917410">
          <w:rPr>
            <w:webHidden/>
          </w:rPr>
          <w:tab/>
          <w:delText>95</w:delText>
        </w:r>
      </w:del>
    </w:p>
    <w:p w14:paraId="0AD2AC85" w14:textId="77777777" w:rsidR="00FC4F39" w:rsidRPr="00F74920" w:rsidDel="00917410" w:rsidRDefault="00FC4F39">
      <w:pPr>
        <w:pStyle w:val="TOC2"/>
        <w:rPr>
          <w:del w:id="3203" w:author="John Buck" w:date="2023-04-11T15:53:00Z"/>
          <w:rFonts w:ascii="Calibri" w:hAnsi="Calibri"/>
          <w:b w:val="0"/>
          <w:bCs w:val="0"/>
          <w:sz w:val="22"/>
          <w:szCs w:val="22"/>
        </w:rPr>
      </w:pPr>
      <w:del w:id="3204" w:author="John Buck" w:date="2023-04-11T15:53:00Z">
        <w:r w:rsidRPr="009C588D" w:rsidDel="00917410">
          <w:rPr>
            <w:rStyle w:val="Hyperlink"/>
          </w:rPr>
          <w:delText>11.3</w:delText>
        </w:r>
        <w:r w:rsidRPr="00F74920" w:rsidDel="00917410">
          <w:rPr>
            <w:rFonts w:ascii="Calibri" w:hAnsi="Calibri"/>
            <w:b w:val="0"/>
            <w:bCs w:val="0"/>
            <w:sz w:val="22"/>
            <w:szCs w:val="22"/>
          </w:rPr>
          <w:tab/>
        </w:r>
        <w:r w:rsidRPr="009C588D" w:rsidDel="00917410">
          <w:rPr>
            <w:rStyle w:val="Hyperlink"/>
          </w:rPr>
          <w:delText>Shutting Down</w:delText>
        </w:r>
        <w:r w:rsidDel="00917410">
          <w:rPr>
            <w:webHidden/>
          </w:rPr>
          <w:tab/>
          <w:delText>95</w:delText>
        </w:r>
      </w:del>
    </w:p>
    <w:p w14:paraId="4F3130AC" w14:textId="77777777" w:rsidR="00FC4F39" w:rsidRPr="00F74920" w:rsidDel="00917410" w:rsidRDefault="00FC4F39" w:rsidP="008B4237">
      <w:pPr>
        <w:pStyle w:val="TOC1"/>
        <w:rPr>
          <w:del w:id="3205" w:author="John Buck" w:date="2023-04-11T15:53:00Z"/>
          <w:rFonts w:ascii="Calibri" w:hAnsi="Calibri"/>
          <w:sz w:val="22"/>
          <w:szCs w:val="22"/>
        </w:rPr>
      </w:pPr>
      <w:del w:id="3206" w:author="John Buck" w:date="2023-04-11T15:53:00Z">
        <w:r w:rsidRPr="009C588D" w:rsidDel="00917410">
          <w:rPr>
            <w:rStyle w:val="Hyperlink"/>
          </w:rPr>
          <w:delText>Appendix A  –  pc2v9.ini Attributes</w:delText>
        </w:r>
        <w:r w:rsidDel="00917410">
          <w:rPr>
            <w:webHidden/>
          </w:rPr>
          <w:tab/>
          <w:delText>97</w:delText>
        </w:r>
      </w:del>
    </w:p>
    <w:p w14:paraId="2D2525D4" w14:textId="77777777" w:rsidR="00FC4F39" w:rsidRPr="00F74920" w:rsidDel="00917410" w:rsidRDefault="00FC4F39" w:rsidP="008B4237">
      <w:pPr>
        <w:pStyle w:val="TOC1"/>
        <w:rPr>
          <w:del w:id="3207" w:author="John Buck" w:date="2023-04-11T15:53:00Z"/>
          <w:rFonts w:ascii="Calibri" w:hAnsi="Calibri"/>
          <w:sz w:val="22"/>
          <w:szCs w:val="22"/>
        </w:rPr>
      </w:pPr>
      <w:del w:id="3208" w:author="John Buck" w:date="2023-04-11T15:53:00Z">
        <w:r w:rsidRPr="009C588D" w:rsidDel="00917410">
          <w:rPr>
            <w:rStyle w:val="Hyperlink"/>
          </w:rPr>
          <w:delText>Appendix B  –  Networking Constraints</w:delText>
        </w:r>
        <w:r w:rsidDel="00917410">
          <w:rPr>
            <w:webHidden/>
          </w:rPr>
          <w:tab/>
          <w:delText>99</w:delText>
        </w:r>
      </w:del>
    </w:p>
    <w:p w14:paraId="05290CB6" w14:textId="77777777" w:rsidR="00FC4F39" w:rsidRPr="00F74920" w:rsidDel="00917410" w:rsidRDefault="00FC4F39" w:rsidP="008B4237">
      <w:pPr>
        <w:pStyle w:val="TOC1"/>
        <w:rPr>
          <w:del w:id="3209" w:author="John Buck" w:date="2023-04-11T15:53:00Z"/>
          <w:rFonts w:ascii="Calibri" w:hAnsi="Calibri"/>
          <w:sz w:val="22"/>
          <w:szCs w:val="22"/>
        </w:rPr>
      </w:pPr>
      <w:del w:id="3210" w:author="John Buck" w:date="2023-04-11T15:53:00Z">
        <w:r w:rsidRPr="009C588D" w:rsidDel="00917410">
          <w:rPr>
            <w:rStyle w:val="Hyperlink"/>
          </w:rPr>
          <w:delText>Appendix C  –  PC</w:delText>
        </w:r>
        <w:r w:rsidRPr="009C588D" w:rsidDel="00917410">
          <w:rPr>
            <w:rStyle w:val="Hyperlink"/>
            <w:vertAlign w:val="superscript"/>
          </w:rPr>
          <w:delText>2</w:delText>
        </w:r>
        <w:r w:rsidRPr="009C588D" w:rsidDel="00917410">
          <w:rPr>
            <w:rStyle w:val="Hyperlink"/>
          </w:rPr>
          <w:delText xml:space="preserve"> Server Command Line Arguments</w:delText>
        </w:r>
        <w:r w:rsidDel="00917410">
          <w:rPr>
            <w:webHidden/>
          </w:rPr>
          <w:tab/>
          <w:delText>101</w:delText>
        </w:r>
      </w:del>
    </w:p>
    <w:p w14:paraId="12D95BAA" w14:textId="77777777" w:rsidR="00FC4F39" w:rsidRPr="00F74920" w:rsidDel="00917410" w:rsidRDefault="00FC4F39" w:rsidP="008B4237">
      <w:pPr>
        <w:pStyle w:val="TOC1"/>
        <w:rPr>
          <w:del w:id="3211" w:author="John Buck" w:date="2023-04-11T15:53:00Z"/>
          <w:rFonts w:ascii="Calibri" w:hAnsi="Calibri"/>
          <w:sz w:val="22"/>
          <w:szCs w:val="22"/>
        </w:rPr>
      </w:pPr>
      <w:del w:id="3212" w:author="John Buck" w:date="2023-04-11T15:53:00Z">
        <w:r w:rsidRPr="009C588D" w:rsidDel="00917410">
          <w:rPr>
            <w:rStyle w:val="Hyperlink"/>
          </w:rPr>
          <w:delText>Appendix D  –  ICPC Import/Export Interfaces</w:delText>
        </w:r>
        <w:r w:rsidDel="00917410">
          <w:rPr>
            <w:webHidden/>
          </w:rPr>
          <w:tab/>
          <w:delText>103</w:delText>
        </w:r>
      </w:del>
    </w:p>
    <w:p w14:paraId="379E4F6B" w14:textId="77777777" w:rsidR="00FC4F39" w:rsidRPr="00F74920" w:rsidDel="00917410" w:rsidRDefault="00FC4F39" w:rsidP="008B4237">
      <w:pPr>
        <w:pStyle w:val="TOC1"/>
        <w:rPr>
          <w:del w:id="3213" w:author="John Buck" w:date="2023-04-11T15:53:00Z"/>
          <w:rFonts w:ascii="Calibri" w:hAnsi="Calibri"/>
          <w:sz w:val="22"/>
          <w:szCs w:val="22"/>
        </w:rPr>
      </w:pPr>
      <w:del w:id="3214" w:author="John Buck" w:date="2023-04-11T15:53:00Z">
        <w:r w:rsidRPr="009C588D" w:rsidDel="00917410">
          <w:rPr>
            <w:rStyle w:val="Hyperlink"/>
          </w:rPr>
          <w:delText>Appendix E  –  Output Validators</w:delText>
        </w:r>
        <w:r w:rsidDel="00917410">
          <w:rPr>
            <w:webHidden/>
          </w:rPr>
          <w:tab/>
          <w:delText>109</w:delText>
        </w:r>
      </w:del>
    </w:p>
    <w:p w14:paraId="4F597A5C" w14:textId="77777777" w:rsidR="00FC4F39" w:rsidRPr="00F74920" w:rsidDel="00917410" w:rsidRDefault="00FC4F39" w:rsidP="008B4237">
      <w:pPr>
        <w:pStyle w:val="TOC1"/>
        <w:rPr>
          <w:del w:id="3215" w:author="John Buck" w:date="2023-04-11T15:53:00Z"/>
          <w:rFonts w:ascii="Calibri" w:hAnsi="Calibri"/>
          <w:sz w:val="22"/>
          <w:szCs w:val="22"/>
        </w:rPr>
      </w:pPr>
      <w:del w:id="3216" w:author="John Buck" w:date="2023-04-11T15:53:00Z">
        <w:r w:rsidRPr="009C588D" w:rsidDel="00917410">
          <w:rPr>
            <w:rStyle w:val="Hyperlink"/>
          </w:rPr>
          <w:delText>Appendix F  –  Language Definitions</w:delText>
        </w:r>
        <w:r w:rsidDel="00917410">
          <w:rPr>
            <w:webHidden/>
          </w:rPr>
          <w:tab/>
          <w:delText>122</w:delText>
        </w:r>
      </w:del>
    </w:p>
    <w:p w14:paraId="36B807FE" w14:textId="77777777" w:rsidR="00FC4F39" w:rsidRPr="00F74920" w:rsidDel="00917410" w:rsidRDefault="00FC4F39" w:rsidP="008B4237">
      <w:pPr>
        <w:pStyle w:val="TOC1"/>
        <w:rPr>
          <w:del w:id="3217" w:author="John Buck" w:date="2023-04-11T15:53:00Z"/>
          <w:rFonts w:ascii="Calibri" w:hAnsi="Calibri"/>
          <w:sz w:val="22"/>
          <w:szCs w:val="22"/>
        </w:rPr>
      </w:pPr>
      <w:del w:id="3218" w:author="John Buck" w:date="2023-04-11T15:53:00Z">
        <w:r w:rsidRPr="009C588D" w:rsidDel="00917410">
          <w:rPr>
            <w:rStyle w:val="Hyperlink"/>
          </w:rPr>
          <w:delText>Appendix G –  Using the PC</w:delText>
        </w:r>
        <w:r w:rsidRPr="009C588D" w:rsidDel="00917410">
          <w:rPr>
            <w:rStyle w:val="Hyperlink"/>
            <w:vertAlign w:val="superscript"/>
          </w:rPr>
          <w:delText xml:space="preserve">2 </w:delText>
        </w:r>
        <w:r w:rsidRPr="009C588D" w:rsidDel="00917410">
          <w:rPr>
            <w:rStyle w:val="Hyperlink"/>
          </w:rPr>
          <w:delText>API</w:delText>
        </w:r>
        <w:r w:rsidDel="00917410">
          <w:rPr>
            <w:webHidden/>
          </w:rPr>
          <w:tab/>
          <w:delText>127</w:delText>
        </w:r>
      </w:del>
    </w:p>
    <w:p w14:paraId="4D177CAE" w14:textId="77777777" w:rsidR="00FC4F39" w:rsidRPr="00F74920" w:rsidDel="00917410" w:rsidRDefault="00FC4F39" w:rsidP="008B4237">
      <w:pPr>
        <w:pStyle w:val="TOC1"/>
        <w:rPr>
          <w:del w:id="3219" w:author="John Buck" w:date="2023-04-11T15:53:00Z"/>
          <w:rFonts w:ascii="Calibri" w:hAnsi="Calibri"/>
          <w:sz w:val="22"/>
          <w:szCs w:val="22"/>
        </w:rPr>
      </w:pPr>
      <w:del w:id="3220" w:author="John Buck" w:date="2023-04-11T15:53:00Z">
        <w:r w:rsidRPr="009C588D" w:rsidDel="00917410">
          <w:rPr>
            <w:rStyle w:val="Hyperlink"/>
          </w:rPr>
          <w:delText>Appendix H – Troubleshooting / Getting Help</w:delText>
        </w:r>
        <w:r w:rsidDel="00917410">
          <w:rPr>
            <w:webHidden/>
          </w:rPr>
          <w:tab/>
          <w:delText>128</w:delText>
        </w:r>
      </w:del>
    </w:p>
    <w:p w14:paraId="1916FE26" w14:textId="77777777" w:rsidR="00FC4F39" w:rsidRPr="00F74920" w:rsidDel="00917410" w:rsidRDefault="00FC4F39" w:rsidP="008B4237">
      <w:pPr>
        <w:pStyle w:val="TOC1"/>
        <w:rPr>
          <w:del w:id="3221" w:author="John Buck" w:date="2023-04-11T15:53:00Z"/>
          <w:rFonts w:ascii="Calibri" w:hAnsi="Calibri"/>
          <w:sz w:val="22"/>
          <w:szCs w:val="22"/>
        </w:rPr>
      </w:pPr>
      <w:del w:id="3222" w:author="John Buck" w:date="2023-04-11T15:53:00Z">
        <w:r w:rsidRPr="009C588D" w:rsidDel="00917410">
          <w:rPr>
            <w:rStyle w:val="Hyperlink"/>
          </w:rPr>
          <w:delText>Appendix I  –  PC</w:delText>
        </w:r>
        <w:r w:rsidRPr="009C588D" w:rsidDel="00917410">
          <w:rPr>
            <w:rStyle w:val="Hyperlink"/>
            <w:vertAlign w:val="superscript"/>
          </w:rPr>
          <w:delText>2</w:delText>
        </w:r>
        <w:r w:rsidRPr="009C588D" w:rsidDel="00917410">
          <w:rPr>
            <w:rStyle w:val="Hyperlink"/>
          </w:rPr>
          <w:delText xml:space="preserve"> Distribution Contents</w:delText>
        </w:r>
        <w:r w:rsidDel="00917410">
          <w:rPr>
            <w:webHidden/>
          </w:rPr>
          <w:tab/>
          <w:delText>129</w:delText>
        </w:r>
      </w:del>
    </w:p>
    <w:p w14:paraId="2220B09A" w14:textId="77777777" w:rsidR="00FC4F39" w:rsidRPr="00F74920" w:rsidDel="00917410" w:rsidRDefault="00FC4F39" w:rsidP="008B4237">
      <w:pPr>
        <w:pStyle w:val="TOC1"/>
        <w:rPr>
          <w:del w:id="3223" w:author="John Buck" w:date="2023-04-11T15:53:00Z"/>
          <w:rFonts w:ascii="Calibri" w:hAnsi="Calibri"/>
          <w:sz w:val="22"/>
          <w:szCs w:val="22"/>
        </w:rPr>
      </w:pPr>
      <w:del w:id="3224" w:author="John Buck" w:date="2023-04-11T15:53:00Z">
        <w:r w:rsidRPr="009C588D" w:rsidDel="00917410">
          <w:rPr>
            <w:rStyle w:val="Hyperlink"/>
          </w:rPr>
          <w:delText>Appendix J – Log files</w:delText>
        </w:r>
        <w:r w:rsidDel="00917410">
          <w:rPr>
            <w:webHidden/>
          </w:rPr>
          <w:tab/>
          <w:delText>130</w:delText>
        </w:r>
      </w:del>
    </w:p>
    <w:p w14:paraId="5B23D1A5" w14:textId="77777777" w:rsidR="00FC4F39" w:rsidRPr="00F74920" w:rsidDel="00917410" w:rsidRDefault="00FC4F39" w:rsidP="008B4237">
      <w:pPr>
        <w:pStyle w:val="TOC1"/>
        <w:rPr>
          <w:del w:id="3225" w:author="John Buck" w:date="2023-04-11T15:53:00Z"/>
          <w:rFonts w:ascii="Calibri" w:hAnsi="Calibri"/>
          <w:sz w:val="22"/>
          <w:szCs w:val="22"/>
        </w:rPr>
      </w:pPr>
      <w:del w:id="3226" w:author="John Buck" w:date="2023-04-11T15:53:00Z">
        <w:r w:rsidRPr="009C588D" w:rsidDel="00917410">
          <w:rPr>
            <w:rStyle w:val="Hyperlink"/>
          </w:rPr>
          <w:delText>Appendix K – Reports Program</w:delText>
        </w:r>
        <w:r w:rsidDel="00917410">
          <w:rPr>
            <w:webHidden/>
          </w:rPr>
          <w:tab/>
          <w:delText>131</w:delText>
        </w:r>
      </w:del>
    </w:p>
    <w:p w14:paraId="082E8EA5" w14:textId="77777777" w:rsidR="00FC4F39" w:rsidRPr="00F74920" w:rsidDel="00917410" w:rsidRDefault="00FC4F39" w:rsidP="008B4237">
      <w:pPr>
        <w:pStyle w:val="TOC1"/>
        <w:rPr>
          <w:del w:id="3227" w:author="John Buck" w:date="2023-04-11T15:53:00Z"/>
          <w:rFonts w:ascii="Calibri" w:hAnsi="Calibri"/>
          <w:sz w:val="22"/>
          <w:szCs w:val="22"/>
        </w:rPr>
      </w:pPr>
      <w:del w:id="3228" w:author="John Buck" w:date="2023-04-11T15:53:00Z">
        <w:r w:rsidRPr="009C588D" w:rsidDel="00917410">
          <w:rPr>
            <w:rStyle w:val="Hyperlink"/>
          </w:rPr>
          <w:delText>Appendix L – PC</w:delText>
        </w:r>
        <w:r w:rsidRPr="009C588D" w:rsidDel="00917410">
          <w:rPr>
            <w:rStyle w:val="Hyperlink"/>
            <w:vertAlign w:val="superscript"/>
          </w:rPr>
          <w:delText>2</w:delText>
        </w:r>
        <w:r w:rsidRPr="009C588D" w:rsidDel="00917410">
          <w:rPr>
            <w:rStyle w:val="Hyperlink"/>
          </w:rPr>
          <w:delText xml:space="preserve"> XML (Legacy) Event Feed</w:delText>
        </w:r>
        <w:r w:rsidDel="00917410">
          <w:rPr>
            <w:webHidden/>
          </w:rPr>
          <w:tab/>
          <w:delText>134</w:delText>
        </w:r>
      </w:del>
    </w:p>
    <w:p w14:paraId="7D231266" w14:textId="77777777" w:rsidR="00FC4F39" w:rsidRPr="00F74920" w:rsidDel="00917410" w:rsidRDefault="00FC4F39" w:rsidP="008B4237">
      <w:pPr>
        <w:pStyle w:val="TOC1"/>
        <w:rPr>
          <w:del w:id="3229" w:author="John Buck" w:date="2023-04-11T15:53:00Z"/>
          <w:rFonts w:ascii="Calibri" w:hAnsi="Calibri"/>
          <w:sz w:val="22"/>
          <w:szCs w:val="22"/>
        </w:rPr>
      </w:pPr>
      <w:del w:id="3230" w:author="John Buck" w:date="2023-04-11T15:53:00Z">
        <w:r w:rsidRPr="009C588D" w:rsidDel="00917410">
          <w:rPr>
            <w:rStyle w:val="Hyperlink"/>
          </w:rPr>
          <w:delText>Appendix M – PC</w:delText>
        </w:r>
        <w:r w:rsidRPr="009C588D" w:rsidDel="00917410">
          <w:rPr>
            <w:rStyle w:val="Hyperlink"/>
            <w:vertAlign w:val="superscript"/>
          </w:rPr>
          <w:delText>2</w:delText>
        </w:r>
        <w:r w:rsidRPr="009C588D" w:rsidDel="00917410">
          <w:rPr>
            <w:rStyle w:val="Hyperlink"/>
          </w:rPr>
          <w:delText xml:space="preserve"> Web Services</w:delText>
        </w:r>
        <w:r w:rsidDel="00917410">
          <w:rPr>
            <w:webHidden/>
          </w:rPr>
          <w:tab/>
          <w:delText>138</w:delText>
        </w:r>
      </w:del>
    </w:p>
    <w:p w14:paraId="4585D7AE" w14:textId="77777777" w:rsidR="00FC4F39" w:rsidRPr="00F74920" w:rsidDel="00917410" w:rsidRDefault="00FC4F39" w:rsidP="008B4237">
      <w:pPr>
        <w:pStyle w:val="TOC1"/>
        <w:rPr>
          <w:del w:id="3231" w:author="John Buck" w:date="2023-04-11T15:53:00Z"/>
          <w:rFonts w:ascii="Calibri" w:hAnsi="Calibri"/>
          <w:sz w:val="22"/>
          <w:szCs w:val="22"/>
        </w:rPr>
      </w:pPr>
      <w:del w:id="3232" w:author="John Buck" w:date="2023-04-11T15:53:00Z">
        <w:r w:rsidRPr="009C588D" w:rsidDel="00917410">
          <w:rPr>
            <w:rStyle w:val="Hyperlink"/>
          </w:rPr>
          <w:delText>Appendix N – PC</w:delText>
        </w:r>
        <w:r w:rsidRPr="009C588D" w:rsidDel="00917410">
          <w:rPr>
            <w:rStyle w:val="Hyperlink"/>
            <w:vertAlign w:val="superscript"/>
          </w:rPr>
          <w:delText>2</w:delText>
        </w:r>
        <w:r w:rsidRPr="009C588D" w:rsidDel="00917410">
          <w:rPr>
            <w:rStyle w:val="Hyperlink"/>
          </w:rPr>
          <w:delText xml:space="preserve"> Team Clients</w:delText>
        </w:r>
        <w:r w:rsidDel="00917410">
          <w:rPr>
            <w:webHidden/>
          </w:rPr>
          <w:tab/>
          <w:delText>141</w:delText>
        </w:r>
      </w:del>
    </w:p>
    <w:p w14:paraId="3AAFF52B" w14:textId="77777777" w:rsidR="00FC4F39" w:rsidRPr="00F74920" w:rsidDel="00917410" w:rsidRDefault="00FC4F39" w:rsidP="008B4237">
      <w:pPr>
        <w:pStyle w:val="TOC1"/>
        <w:rPr>
          <w:del w:id="3233" w:author="John Buck" w:date="2023-04-11T15:53:00Z"/>
          <w:rFonts w:ascii="Calibri" w:hAnsi="Calibri"/>
          <w:sz w:val="22"/>
          <w:szCs w:val="22"/>
        </w:rPr>
      </w:pPr>
      <w:del w:id="3234" w:author="John Buck" w:date="2023-04-11T15:53:00Z">
        <w:r w:rsidRPr="009C588D" w:rsidDel="00917410">
          <w:rPr>
            <w:rStyle w:val="Hyperlink"/>
          </w:rPr>
          <w:delText>Appendix O – Input Validators</w:delText>
        </w:r>
        <w:r w:rsidDel="00917410">
          <w:rPr>
            <w:webHidden/>
          </w:rPr>
          <w:tab/>
          <w:delText>144</w:delText>
        </w:r>
      </w:del>
    </w:p>
    <w:p w14:paraId="0B5D4CFD" w14:textId="77777777" w:rsidR="00FC4F39" w:rsidRPr="00F74920" w:rsidDel="00917410" w:rsidRDefault="00FC4F39" w:rsidP="008B4237">
      <w:pPr>
        <w:pStyle w:val="TOC1"/>
        <w:rPr>
          <w:del w:id="3235" w:author="John Buck" w:date="2023-04-11T15:53:00Z"/>
          <w:rFonts w:ascii="Calibri" w:hAnsi="Calibri"/>
          <w:sz w:val="22"/>
          <w:szCs w:val="22"/>
        </w:rPr>
      </w:pPr>
      <w:del w:id="3236" w:author="John Buck" w:date="2023-04-11T15:53:00Z">
        <w:r w:rsidRPr="009C588D" w:rsidDel="00917410">
          <w:rPr>
            <w:rStyle w:val="Hyperlink"/>
          </w:rPr>
          <w:delText>Appendix P – reject.ini</w:delText>
        </w:r>
        <w:r w:rsidDel="00917410">
          <w:rPr>
            <w:webHidden/>
          </w:rPr>
          <w:tab/>
          <w:delText>147</w:delText>
        </w:r>
      </w:del>
    </w:p>
    <w:p w14:paraId="155F3BA3" w14:textId="77777777" w:rsidR="00FC4F39" w:rsidRPr="00F74920" w:rsidDel="00917410" w:rsidRDefault="00FC4F39" w:rsidP="008B4237">
      <w:pPr>
        <w:pStyle w:val="TOC1"/>
        <w:rPr>
          <w:del w:id="3237" w:author="John Buck" w:date="2023-04-11T15:53:00Z"/>
          <w:rFonts w:ascii="Calibri" w:hAnsi="Calibri"/>
          <w:sz w:val="22"/>
          <w:szCs w:val="22"/>
        </w:rPr>
      </w:pPr>
      <w:del w:id="3238" w:author="John Buck" w:date="2023-04-11T15:53:00Z">
        <w:r w:rsidRPr="009C588D" w:rsidDel="00917410">
          <w:rPr>
            <w:rStyle w:val="Hyperlink"/>
          </w:rPr>
          <w:delText>Appendix Q – GUI Customization</w:delText>
        </w:r>
        <w:r w:rsidDel="00917410">
          <w:rPr>
            <w:webHidden/>
          </w:rPr>
          <w:tab/>
          <w:delText>149</w:delText>
        </w:r>
      </w:del>
    </w:p>
    <w:p w14:paraId="017F98C3" w14:textId="77777777" w:rsidR="00FC4F39" w:rsidRPr="00F74920" w:rsidDel="00917410" w:rsidRDefault="00FC4F39" w:rsidP="008B4237">
      <w:pPr>
        <w:pStyle w:val="TOC1"/>
        <w:rPr>
          <w:del w:id="3239" w:author="John Buck" w:date="2023-04-11T15:53:00Z"/>
          <w:rFonts w:ascii="Calibri" w:hAnsi="Calibri"/>
          <w:sz w:val="22"/>
          <w:szCs w:val="22"/>
        </w:rPr>
      </w:pPr>
      <w:del w:id="3240" w:author="John Buck" w:date="2023-04-11T15:53:00Z">
        <w:r w:rsidRPr="009C588D" w:rsidDel="00917410">
          <w:rPr>
            <w:rStyle w:val="Hyperlink"/>
          </w:rPr>
          <w:delText>Appendix R – Shadow Mode</w:delText>
        </w:r>
        <w:r w:rsidDel="00917410">
          <w:rPr>
            <w:webHidden/>
          </w:rPr>
          <w:tab/>
          <w:delText>150</w:delText>
        </w:r>
      </w:del>
    </w:p>
    <w:p w14:paraId="17141B54" w14:textId="77777777" w:rsidR="000037D5" w:rsidRDefault="000037D5">
      <w:r>
        <w:fldChar w:fldCharType="end"/>
      </w:r>
    </w:p>
    <w:p w14:paraId="7969189D" w14:textId="77777777" w:rsidR="00B7719B" w:rsidRDefault="00915DCD" w:rsidP="000D56AC">
      <w:pPr>
        <w:pStyle w:val="Heading1"/>
      </w:pPr>
      <w:bookmarkStart w:id="3241" w:name="_Toc274153570"/>
      <w:bookmarkStart w:id="3242" w:name="_Toc274153706"/>
      <w:bookmarkStart w:id="3243" w:name="_Toc274154033"/>
      <w:bookmarkStart w:id="3244" w:name="_Toc132120847"/>
      <w:r>
        <w:lastRenderedPageBreak/>
        <w:t>Introduction</w:t>
      </w:r>
      <w:bookmarkEnd w:id="3241"/>
      <w:bookmarkEnd w:id="3242"/>
      <w:bookmarkEnd w:id="3243"/>
      <w:bookmarkEnd w:id="3244"/>
    </w:p>
    <w:p w14:paraId="4FE24618" w14:textId="77777777" w:rsidR="00915DCD" w:rsidRPr="00AF19B0" w:rsidRDefault="00915DCD" w:rsidP="008E55F3">
      <w:pPr>
        <w:pStyle w:val="Heading2"/>
      </w:pPr>
      <w:bookmarkStart w:id="3245" w:name="_Toc274153571"/>
      <w:bookmarkStart w:id="3246" w:name="_Toc274153707"/>
      <w:bookmarkStart w:id="3247" w:name="_Toc274154034"/>
      <w:bookmarkStart w:id="3248" w:name="_Toc132120848"/>
      <w:r w:rsidRPr="00AF19B0">
        <w:t>Overview</w:t>
      </w:r>
      <w:bookmarkEnd w:id="3245"/>
      <w:bookmarkEnd w:id="3246"/>
      <w:bookmarkEnd w:id="3247"/>
      <w:bookmarkEnd w:id="3248"/>
    </w:p>
    <w:p w14:paraId="36A7DD1D" w14:textId="6E16E3F8"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ins w:id="3249" w:author="John Clevenger" w:date="2022-06-15T10:42:00Z">
        <w:r w:rsidR="001F42FC">
          <w:rPr>
            <w:rFonts w:ascii="Courier New" w:hAnsi="Courier New"/>
          </w:rPr>
          <w:fldChar w:fldCharType="begin"/>
        </w:r>
        <w:r w:rsidR="001F42FC">
          <w:rPr>
            <w:rFonts w:ascii="Courier New" w:hAnsi="Courier New"/>
          </w:rPr>
          <w:instrText xml:space="preserve"> HYPERLINK "https://pc2ccs.github.io/" </w:instrText>
        </w:r>
        <w:r w:rsidR="001F42FC">
          <w:rPr>
            <w:rFonts w:ascii="Courier New" w:hAnsi="Courier New"/>
          </w:rPr>
        </w:r>
        <w:r w:rsidR="001F42FC">
          <w:rPr>
            <w:rFonts w:ascii="Courier New" w:hAnsi="Courier New"/>
          </w:rPr>
          <w:fldChar w:fldCharType="separate"/>
        </w:r>
        <w:r w:rsidR="001F42FC" w:rsidRPr="001F42FC">
          <w:rPr>
            <w:rStyle w:val="Hyperlink"/>
            <w:rFonts w:ascii="Courier New" w:hAnsi="Courier New"/>
          </w:rPr>
          <w:t>https://pc2ccs.github.io/</w:t>
        </w:r>
        <w:r w:rsidR="001F42FC">
          <w:rPr>
            <w:rFonts w:ascii="Courier New" w:hAnsi="Courier New"/>
          </w:rPr>
          <w:fldChar w:fldCharType="end"/>
        </w:r>
      </w:ins>
      <w:del w:id="3250" w:author="John Clevenger" w:date="2022-06-15T10:42: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3251" w:author="John Clevenger" w:date="2022-06-15T10:42:00Z">
        <w:r w:rsidR="00D06049" w:rsidDel="001F42FC">
          <w:rPr>
            <w:rStyle w:val="Hyperlink"/>
            <w:rFonts w:ascii="Courier New" w:hAnsi="Courier New"/>
            <w:sz w:val="22"/>
          </w:rPr>
          <w:fldChar w:fldCharType="end"/>
        </w:r>
      </w:del>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proofErr w:type="gramStart"/>
      <w:r>
        <w:t>:  (</w:t>
      </w:r>
      <w:proofErr w:type="gramEnd"/>
      <w:r>
        <w:t>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proofErr w:type="gramStart"/>
      <w:r>
        <w:rPr>
          <w:vertAlign w:val="superscript"/>
        </w:rPr>
        <w:t xml:space="preserve">2  </w:t>
      </w:r>
      <w:r>
        <w:t>involves</w:t>
      </w:r>
      <w:proofErr w:type="gramEnd"/>
      <w:r>
        <w:t xml:space="preserve">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14:paraId="025224A3" w14:textId="77777777" w:rsidR="0002049F" w:rsidRDefault="00113FD1" w:rsidP="008E55F3">
      <w:pPr>
        <w:pStyle w:val="Heading2"/>
      </w:pPr>
      <w:bookmarkStart w:id="3253" w:name="_Toc132120849"/>
      <w:r>
        <w:t>Compatibility Note</w:t>
      </w:r>
      <w:bookmarkEnd w:id="3253"/>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8E55F3">
      <w:pPr>
        <w:pStyle w:val="Heading2"/>
      </w:pPr>
      <w:bookmarkStart w:id="3254" w:name="_Toc132120850"/>
      <w:r>
        <w:t>References</w:t>
      </w:r>
      <w:bookmarkEnd w:id="3254"/>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proofErr w:type="gramStart"/>
      <w:r w:rsidRPr="00915DCD">
        <w:rPr>
          <w:b/>
          <w:sz w:val="28"/>
          <w:vertAlign w:val="superscript"/>
        </w:rPr>
        <w:t>2</w:t>
      </w:r>
      <w:r w:rsidRPr="00915DCD">
        <w:rPr>
          <w:b/>
          <w:sz w:val="28"/>
        </w:rPr>
        <w:t xml:space="preserve">  home</w:t>
      </w:r>
      <w:proofErr w:type="gramEnd"/>
      <w:r w:rsidRPr="00915DCD">
        <w:rPr>
          <w:b/>
          <w:sz w:val="28"/>
        </w:rPr>
        <w:t xml:space="preserve"> page</w:t>
      </w:r>
    </w:p>
    <w:p w14:paraId="53F367B3" w14:textId="3D4BBB19" w:rsidR="0002049F" w:rsidDel="001F42FC" w:rsidRDefault="001F42FC">
      <w:pPr>
        <w:spacing w:before="120"/>
        <w:ind w:left="720" w:firstLine="720"/>
        <w:rPr>
          <w:del w:id="3255" w:author="John Clevenger" w:date="2022-06-15T10:45:00Z"/>
        </w:rPr>
        <w:pPrChange w:id="3256" w:author="John Clevenger" w:date="2022-06-15T11:17:00Z">
          <w:pPr>
            <w:ind w:left="720" w:firstLine="720"/>
          </w:pPr>
        </w:pPrChange>
      </w:pPr>
      <w:ins w:id="3257" w:author="John Clevenger" w:date="2022-06-15T10:46:00Z">
        <w:r>
          <w:fldChar w:fldCharType="begin"/>
        </w:r>
        <w:r>
          <w:instrText xml:space="preserve"> HYPERLINK "https://pc2ccs.github.io" </w:instrText>
        </w:r>
        <w:r>
          <w:fldChar w:fldCharType="separate"/>
        </w:r>
        <w:r w:rsidRPr="001F42FC">
          <w:rPr>
            <w:rStyle w:val="Hyperlink"/>
          </w:rPr>
          <w:t>https://pc2ccs.github.io</w:t>
        </w:r>
        <w:r>
          <w:fldChar w:fldCharType="end"/>
        </w:r>
      </w:ins>
      <w:del w:id="3258" w:author="John Clevenger" w:date="2022-06-15T10:45: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3259" w:author="John Clevenger" w:date="2022-06-15T10:45:00Z">
        <w:r w:rsidR="00D06049" w:rsidDel="001F42FC">
          <w:rPr>
            <w:rStyle w:val="Hyperlink"/>
          </w:rPr>
          <w:fldChar w:fldCharType="end"/>
        </w:r>
      </w:del>
    </w:p>
    <w:p w14:paraId="3BDE21D5" w14:textId="77777777" w:rsidR="0002049F" w:rsidRDefault="0002049F">
      <w:pPr>
        <w:spacing w:before="120"/>
        <w:ind w:left="720" w:firstLine="720"/>
        <w:pPrChange w:id="3260" w:author="John Clevenger" w:date="2022-06-15T11:17:00Z">
          <w:pPr>
            <w:ind w:left="720"/>
          </w:pPr>
        </w:pPrChange>
      </w:pPr>
    </w:p>
    <w:p w14:paraId="53C4C01E" w14:textId="77777777" w:rsidR="0002049F" w:rsidRPr="00915DCD" w:rsidRDefault="00915DCD">
      <w:pPr>
        <w:spacing w:before="240"/>
        <w:ind w:left="720"/>
        <w:rPr>
          <w:b/>
          <w:sz w:val="28"/>
        </w:rPr>
        <w:pPrChange w:id="3261" w:author="John Clevenger" w:date="2022-06-15T10:46:00Z">
          <w:pPr>
            <w:ind w:left="720"/>
          </w:pPr>
        </w:pPrChange>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22F0B254" w:rsidR="0002049F" w:rsidDel="00EA1ACA" w:rsidRDefault="00EA1ACA">
      <w:pPr>
        <w:spacing w:before="120"/>
        <w:ind w:left="720" w:firstLine="720"/>
        <w:rPr>
          <w:del w:id="3262" w:author="John Clevenger" w:date="2022-06-15T11:15:00Z"/>
        </w:rPr>
        <w:pPrChange w:id="3263" w:author="John Clevenger" w:date="2022-06-15T11:17:00Z">
          <w:pPr>
            <w:ind w:left="720" w:firstLine="720"/>
          </w:pPr>
        </w:pPrChange>
      </w:pPr>
      <w:ins w:id="3264" w:author="John Clevenger" w:date="2022-06-15T11:16:00Z">
        <w:r>
          <w:fldChar w:fldCharType="begin"/>
        </w:r>
        <w:r>
          <w:instrText xml:space="preserve"> HYPERLINK "https://github.com/pc2ccs/pc2v9/wiki" </w:instrText>
        </w:r>
        <w:r>
          <w:fldChar w:fldCharType="separate"/>
        </w:r>
        <w:r w:rsidRPr="00EA1ACA">
          <w:rPr>
            <w:rStyle w:val="Hyperlink"/>
          </w:rPr>
          <w:t>https://github.com/pc2ccs/pc2v9/wiki</w:t>
        </w:r>
        <w:r>
          <w:fldChar w:fldCharType="end"/>
        </w:r>
      </w:ins>
      <w:del w:id="3265" w:author="John Clevenger" w:date="2022-06-15T11:15:00Z">
        <w:r w:rsidR="00D06049" w:rsidDel="00EA1ACA">
          <w:fldChar w:fldCharType="begin"/>
        </w:r>
        <w:r w:rsidR="00D06049" w:rsidDel="00EA1ACA">
          <w:delInstrText xml:space="preserve"> HYPERLINK "http://pc2.ecs.csus.edu/wiki/Main_Page" </w:delInstrText>
        </w:r>
        <w:r w:rsidR="00D06049" w:rsidDel="00EA1ACA">
          <w:fldChar w:fldCharType="separate"/>
        </w:r>
      </w:del>
      <w:r w:rsidR="005A0BAC">
        <w:rPr>
          <w:b/>
          <w:bCs/>
        </w:rPr>
        <w:t>Error! Hyperlink reference not valid.</w:t>
      </w:r>
      <w:del w:id="3266" w:author="John Clevenger" w:date="2022-06-15T11:15:00Z">
        <w:r w:rsidR="00D06049" w:rsidDel="00EA1ACA">
          <w:rPr>
            <w:rStyle w:val="Hyperlink"/>
          </w:rPr>
          <w:fldChar w:fldCharType="end"/>
        </w:r>
      </w:del>
    </w:p>
    <w:p w14:paraId="4EC8CDE7" w14:textId="77777777" w:rsidR="0002049F" w:rsidRDefault="0002049F">
      <w:pPr>
        <w:spacing w:before="120"/>
        <w:ind w:left="720" w:firstLine="720"/>
        <w:pPrChange w:id="3267" w:author="John Clevenger" w:date="2022-06-15T11:17:00Z">
          <w:pPr>
            <w:ind w:left="720"/>
          </w:pPr>
        </w:pPrChange>
      </w:pPr>
    </w:p>
    <w:p w14:paraId="08900105" w14:textId="77777777" w:rsidR="0002049F" w:rsidRPr="00915DCD" w:rsidRDefault="00915DCD">
      <w:pPr>
        <w:spacing w:before="240"/>
        <w:ind w:left="720"/>
        <w:rPr>
          <w:b/>
        </w:rPr>
        <w:pPrChange w:id="3268" w:author="John Clevenger" w:date="2022-06-15T11:16:00Z">
          <w:pPr>
            <w:ind w:left="720"/>
          </w:pPr>
        </w:pPrChange>
      </w:pPr>
      <w:r w:rsidRPr="00915DCD">
        <w:rPr>
          <w:b/>
          <w:sz w:val="28"/>
        </w:rPr>
        <w:t>PC</w:t>
      </w:r>
      <w:r w:rsidRPr="00915DCD">
        <w:rPr>
          <w:b/>
          <w:sz w:val="28"/>
          <w:vertAlign w:val="superscript"/>
        </w:rPr>
        <w:t>2</w:t>
      </w:r>
      <w:r w:rsidR="0002049F" w:rsidRPr="00915DCD">
        <w:rPr>
          <w:b/>
          <w:sz w:val="28"/>
        </w:rPr>
        <w:t xml:space="preserve"> </w:t>
      </w:r>
      <w:proofErr w:type="gramStart"/>
      <w:r w:rsidR="0002049F" w:rsidRPr="00915DCD">
        <w:rPr>
          <w:b/>
          <w:sz w:val="28"/>
        </w:rPr>
        <w:t>Bugzilla  -</w:t>
      </w:r>
      <w:proofErr w:type="gramEnd"/>
      <w:r w:rsidR="0002049F" w:rsidRPr="00915DCD">
        <w:rPr>
          <w:b/>
          <w:sz w:val="28"/>
        </w:rPr>
        <w:t xml:space="preserve">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4E84AF61" w:rsidR="0002049F" w:rsidDel="00EA1ACA" w:rsidRDefault="00EA1ACA">
      <w:pPr>
        <w:spacing w:before="120"/>
        <w:ind w:left="720" w:firstLine="720"/>
        <w:rPr>
          <w:del w:id="3269" w:author="John Clevenger" w:date="2022-06-15T11:16:00Z"/>
        </w:rPr>
        <w:pPrChange w:id="3270" w:author="John Clevenger" w:date="2022-06-15T11:17:00Z">
          <w:pPr>
            <w:ind w:left="720" w:firstLine="720"/>
          </w:pPr>
        </w:pPrChange>
      </w:pPr>
      <w:ins w:id="3271" w:author="John Clevenger" w:date="2022-06-15T11:17:00Z">
        <w:r>
          <w:fldChar w:fldCharType="begin"/>
        </w:r>
        <w:r>
          <w:instrText xml:space="preserve"> HYPERLINK "https://github.com/pc2ccs/pc2v9/issues" </w:instrText>
        </w:r>
        <w:r>
          <w:fldChar w:fldCharType="separate"/>
        </w:r>
        <w:r w:rsidRPr="00EA1ACA">
          <w:rPr>
            <w:rStyle w:val="Hyperlink"/>
          </w:rPr>
          <w:t>https://github.com/pc2ccs/pc2v9/issues</w:t>
        </w:r>
        <w:r>
          <w:fldChar w:fldCharType="end"/>
        </w:r>
      </w:ins>
      <w:del w:id="3272" w:author="John Clevenger" w:date="2022-06-15T11:16:00Z">
        <w:r w:rsidR="00D06049" w:rsidDel="00EA1ACA">
          <w:fldChar w:fldCharType="begin"/>
        </w:r>
        <w:r w:rsidR="00D06049" w:rsidDel="00EA1ACA">
          <w:delInstrText xml:space="preserve"> HYPERLINK "http://pc2.ecs.csus.edu/bugzilla/" </w:delInstrText>
        </w:r>
        <w:r w:rsidR="00D06049" w:rsidDel="00EA1ACA">
          <w:fldChar w:fldCharType="separate"/>
        </w:r>
      </w:del>
      <w:r w:rsidR="005A0BAC">
        <w:rPr>
          <w:b/>
          <w:bCs/>
        </w:rPr>
        <w:t>Error! Hyperlink reference not valid.</w:t>
      </w:r>
      <w:del w:id="3273" w:author="John Clevenger" w:date="2022-06-15T11:16:00Z">
        <w:r w:rsidR="00D06049" w:rsidDel="00EA1ACA">
          <w:rPr>
            <w:rStyle w:val="Hyperlink"/>
          </w:rPr>
          <w:fldChar w:fldCharType="end"/>
        </w:r>
      </w:del>
    </w:p>
    <w:p w14:paraId="38059178" w14:textId="77777777" w:rsidR="0002049F" w:rsidRPr="00D06198" w:rsidRDefault="0002049F">
      <w:pPr>
        <w:spacing w:before="120"/>
        <w:ind w:left="720" w:firstLine="720"/>
        <w:pPrChange w:id="3274" w:author="John Clevenger" w:date="2022-06-15T11:17:00Z">
          <w:pPr/>
        </w:pPrChange>
      </w:pPr>
    </w:p>
    <w:p w14:paraId="48AA7B64" w14:textId="77777777" w:rsidR="0002049F" w:rsidRDefault="0002049F" w:rsidP="00917410">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0D56AC">
      <w:pPr>
        <w:pStyle w:val="Heading1"/>
        <w:rPr>
          <w:sz w:val="24"/>
        </w:rPr>
      </w:pPr>
      <w:bookmarkStart w:id="3275" w:name="_Toc132120851"/>
      <w:r>
        <w:lastRenderedPageBreak/>
        <w:t>Getting Started</w:t>
      </w:r>
      <w:bookmarkEnd w:id="3275"/>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8E55F3">
      <w:pPr>
        <w:pStyle w:val="Heading2"/>
        <w:rPr>
          <w:sz w:val="24"/>
        </w:rPr>
      </w:pPr>
      <w:bookmarkStart w:id="3276" w:name="_Toc132120852"/>
      <w:r>
        <w:t>Server Startup</w:t>
      </w:r>
      <w:bookmarkEnd w:id="3276"/>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C5DF373"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ins w:id="3277" w:author="John Clevenger" w:date="2022-06-15T11:19:00Z">
        <w:r w:rsidR="00EA1ACA" w:rsidRPr="00EA1ACA">
          <w:rPr>
            <w:sz w:val="24"/>
            <w:szCs w:val="24"/>
            <w:rPrChange w:id="3278" w:author="John Clevenger" w:date="2022-06-15T11:19:00Z">
              <w:rPr/>
            </w:rPrChange>
          </w:rPr>
          <w:fldChar w:fldCharType="begin"/>
        </w:r>
        <w:r w:rsidR="00EA1ACA" w:rsidRPr="00EA1ACA">
          <w:rPr>
            <w:sz w:val="24"/>
            <w:szCs w:val="24"/>
            <w:rPrChange w:id="3279" w:author="John Clevenger" w:date="2022-06-15T11:19:00Z">
              <w:rPr/>
            </w:rPrChange>
          </w:rPr>
          <w:instrText xml:space="preserve"> HYPERLINK "https://pc2ccs.github.io" </w:instrText>
        </w:r>
        <w:r w:rsidR="00EA1ACA" w:rsidRPr="0092745F">
          <w:rPr>
            <w:sz w:val="24"/>
            <w:szCs w:val="24"/>
          </w:rPr>
        </w:r>
        <w:r w:rsidR="00EA1ACA" w:rsidRPr="00EA1ACA">
          <w:rPr>
            <w:sz w:val="24"/>
            <w:szCs w:val="24"/>
            <w:rPrChange w:id="3280" w:author="John Clevenger" w:date="2022-06-15T11:19:00Z">
              <w:rPr/>
            </w:rPrChange>
          </w:rPr>
          <w:fldChar w:fldCharType="separate"/>
        </w:r>
        <w:r w:rsidR="00EA1ACA" w:rsidRPr="00EA1ACA">
          <w:rPr>
            <w:rStyle w:val="Hyperlink"/>
            <w:sz w:val="24"/>
            <w:szCs w:val="24"/>
            <w:rPrChange w:id="3281" w:author="John Clevenger" w:date="2022-06-15T11:19:00Z">
              <w:rPr>
                <w:rStyle w:val="Hyperlink"/>
              </w:rPr>
            </w:rPrChange>
          </w:rPr>
          <w:t>https://pc2ccs.github.io</w:t>
        </w:r>
        <w:r w:rsidR="00EA1ACA" w:rsidRPr="00EA1ACA">
          <w:rPr>
            <w:sz w:val="24"/>
            <w:szCs w:val="24"/>
            <w:rPrChange w:id="3282" w:author="John Clevenger" w:date="2022-06-15T11:19:00Z">
              <w:rPr/>
            </w:rPrChange>
          </w:rPr>
          <w:fldChar w:fldCharType="end"/>
        </w:r>
      </w:ins>
      <w:del w:id="3283" w:author="John Clevenger" w:date="2022-06-15T11:19:00Z">
        <w:r w:rsidR="00D06049" w:rsidDel="00EA1ACA">
          <w:fldChar w:fldCharType="begin"/>
        </w:r>
        <w:r w:rsidR="00D06049" w:rsidDel="00EA1ACA">
          <w:delInstrText xml:space="preserve"> HYPERLINK "https://pc2.ecs.csus.edu/" </w:delInstrText>
        </w:r>
        <w:r w:rsidR="00D06049" w:rsidDel="00EA1ACA">
          <w:fldChar w:fldCharType="separate"/>
        </w:r>
      </w:del>
      <w:r w:rsidR="005A0BAC">
        <w:rPr>
          <w:b/>
          <w:bCs/>
        </w:rPr>
        <w:t>Error! Hyperlink reference not valid.</w:t>
      </w:r>
      <w:del w:id="3284" w:author="John Clevenger" w:date="2022-06-15T11:19:00Z">
        <w:r w:rsidR="00D06049" w:rsidDel="00EA1ACA">
          <w:rPr>
            <w:rStyle w:val="Hyperlink"/>
            <w:sz w:val="24"/>
          </w:rPr>
          <w:fldChar w:fldCharType="end"/>
        </w:r>
      </w:del>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8E55F3">
      <w:pPr>
        <w:pStyle w:val="Heading2"/>
        <w:rPr>
          <w:sz w:val="24"/>
        </w:rPr>
      </w:pPr>
      <w:bookmarkStart w:id="3285" w:name="_Toc132120853"/>
      <w:r>
        <w:t>Admin Startup</w:t>
      </w:r>
      <w:bookmarkEnd w:id="3285"/>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w:t>
      </w:r>
      <w:proofErr w:type="gramStart"/>
      <w:r w:rsidR="005E1232" w:rsidRPr="007E5E1E">
        <w:rPr>
          <w:sz w:val="24"/>
        </w:rPr>
        <w:t>Admin</w:t>
      </w:r>
      <w:proofErr w:type="gramEnd"/>
      <w:r w:rsidR="005E1232" w:rsidRPr="007E5E1E">
        <w:rPr>
          <w:sz w:val="24"/>
        </w:rPr>
        <w:t xml:space="preserve">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 xml:space="preserve">on the </w:t>
      </w:r>
      <w:proofErr w:type="gramStart"/>
      <w:r w:rsidRPr="007E5E1E">
        <w:rPr>
          <w:sz w:val="24"/>
        </w:rPr>
        <w:t>Admin</w:t>
      </w:r>
      <w:proofErr w:type="gramEnd"/>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8E55F3">
      <w:pPr>
        <w:pStyle w:val="Heading2"/>
        <w:rPr>
          <w:sz w:val="24"/>
        </w:rPr>
      </w:pPr>
      <w:bookmarkStart w:id="3286" w:name="_Toc132120854"/>
      <w:r>
        <w:lastRenderedPageBreak/>
        <w:t>Contest Configuration</w:t>
      </w:r>
      <w:bookmarkEnd w:id="3286"/>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8E55F3">
      <w:pPr>
        <w:pStyle w:val="Heading2"/>
        <w:rPr>
          <w:sz w:val="24"/>
        </w:rPr>
      </w:pPr>
      <w:bookmarkStart w:id="3288" w:name="_Toc132120855"/>
      <w:r>
        <w:t xml:space="preserve">Team </w:t>
      </w:r>
      <w:r w:rsidR="00242ED3">
        <w:t>Startup</w:t>
      </w:r>
      <w:bookmarkEnd w:id="3288"/>
    </w:p>
    <w:p w14:paraId="2F289D18" w14:textId="2697D60E"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w:t>
      </w:r>
      <w:r w:rsidR="00C0002F" w:rsidRPr="00C0002F">
        <w:rPr>
          <w:i/>
          <w:iCs/>
          <w:sz w:val="24"/>
        </w:rPr>
        <w:t xml:space="preserve">Application </w:t>
      </w:r>
      <w:r w:rsidRPr="00C0002F">
        <w:rPr>
          <w:i/>
          <w:iCs/>
          <w:sz w:val="24"/>
          <w:rPrChange w:id="3289" w:author="John Clevenger" w:date="2022-06-15T11:22:00Z">
            <w:rPr>
              <w:sz w:val="24"/>
            </w:rPr>
          </w:rPrChange>
        </w:rPr>
        <w:t>client</w:t>
      </w:r>
      <w:r>
        <w:rPr>
          <w:sz w:val="24"/>
        </w:rPr>
        <w:t xml:space="preserve"> and the PC</w:t>
      </w:r>
      <w:r w:rsidRPr="007C114B">
        <w:rPr>
          <w:sz w:val="24"/>
          <w:vertAlign w:val="superscript"/>
        </w:rPr>
        <w:t>2</w:t>
      </w:r>
      <w:r>
        <w:rPr>
          <w:sz w:val="24"/>
        </w:rPr>
        <w:t xml:space="preserve"> Team </w:t>
      </w:r>
      <w:r w:rsidR="00C0002F" w:rsidRPr="00C0002F">
        <w:rPr>
          <w:i/>
          <w:iCs/>
          <w:sz w:val="24"/>
        </w:rPr>
        <w:t xml:space="preserve">Web </w:t>
      </w:r>
      <w:r w:rsidRPr="00C0002F">
        <w:rPr>
          <w:i/>
          <w:iCs/>
          <w:sz w:val="24"/>
          <w:rPrChange w:id="3290" w:author="John Clevenger" w:date="2022-06-15T11:22:00Z">
            <w:rPr>
              <w:sz w:val="24"/>
            </w:rPr>
          </w:rPrChange>
        </w:rPr>
        <w:t>client</w:t>
      </w:r>
      <w:r>
        <w:rPr>
          <w:sz w:val="24"/>
        </w:rPr>
        <w: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del w:id="3291" w:author="John Clevenger" w:date="2022-06-15T11:23:00Z">
        <w:r w:rsidR="007C114B" w:rsidDel="00C0002F">
          <w:rPr>
            <w:sz w:val="24"/>
          </w:rPr>
          <w:delText xml:space="preserve"> but requires providing an external web server and installing the PC</w:delText>
        </w:r>
        <w:r w:rsidR="007C114B" w:rsidRPr="007C114B" w:rsidDel="00C0002F">
          <w:rPr>
            <w:sz w:val="24"/>
            <w:vertAlign w:val="superscript"/>
          </w:rPr>
          <w:delText>2</w:delText>
        </w:r>
        <w:r w:rsidR="007C114B" w:rsidDel="00C0002F">
          <w:rPr>
            <w:sz w:val="24"/>
          </w:rPr>
          <w:delText xml:space="preserve"> Team web pages into the web server</w:delText>
        </w:r>
      </w:del>
      <w:r w:rsidR="007C114B">
        <w:rPr>
          <w:sz w:val="24"/>
        </w:rPr>
        <w:t>.</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proofErr w:type="gramStart"/>
      <w:r>
        <w:rPr>
          <w:sz w:val="24"/>
        </w:rPr>
        <w:t>team</w:t>
      </w:r>
      <w:proofErr w:type="gramEnd"/>
      <w:r>
        <w:rPr>
          <w:sz w:val="24"/>
        </w:rPr>
        <w:t xml:space="preserve">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proofErr w:type="spellStart"/>
      <w:r w:rsidR="00242ED3">
        <w:rPr>
          <w:sz w:val="24"/>
        </w:rPr>
        <w:t>teamxx</w:t>
      </w:r>
      <w:proofErr w:type="spellEnd"/>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w:t>
      </w:r>
      <w:r w:rsidRPr="00D70CBC">
        <w:rPr>
          <w:b/>
          <w:bCs/>
          <w:sz w:val="24"/>
          <w:rPrChange w:id="3292" w:author="John Clevenger" w:date="2022-06-22T12:43:00Z">
            <w:rPr>
              <w:sz w:val="24"/>
            </w:rPr>
          </w:rPrChange>
        </w:rPr>
        <w:t>PC</w:t>
      </w:r>
      <w:r w:rsidRPr="00D70CBC">
        <w:rPr>
          <w:b/>
          <w:bCs/>
          <w:sz w:val="24"/>
          <w:vertAlign w:val="superscript"/>
          <w:rPrChange w:id="3293" w:author="John Clevenger" w:date="2022-06-22T12:43:00Z">
            <w:rPr>
              <w:sz w:val="24"/>
              <w:vertAlign w:val="superscript"/>
            </w:rPr>
          </w:rPrChange>
        </w:rPr>
        <w:t>2</w:t>
      </w:r>
      <w:r w:rsidRPr="00D70CBC">
        <w:rPr>
          <w:b/>
          <w:bCs/>
          <w:sz w:val="24"/>
          <w:rPrChange w:id="3294" w:author="John Clevenger" w:date="2022-06-22T12:43:00Z">
            <w:rPr>
              <w:sz w:val="24"/>
            </w:rPr>
          </w:rPrChange>
        </w:rPr>
        <w:t xml:space="preserve"> Team Clients</w:t>
      </w:r>
      <w:r>
        <w:rPr>
          <w:sz w:val="24"/>
        </w:rPr>
        <w:t>.</w:t>
      </w:r>
    </w:p>
    <w:p w14:paraId="4A0AE059" w14:textId="77777777" w:rsidR="00E30381" w:rsidRDefault="00E30381" w:rsidP="008E55F3">
      <w:pPr>
        <w:pStyle w:val="Heading2"/>
        <w:rPr>
          <w:sz w:val="24"/>
        </w:rPr>
      </w:pPr>
      <w:bookmarkStart w:id="3295" w:name="_Toc132120856"/>
      <w:r>
        <w:t xml:space="preserve">Judge </w:t>
      </w:r>
      <w:r w:rsidR="00242ED3">
        <w:t>Startup</w:t>
      </w:r>
      <w:bookmarkEnd w:id="3295"/>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proofErr w:type="gramStart"/>
      <w:r w:rsidR="00242ED3">
        <w:rPr>
          <w:sz w:val="24"/>
        </w:rPr>
        <w:t>judge</w:t>
      </w:r>
      <w:proofErr w:type="gramEnd"/>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proofErr w:type="spellStart"/>
      <w:r w:rsidR="00242ED3">
        <w:rPr>
          <w:sz w:val="24"/>
        </w:rPr>
        <w:t>judgexx</w:t>
      </w:r>
      <w:proofErr w:type="spellEnd"/>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8E55F3">
      <w:pPr>
        <w:pStyle w:val="Heading2"/>
        <w:rPr>
          <w:sz w:val="24"/>
        </w:rPr>
      </w:pPr>
      <w:bookmarkStart w:id="3296" w:name="_Toc132120857"/>
      <w:r>
        <w:t>Scoreboard Startup</w:t>
      </w:r>
      <w:bookmarkEnd w:id="3296"/>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proofErr w:type="spellStart"/>
      <w:r w:rsidR="0026237A">
        <w:rPr>
          <w:sz w:val="24"/>
        </w:rPr>
        <w:t>board</w:t>
      </w:r>
      <w:r w:rsidR="002F5617">
        <w:rPr>
          <w:sz w:val="24"/>
        </w:rPr>
        <w:t>X</w:t>
      </w:r>
      <w:proofErr w:type="spellEnd"/>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8E55F3">
      <w:pPr>
        <w:pStyle w:val="Heading2"/>
        <w:rPr>
          <w:sz w:val="24"/>
        </w:rPr>
      </w:pPr>
      <w:bookmarkStart w:id="3297" w:name="_Toc132120858"/>
      <w:r>
        <w:t>Starting the Contest</w:t>
      </w:r>
      <w:bookmarkEnd w:id="3297"/>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8E55F3">
      <w:pPr>
        <w:pStyle w:val="Heading2"/>
      </w:pPr>
      <w:bookmarkStart w:id="3298" w:name="_Toc132120859"/>
      <w:r>
        <w:t>Additional Information</w:t>
      </w:r>
      <w:bookmarkEnd w:id="3298"/>
    </w:p>
    <w:p w14:paraId="3B2E185E" w14:textId="09B18B14" w:rsidR="00413630" w:rsidRDefault="007852E8" w:rsidP="00413630">
      <w:pPr>
        <w:pStyle w:val="FootnoteText"/>
        <w:tabs>
          <w:tab w:val="left" w:pos="900"/>
        </w:tabs>
        <w:spacing w:before="240"/>
        <w:ind w:left="360" w:firstLine="360"/>
        <w:jc w:val="both"/>
        <w:rPr>
          <w:sz w:val="24"/>
        </w:rPr>
      </w:pPr>
      <w:ins w:id="3299" w:author="John Clevenger" w:date="2022-06-15T11:26:00Z">
        <w:r>
          <w:rPr>
            <w:sz w:val="24"/>
          </w:rPr>
          <w:t xml:space="preserve">Hopefully </w:t>
        </w:r>
      </w:ins>
      <w:r>
        <w:rPr>
          <w:sz w:val="24"/>
        </w:rPr>
        <w:t xml:space="preserve">the </w:t>
      </w:r>
      <w:r w:rsidR="00413630">
        <w:rPr>
          <w:sz w:val="24"/>
        </w:rPr>
        <w:t xml:space="preserve">above will </w:t>
      </w:r>
      <w:del w:id="3300" w:author="John Clevenger" w:date="2022-06-15T11:26:00Z">
        <w:r w:rsidR="00413630" w:rsidDel="007852E8">
          <w:rPr>
            <w:sz w:val="24"/>
          </w:rPr>
          <w:delText xml:space="preserve">hopefully </w:delText>
        </w:r>
      </w:del>
      <w:r w:rsidR="00413630">
        <w:rPr>
          <w:sz w:val="24"/>
        </w:rPr>
        <w:t>provide enough information to allow you to get a contest going under PC</w:t>
      </w:r>
      <w:r w:rsidR="00413630" w:rsidRPr="00413630">
        <w:rPr>
          <w:sz w:val="24"/>
          <w:vertAlign w:val="superscript"/>
        </w:rPr>
        <w:t>2</w:t>
      </w:r>
      <w:r w:rsidR="00413630">
        <w:rPr>
          <w:sz w:val="24"/>
        </w:rPr>
        <w:t xml:space="preserve">.  Note however, that it omits </w:t>
      </w:r>
      <w:r w:rsidR="00413630">
        <w:rPr>
          <w:i/>
          <w:sz w:val="24"/>
        </w:rPr>
        <w:t xml:space="preserve">many </w:t>
      </w:r>
      <w:r w:rsidR="00413630">
        <w:rPr>
          <w:sz w:val="24"/>
        </w:rPr>
        <w:t>details, including alternative configuration options, additional features, and so forth.  For example, it does not take into account any of the following PC</w:t>
      </w:r>
      <w:r w:rsidR="00413630" w:rsidRPr="00413630">
        <w:rPr>
          <w:sz w:val="24"/>
          <w:vertAlign w:val="superscript"/>
        </w:rPr>
        <w:t>2</w:t>
      </w:r>
      <w:r w:rsidR="00413630">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w:t>
      </w:r>
      <w:proofErr w:type="spellStart"/>
      <w:r w:rsidRPr="00A856A3">
        <w:rPr>
          <w:sz w:val="24"/>
        </w:rPr>
        <w:t>gui</w:t>
      </w:r>
      <w:proofErr w:type="spellEnd"/>
      <w:r w:rsidRPr="00A856A3">
        <w:rPr>
          <w:sz w:val="24"/>
        </w:rPr>
        <w:t>"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03A59BC3"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ins w:id="3301" w:author="John Clevenger" w:date="2022-06-15T11:27:00Z">
        <w:r w:rsidR="007852E8">
          <w:rPr>
            <w:sz w:val="24"/>
          </w:rPr>
          <w:fldChar w:fldCharType="begin"/>
        </w:r>
        <w:r w:rsidR="007852E8">
          <w:rPr>
            <w:sz w:val="24"/>
          </w:rPr>
          <w:instrText xml:space="preserve"> HYPERLINK "https://github.com/pc2ccs/pc2v9/wiki" </w:instrText>
        </w:r>
        <w:r w:rsidR="007852E8">
          <w:rPr>
            <w:sz w:val="24"/>
          </w:rPr>
        </w:r>
        <w:r w:rsidR="007852E8">
          <w:rPr>
            <w:sz w:val="24"/>
          </w:rPr>
          <w:fldChar w:fldCharType="separate"/>
        </w:r>
        <w:r w:rsidR="007852E8" w:rsidRPr="007852E8">
          <w:rPr>
            <w:rStyle w:val="Hyperlink"/>
            <w:sz w:val="24"/>
          </w:rPr>
          <w:t>https://github.com/pc2ccs/pc2v9/wiki</w:t>
        </w:r>
        <w:r w:rsidR="007852E8">
          <w:rPr>
            <w:sz w:val="24"/>
          </w:rPr>
          <w:fldChar w:fldCharType="end"/>
        </w:r>
      </w:ins>
      <w:del w:id="3302" w:author="John Clevenger" w:date="2022-06-15T11:27:00Z">
        <w:r w:rsidR="00D06049" w:rsidDel="007852E8">
          <w:fldChar w:fldCharType="begin"/>
        </w:r>
        <w:r w:rsidR="00D06049" w:rsidDel="007852E8">
          <w:delInstrText xml:space="preserve"> HYPERLINK "https://pc2.ecs.csus.edu/wiki" </w:delInstrText>
        </w:r>
        <w:r w:rsidR="00D06049" w:rsidDel="007852E8">
          <w:fldChar w:fldCharType="separate"/>
        </w:r>
      </w:del>
      <w:r w:rsidR="005A0BAC">
        <w:rPr>
          <w:b/>
          <w:bCs/>
        </w:rPr>
        <w:t>Error! Hyperlink reference not valid.</w:t>
      </w:r>
      <w:del w:id="3303" w:author="John Clevenger" w:date="2022-06-15T11:27:00Z">
        <w:r w:rsidR="00D06049" w:rsidDel="007852E8">
          <w:rPr>
            <w:rStyle w:val="Hyperlink"/>
            <w:sz w:val="24"/>
          </w:rPr>
          <w:fldChar w:fldCharType="end"/>
        </w:r>
      </w:del>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0D56AC">
      <w:pPr>
        <w:pStyle w:val="Heading1"/>
      </w:pPr>
      <w:bookmarkStart w:id="3304" w:name="_Toc132120860"/>
      <w:r>
        <w:lastRenderedPageBreak/>
        <w:t>Installation Details</w:t>
      </w:r>
      <w:bookmarkEnd w:id="3304"/>
    </w:p>
    <w:p w14:paraId="62C331DF" w14:textId="58D7D4A0"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xml:space="preserve">.  In </w:t>
      </w:r>
      <w:del w:id="3305" w:author="John Clevenger" w:date="2022-06-15T11:28:00Z">
        <w:r w:rsidDel="007852E8">
          <w:delText>addition</w:delText>
        </w:r>
      </w:del>
      <w:ins w:id="3306" w:author="John Clevenger" w:date="2022-06-15T11:28:00Z">
        <w:r w:rsidR="007852E8">
          <w:t>addition,</w:t>
        </w:r>
      </w:ins>
      <w:r>
        <w:t xml:space="preserve"> several appendices cover details of certain topics.</w:t>
      </w:r>
    </w:p>
    <w:p w14:paraId="755D178B" w14:textId="77777777" w:rsidR="00481474" w:rsidRDefault="00481474" w:rsidP="008E55F3">
      <w:pPr>
        <w:pStyle w:val="Heading2"/>
      </w:pPr>
      <w:bookmarkStart w:id="3307" w:name="_Toc261788185"/>
      <w:bookmarkStart w:id="3308" w:name="_Toc274153577"/>
      <w:bookmarkStart w:id="3309" w:name="_Toc274153713"/>
      <w:bookmarkStart w:id="3310" w:name="_Toc274154040"/>
      <w:bookmarkStart w:id="3311" w:name="_Toc132120861"/>
      <w:r>
        <w:t>Installation</w:t>
      </w:r>
      <w:bookmarkEnd w:id="3307"/>
      <w:bookmarkEnd w:id="3308"/>
      <w:bookmarkEnd w:id="3309"/>
      <w:bookmarkEnd w:id="3310"/>
      <w:bookmarkEnd w:id="3311"/>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Software Development Kit (SDK) or Java Runtime Environment (JRE</w:t>
      </w:r>
      <w:proofErr w:type="gramStart"/>
      <w:r>
        <w:rPr>
          <w:b w:val="0"/>
          <w:sz w:val="24"/>
        </w:rPr>
        <w:t xml:space="preserve">),  </w:t>
      </w:r>
      <w:r>
        <w:rPr>
          <w:b w:val="0"/>
          <w:sz w:val="24"/>
          <w:u w:val="single"/>
        </w:rPr>
        <w:t>version</w:t>
      </w:r>
      <w:proofErr w:type="gramEnd"/>
      <w:r>
        <w:rPr>
          <w:b w:val="0"/>
          <w:sz w:val="24"/>
          <w:u w:val="single"/>
        </w:rPr>
        <w:t xml:space="preserve">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proofErr w:type="gramStart"/>
      <w:r w:rsidR="00602698" w:rsidRPr="002C7804">
        <w:rPr>
          <w:b w:val="0"/>
          <w:sz w:val="24"/>
          <w:vertAlign w:val="superscript"/>
        </w:rPr>
        <w:t>2  “</w:t>
      </w:r>
      <w:proofErr w:type="gramEnd"/>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57BF799"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del w:id="3312" w:author="John Clevenger" w:date="2022-06-15T11:29:00Z">
        <w:r w:rsidR="0090030D" w:rsidDel="007852E8">
          <w:rPr>
            <w:sz w:val="24"/>
          </w:rPr>
          <w:delText>7</w:delText>
        </w:r>
      </w:del>
      <w:ins w:id="3313" w:author="John Clevenger" w:date="2022-06-15T11:29:00Z">
        <w:r w:rsidR="007852E8">
          <w:rPr>
            <w:sz w:val="24"/>
          </w:rPr>
          <w:t>8</w:t>
        </w:r>
      </w:ins>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proofErr w:type="spellStart"/>
      <w:r w:rsidR="003441D9" w:rsidRPr="00090FA4">
        <w:rPr>
          <w:sz w:val="24"/>
        </w:rPr>
        <w:t>samps</w:t>
      </w:r>
      <w:proofErr w:type="spellEnd"/>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proofErr w:type="spellStart"/>
      <w:r w:rsidR="00714A05" w:rsidRPr="00714A05">
        <w:rPr>
          <w:sz w:val="24"/>
        </w:rPr>
        <w:t>samps</w:t>
      </w:r>
      <w:proofErr w:type="spellEnd"/>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w:t>
      </w:r>
      <w:proofErr w:type="gramStart"/>
      <w:r w:rsidR="002C7804">
        <w:rPr>
          <w:b w:val="0"/>
          <w:sz w:val="24"/>
        </w:rPr>
        <w:t>or .</w:t>
      </w:r>
      <w:proofErr w:type="gramEnd"/>
      <w:r w:rsidR="002C7804">
        <w:rPr>
          <w:b w:val="0"/>
          <w:sz w:val="24"/>
        </w:rPr>
        <w:t>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8E55F3">
      <w:pPr>
        <w:pStyle w:val="Heading2"/>
      </w:pPr>
      <w:bookmarkStart w:id="3314" w:name="_Toc132120862"/>
      <w:r>
        <w:t xml:space="preserve">Network / </w:t>
      </w:r>
      <w:r w:rsidR="00C448BB">
        <w:t>Firewall Requirements</w:t>
      </w:r>
      <w:bookmarkEnd w:id="3314"/>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8E55F3">
      <w:pPr>
        <w:pStyle w:val="Heading2"/>
      </w:pPr>
      <w:bookmarkStart w:id="3315" w:name="_Toc132120863"/>
      <w:r>
        <w:t>Memory Limits</w:t>
      </w:r>
      <w:bookmarkEnd w:id="3315"/>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w:t>
      </w:r>
      <w:proofErr w:type="spellStart"/>
      <w:r w:rsidRPr="001B0D43">
        <w:rPr>
          <w:rFonts w:ascii="Courier New" w:hAnsi="Courier New" w:cs="Courier New"/>
          <w:bCs/>
          <w:sz w:val="24"/>
        </w:rPr>
        <w:t>Xmx</w:t>
      </w:r>
      <w:proofErr w:type="spellEnd"/>
      <w:r w:rsidRPr="001B0D43">
        <w:rPr>
          <w:rFonts w:ascii="Courier New" w:hAnsi="Courier New" w:cs="Courier New"/>
          <w:bCs/>
          <w:sz w:val="24"/>
        </w:rPr>
        <w:t>$$$</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w:t>
      </w:r>
      <w:proofErr w:type="gramStart"/>
      <w:r>
        <w:rPr>
          <w:b w:val="0"/>
          <w:bCs/>
          <w:sz w:val="24"/>
        </w:rPr>
        <w:t>insure</w:t>
      </w:r>
      <w:proofErr w:type="gramEnd"/>
      <w:r>
        <w:rPr>
          <w:b w:val="0"/>
          <w:bCs/>
          <w:sz w:val="24"/>
        </w:rPr>
        <w:t xml:space="preserv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w:t>
      </w:r>
      <w:proofErr w:type="gramStart"/>
      <w:r w:rsidRPr="00F14958">
        <w:rPr>
          <w:rFonts w:ascii="Courier New" w:hAnsi="Courier New" w:cs="Courier New"/>
          <w:bCs/>
          <w:sz w:val="24"/>
        </w:rPr>
        <w:t>XX:+</w:t>
      </w:r>
      <w:proofErr w:type="spellStart"/>
      <w:proofErr w:type="gramEnd"/>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proofErr w:type="spellStart"/>
      <w:r w:rsidRPr="00F14958">
        <w:rPr>
          <w:rFonts w:ascii="Courier New" w:hAnsi="Courier New" w:cs="Courier New"/>
          <w:bCs/>
          <w:sz w:val="24"/>
        </w:rPr>
        <w:t>findstr</w:t>
      </w:r>
      <w:proofErr w:type="spellEnd"/>
      <w:r w:rsidRPr="00F14958">
        <w:rPr>
          <w:rFonts w:ascii="Courier New" w:hAnsi="Courier New" w:cs="Courier New"/>
          <w:bCs/>
          <w:sz w:val="24"/>
        </w:rPr>
        <w:t xml:space="preserve"> </w:t>
      </w:r>
      <w:proofErr w:type="spellStart"/>
      <w:r w:rsidRPr="00F14958">
        <w:rPr>
          <w:rFonts w:ascii="Courier New" w:hAnsi="Courier New" w:cs="Courier New"/>
          <w:bCs/>
          <w:sz w:val="24"/>
        </w:rPr>
        <w:t>HeapSize</w:t>
      </w:r>
      <w:proofErr w:type="spellEnd"/>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java -</w:t>
      </w:r>
      <w:proofErr w:type="gramStart"/>
      <w:r w:rsidRPr="00F14958">
        <w:rPr>
          <w:rFonts w:ascii="Courier New" w:hAnsi="Courier New" w:cs="Courier New"/>
          <w:bCs/>
          <w:sz w:val="24"/>
        </w:rPr>
        <w:t>XX:+</w:t>
      </w:r>
      <w:proofErr w:type="spellStart"/>
      <w:proofErr w:type="gramEnd"/>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r>
        <w:rPr>
          <w:rFonts w:ascii="Courier New" w:hAnsi="Courier New" w:cs="Courier New"/>
          <w:bCs/>
          <w:sz w:val="24"/>
        </w:rPr>
        <w:t xml:space="preserve">grep </w:t>
      </w:r>
      <w:proofErr w:type="spellStart"/>
      <w:r w:rsidRPr="00F14958">
        <w:rPr>
          <w:rFonts w:ascii="Courier New" w:hAnsi="Courier New" w:cs="Courier New"/>
          <w:bCs/>
          <w:sz w:val="24"/>
        </w:rPr>
        <w:t>HeapSize</w:t>
      </w:r>
      <w:proofErr w:type="spellEnd"/>
    </w:p>
    <w:p w14:paraId="47C1EFDD" w14:textId="77777777" w:rsidR="001B1495" w:rsidRDefault="001B1495" w:rsidP="008E55F3">
      <w:pPr>
        <w:pStyle w:val="Heading2"/>
      </w:pPr>
      <w:bookmarkStart w:id="3317" w:name="_Toc132120864"/>
      <w:r>
        <w:t>Security Alerts</w:t>
      </w:r>
      <w:bookmarkEnd w:id="3317"/>
    </w:p>
    <w:p w14:paraId="761BC9B3" w14:textId="6182F907"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w:t>
      </w:r>
      <w:ins w:id="3318" w:author="John Clevenger" w:date="2022-06-15T11:34:00Z">
        <w:r w:rsidR="00B2557D">
          <w:rPr>
            <w:rStyle w:val="FootnoteReference"/>
          </w:rPr>
          <w:footnoteReference w:id="9"/>
        </w:r>
      </w:ins>
      <w:r>
        <w:t xml:space="preserve">  Security information is also recorded in a security log in the </w:t>
      </w:r>
      <w:proofErr w:type="gramStart"/>
      <w:r>
        <w:rPr>
          <w:b/>
        </w:rPr>
        <w:t>logs</w:t>
      </w:r>
      <w:proofErr w:type="gramEnd"/>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9"/>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proofErr w:type="gramStart"/>
            <w:r w:rsidRPr="00647867">
              <w:rPr>
                <w:rStyle w:val="CODE"/>
              </w:rPr>
              <w:t>|edu.csus.ecs.pc2.core.exception</w:t>
            </w:r>
            <w:proofErr w:type="gramEnd"/>
            <w:r w:rsidRPr="00647867">
              <w:rPr>
                <w:rStyle w:val="CODE"/>
              </w:rPr>
              <w:t xml:space="preserve">.ContestSecurityException: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xml:space="preserve">|    at </w:t>
            </w:r>
            <w:proofErr w:type="gramStart"/>
            <w:r w:rsidRPr="00647867">
              <w:rPr>
                <w:rStyle w:val="CODE"/>
              </w:rPr>
              <w:t>edu.csus.ecs.pc2.core.InternalController.attemptToLogin</w:t>
            </w:r>
            <w:proofErr w:type="gramEnd"/>
            <w:r w:rsidRPr="00647867">
              <w:rPr>
                <w:rStyle w:val="CODE"/>
              </w:rPr>
              <w:t xml:space="preserve"> (Unknown Source)</w:t>
            </w:r>
          </w:p>
          <w:p w14:paraId="71B7DA9B" w14:textId="77777777" w:rsidR="001B1495" w:rsidRPr="00647867" w:rsidRDefault="001B1495" w:rsidP="00AD019C">
            <w:pPr>
              <w:ind w:left="720" w:hanging="720"/>
              <w:rPr>
                <w:rStyle w:val="CODE"/>
              </w:rPr>
            </w:pPr>
            <w:r w:rsidRPr="00647867">
              <w:rPr>
                <w:rStyle w:val="CODE"/>
              </w:rPr>
              <w:t xml:space="preserve">|    at </w:t>
            </w:r>
            <w:proofErr w:type="gramStart"/>
            <w:r w:rsidRPr="00647867">
              <w:rPr>
                <w:rStyle w:val="CODE"/>
              </w:rPr>
              <w:t>edu.csus.ecs.pc2.core.InternalController.receiveObject</w:t>
            </w:r>
            <w:proofErr w:type="gramEnd"/>
            <w:r w:rsidRPr="00647867">
              <w:rPr>
                <w:rStyle w:val="CODE"/>
              </w:rPr>
              <w:t xml:space="preserve"> (Unknown Source)</w:t>
            </w:r>
          </w:p>
          <w:p w14:paraId="354A72CE" w14:textId="77777777" w:rsidR="001B1495" w:rsidRPr="00647867" w:rsidRDefault="001B1495" w:rsidP="00AD019C">
            <w:pPr>
              <w:ind w:left="720" w:hanging="720"/>
              <w:rPr>
                <w:rStyle w:val="CODE"/>
              </w:rPr>
            </w:pPr>
            <w:r w:rsidRPr="00647867">
              <w:rPr>
                <w:rStyle w:val="CODE"/>
              </w:rPr>
              <w:t xml:space="preserve">|    at </w:t>
            </w:r>
            <w:proofErr w:type="gramStart"/>
            <w:r w:rsidRPr="00647867">
              <w:rPr>
                <w:rStyle w:val="CODE"/>
              </w:rPr>
              <w:t>edu.csus.ecs.pc2.core.transport</w:t>
            </w:r>
            <w:proofErr w:type="gramEnd"/>
            <w:r w:rsidRPr="00647867">
              <w:rPr>
                <w:rStyle w:val="CODE"/>
              </w:rPr>
              <w:t>.TransportManager$1.run (Unknown Source)</w:t>
            </w:r>
          </w:p>
          <w:p w14:paraId="0423247A" w14:textId="77777777" w:rsidR="001B1495" w:rsidRPr="00647867" w:rsidRDefault="001B1495" w:rsidP="00AD019C">
            <w:pPr>
              <w:ind w:left="720" w:hanging="720"/>
              <w:rPr>
                <w:rStyle w:val="CODE"/>
              </w:rPr>
            </w:pPr>
            <w:r w:rsidRPr="00647867">
              <w:rPr>
                <w:rStyle w:val="CODE"/>
              </w:rPr>
              <w:t xml:space="preserve">|    at </w:t>
            </w:r>
            <w:proofErr w:type="spellStart"/>
            <w:r w:rsidRPr="00647867">
              <w:rPr>
                <w:rStyle w:val="CODE"/>
              </w:rPr>
              <w:t>java.lang.Thread.run</w:t>
            </w:r>
            <w:proofErr w:type="spellEnd"/>
            <w:r w:rsidRPr="00647867">
              <w:rPr>
                <w:rStyle w:val="CODE"/>
              </w:rPr>
              <w:t xml:space="preserve"> (Thread.java:745)</w:t>
            </w:r>
          </w:p>
          <w:p w14:paraId="533B156A" w14:textId="77777777" w:rsidR="001B1495" w:rsidRDefault="001B1495" w:rsidP="00AD019C">
            <w:pPr>
              <w:ind w:left="720" w:hanging="720"/>
            </w:pPr>
            <w:r w:rsidRPr="00647867">
              <w:rPr>
                <w:rStyle w:val="CODE"/>
              </w:rPr>
              <w:t xml:space="preserve">140812 155846.073|SEVERE|Thread-36|newMessage|SecurityException Sec. Message: ADMINISTRATOR1 @ site 1: duplicate login request; previous login forced </w:t>
            </w:r>
            <w:proofErr w:type="gramStart"/>
            <w:r w:rsidRPr="00647867">
              <w:rPr>
                <w:rStyle w:val="CODE"/>
              </w:rPr>
              <w:t xml:space="preserve">off  </w:t>
            </w:r>
            <w:proofErr w:type="spellStart"/>
            <w:r w:rsidRPr="00647867">
              <w:rPr>
                <w:rStyle w:val="CODE"/>
              </w:rPr>
              <w:t>ConnHandId</w:t>
            </w:r>
            <w:proofErr w:type="spellEnd"/>
            <w:proofErr w:type="gramEnd"/>
            <w:r w:rsidRPr="00647867">
              <w:rPr>
                <w:rStyle w:val="CODE"/>
              </w:rPr>
              <w:t xml:space="preserve"> Socket[addr=/127.0.0.1,port=53488,localport=50002]-2471900182656421556</w:t>
            </w:r>
          </w:p>
        </w:tc>
      </w:tr>
    </w:tbl>
    <w:p w14:paraId="5DB295D8" w14:textId="77777777" w:rsidR="00713157" w:rsidRDefault="00713157" w:rsidP="008E55F3">
      <w:pPr>
        <w:pStyle w:val="Heading2"/>
      </w:pPr>
      <w:bookmarkStart w:id="3327" w:name="_Toc132120865"/>
      <w:r>
        <w:t>Uninstall</w:t>
      </w:r>
      <w:bookmarkEnd w:id="3327"/>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w:t>
      </w:r>
      <w:r w:rsidR="00A45698" w:rsidRPr="00EB7B23">
        <w:rPr>
          <w:b w:val="0"/>
          <w:bCs/>
          <w:sz w:val="24"/>
        </w:rPr>
        <w:lastRenderedPageBreak/>
        <w:t xml:space="preserve">Registry </w:t>
      </w:r>
      <w:r w:rsidR="00512F0C" w:rsidRPr="00EB7B23">
        <w:rPr>
          <w:b w:val="0"/>
          <w:bCs/>
          <w:sz w:val="24"/>
        </w:rPr>
        <w:t xml:space="preserve">on a 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0D56AC">
      <w:pPr>
        <w:pStyle w:val="Heading1"/>
      </w:pPr>
      <w:bookmarkStart w:id="3328" w:name="_Toc40367853"/>
      <w:bookmarkStart w:id="3329" w:name="_Toc261788187"/>
      <w:bookmarkStart w:id="3330" w:name="_Toc274153579"/>
      <w:bookmarkStart w:id="3331" w:name="_Toc274153715"/>
      <w:bookmarkStart w:id="3332" w:name="_Toc274154042"/>
      <w:bookmarkStart w:id="3333" w:name="_Toc132120866"/>
      <w:r>
        <w:rPr>
          <w:rFonts w:cs="Arial"/>
        </w:rPr>
        <w:lastRenderedPageBreak/>
        <w:t>PC</w:t>
      </w:r>
      <w:proofErr w:type="gramStart"/>
      <w:r>
        <w:rPr>
          <w:rFonts w:cs="Arial"/>
          <w:vertAlign w:val="superscript"/>
        </w:rPr>
        <w:t>2</w:t>
      </w:r>
      <w:r>
        <w:rPr>
          <w:rFonts w:cs="Arial"/>
        </w:rPr>
        <w:t xml:space="preserve">  </w:t>
      </w:r>
      <w:r>
        <w:t>Initialization</w:t>
      </w:r>
      <w:proofErr w:type="gramEnd"/>
      <w:r>
        <w:t xml:space="preserve">  Files</w:t>
      </w:r>
      <w:bookmarkEnd w:id="3328"/>
      <w:bookmarkEnd w:id="3329"/>
      <w:bookmarkEnd w:id="3330"/>
      <w:bookmarkEnd w:id="3331"/>
      <w:bookmarkEnd w:id="3332"/>
      <w:bookmarkEnd w:id="3333"/>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10"/>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proofErr w:type="spellStart"/>
      <w:r w:rsidR="006D2132" w:rsidRPr="00E90870">
        <w:rPr>
          <w:rFonts w:cs="Courier New"/>
          <w:b/>
          <w:bCs/>
          <w:iCs/>
          <w:sz w:val="22"/>
          <w:szCs w:val="22"/>
          <w:rPrChange w:id="3334" w:author="John Clevenger" w:date="2022-06-15T11:41:00Z">
            <w:rPr>
              <w:rFonts w:ascii="Times New Roman" w:hAnsi="Times New Roman"/>
              <w:i/>
            </w:rPr>
          </w:rPrChange>
        </w:rPr>
        <w:t>samps</w:t>
      </w:r>
      <w:proofErr w:type="spellEnd"/>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8E55F3">
      <w:pPr>
        <w:pStyle w:val="Heading2"/>
      </w:pPr>
      <w:bookmarkStart w:id="3335" w:name="_Toc261788188"/>
      <w:bookmarkStart w:id="3336" w:name="_Toc274153580"/>
      <w:bookmarkStart w:id="3337" w:name="_Toc274153716"/>
      <w:bookmarkStart w:id="3338" w:name="_Toc274154043"/>
      <w:bookmarkStart w:id="3339" w:name="_Toc132120867"/>
      <w:r>
        <w:t xml:space="preserve">The </w:t>
      </w:r>
      <w:proofErr w:type="gramStart"/>
      <w:r w:rsidR="0046413A" w:rsidRPr="00EB0EBC">
        <w:rPr>
          <w:i/>
        </w:rPr>
        <w:t>pc2v9.ini</w:t>
      </w:r>
      <w:r>
        <w:t xml:space="preserve">  </w:t>
      </w:r>
      <w:r w:rsidR="00481474">
        <w:t>file</w:t>
      </w:r>
      <w:bookmarkEnd w:id="3335"/>
      <w:bookmarkEnd w:id="3336"/>
      <w:bookmarkEnd w:id="3337"/>
      <w:bookmarkEnd w:id="3338"/>
      <w:bookmarkEnd w:id="3339"/>
      <w:proofErr w:type="gramEnd"/>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w:t>
      </w:r>
      <w:proofErr w:type="gramStart"/>
      <w:r w:rsidR="00C46EEA">
        <w:rPr>
          <w:rFonts w:ascii="Times New Roman" w:hAnsi="Times New Roman"/>
        </w:rPr>
        <w:t>default</w:t>
      </w:r>
      <w:proofErr w:type="gramEnd"/>
      <w:r w:rsidR="00C46EEA">
        <w:rPr>
          <w:rFonts w:ascii="Times New Roman" w:hAnsi="Times New Roman"/>
        </w:rPr>
        <w:t xml:space="preserve">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proofErr w:type="gramStart"/>
      <w:r>
        <w:rPr>
          <w:rFonts w:ascii="Times New Roman" w:hAnsi="Times New Roman"/>
          <w:vertAlign w:val="superscript"/>
        </w:rPr>
        <w:t xml:space="preserve">2  </w:t>
      </w:r>
      <w:r w:rsidR="00481474">
        <w:rPr>
          <w:rFonts w:ascii="Times New Roman" w:hAnsi="Times New Roman"/>
        </w:rPr>
        <w:t>module</w:t>
      </w:r>
      <w:proofErr w:type="gramEnd"/>
      <w:r w:rsidR="00481474">
        <w:rPr>
          <w:rFonts w:ascii="Times New Roman" w:hAnsi="Times New Roman"/>
        </w:rPr>
        <w:t>.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proofErr w:type="gramStart"/>
      <w:r w:rsidR="00454456">
        <w:rPr>
          <w:rFonts w:ascii="Times New Roman" w:hAnsi="Times New Roman"/>
        </w:rPr>
        <w:t xml:space="preserve">:  </w:t>
      </w:r>
      <w:r w:rsidR="00454456">
        <w:rPr>
          <w:rFonts w:ascii="Arial" w:hAnsi="Arial" w:cs="Arial"/>
          <w:b/>
          <w:bCs/>
          <w:sz w:val="20"/>
        </w:rPr>
        <w:t>[</w:t>
      </w:r>
      <w:proofErr w:type="gramEnd"/>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proofErr w:type="spellStart"/>
      <w:r>
        <w:rPr>
          <w:b/>
        </w:rPr>
        <w:t>attributeName</w:t>
      </w:r>
      <w:proofErr w:type="spellEnd"/>
      <w:r>
        <w:rPr>
          <w:b/>
        </w:rPr>
        <w:t>=value</w:t>
      </w:r>
    </w:p>
    <w:p w14:paraId="2ABE0CFE" w14:textId="77777777" w:rsidR="00481474" w:rsidRDefault="00481474">
      <w:pPr>
        <w:pStyle w:val="BodyText"/>
        <w:spacing w:before="240" w:after="0"/>
        <w:ind w:firstLine="720"/>
        <w:jc w:val="both"/>
      </w:pPr>
      <w:r>
        <w:t>The “</w:t>
      </w:r>
      <w:proofErr w:type="spellStart"/>
      <w:r w:rsidRPr="00932FB0">
        <w:rPr>
          <w:rFonts w:ascii="Courier New" w:hAnsi="Courier New"/>
          <w:b/>
          <w:bCs/>
          <w:sz w:val="22"/>
        </w:rPr>
        <w:t>attributeName</w:t>
      </w:r>
      <w:proofErr w:type="spellEnd"/>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14:paraId="580540F1" w14:textId="77777777"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proofErr w:type="spellStart"/>
      <w:r>
        <w:rPr>
          <w:i/>
          <w:iCs/>
        </w:rPr>
        <w:t>remoteServer</w:t>
      </w:r>
      <w:proofErr w:type="spellEnd"/>
      <w:r>
        <w:rPr>
          <w:i/>
          <w:iCs/>
        </w:rPr>
        <w:t xml:space="preserve"> attribute</w:t>
      </w:r>
      <w:r>
        <w:t xml:space="preserve">, tells the secondary server the IP address and port number at which it should attempt to contact the primary server.  If this </w:t>
      </w:r>
      <w:proofErr w:type="spellStart"/>
      <w:r>
        <w:t>remoteServer</w:t>
      </w:r>
      <w:proofErr w:type="spellEnd"/>
      <w:r>
        <w:t xml:space="preserve">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w:t>
      </w:r>
      <w:proofErr w:type="gramStart"/>
      <w:r>
        <w:t>Thus</w:t>
      </w:r>
      <w:proofErr w:type="gramEnd"/>
      <w:r>
        <w:t xml:space="preserve">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proofErr w:type="spellStart"/>
      <w:r>
        <w:rPr>
          <w:rFonts w:ascii="Arial" w:hAnsi="Arial" w:cs="Arial"/>
          <w:b/>
          <w:bCs/>
          <w:sz w:val="20"/>
        </w:rPr>
        <w:t>remoteServer</w:t>
      </w:r>
      <w:proofErr w:type="spellEnd"/>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proofErr w:type="gramStart"/>
      <w:r w:rsidR="0020704C">
        <w:rPr>
          <w:rFonts w:ascii="Courier New" w:hAnsi="Courier New" w:cs="Courier New"/>
          <w:b/>
          <w:bCs/>
          <w:sz w:val="20"/>
        </w:rPr>
        <w:t>tell</w:t>
      </w:r>
      <w:proofErr w:type="gramEnd"/>
      <w:r w:rsidR="0020704C">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proofErr w:type="spellStart"/>
      <w:r w:rsidRPr="00F75833">
        <w:rPr>
          <w:rFonts w:ascii="Courier New" w:hAnsi="Courier New" w:cs="Courier New"/>
          <w:b/>
          <w:bCs/>
          <w:sz w:val="20"/>
        </w:rPr>
        <w:t>remoteServer</w:t>
      </w:r>
      <w:proofErr w:type="spellEnd"/>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proofErr w:type="spellStart"/>
      <w:r>
        <w:rPr>
          <w:rFonts w:ascii="Arial" w:hAnsi="Arial" w:cs="Arial"/>
          <w:b/>
          <w:bCs/>
          <w:sz w:val="20"/>
        </w:rPr>
        <w:t>remoteServer</w:t>
      </w:r>
      <w:proofErr w:type="spellEnd"/>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proofErr w:type="spellStart"/>
      <w:r w:rsidRPr="00141E9C">
        <w:rPr>
          <w:rFonts w:ascii="Arial" w:hAnsi="Arial" w:cs="Arial"/>
          <w:b/>
          <w:bCs/>
          <w:sz w:val="20"/>
        </w:rPr>
        <w:t>proxyme</w:t>
      </w:r>
      <w:proofErr w:type="spellEnd"/>
      <w:r>
        <w:rPr>
          <w:i/>
        </w:rPr>
        <w:t xml:space="preserve"> </w:t>
      </w:r>
      <w:r>
        <w:t xml:space="preserve">in the </w:t>
      </w:r>
      <w:r w:rsidRPr="00141E9C">
        <w:rPr>
          <w:rFonts w:ascii="Courier New" w:hAnsi="Courier New" w:cs="Courier New"/>
          <w:b/>
          <w:bCs/>
          <w:sz w:val="22"/>
        </w:rPr>
        <w:t>pc2v9.ini</w:t>
      </w:r>
      <w:r>
        <w:t xml:space="preserve"> file.  See the Appendix on </w:t>
      </w:r>
      <w:r w:rsidRPr="00D70CBC">
        <w:rPr>
          <w:b/>
          <w:bCs/>
          <w:i/>
          <w:rPrChange w:id="3340" w:author="John Clevenger" w:date="2022-06-22T12:43:00Z">
            <w:rPr>
              <w:i/>
            </w:rPr>
          </w:rPrChange>
        </w:rPr>
        <w:t>Networking Constraints</w:t>
      </w:r>
      <w:r>
        <w:t xml:space="preserve"> for details on how to use this attribute to allow firewall blocking on secondary server machines.</w:t>
      </w:r>
    </w:p>
    <w:p w14:paraId="6FF8BAAC" w14:textId="77777777" w:rsidR="008C1565" w:rsidRDefault="008C1565" w:rsidP="008E55F3">
      <w:pPr>
        <w:pStyle w:val="Heading2"/>
      </w:pPr>
      <w:bookmarkStart w:id="3341" w:name="_Toc132120868"/>
      <w:r>
        <w:t>Other Initialization Files</w:t>
      </w:r>
      <w:bookmarkEnd w:id="3341"/>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5F3E609D" w:rsidR="00811BFD" w:rsidRDefault="00811BFD" w:rsidP="00EB0EBC">
      <w:pPr>
        <w:spacing w:before="240"/>
        <w:ind w:firstLine="720"/>
        <w:jc w:val="both"/>
      </w:pPr>
      <w:r>
        <w:t xml:space="preserve">See </w:t>
      </w:r>
      <w:del w:id="3342" w:author="John Clevenger" w:date="2022-06-22T18:15:00Z">
        <w:r w:rsidDel="00127EA8">
          <w:delText>Append</w:delText>
        </w:r>
        <w:r w:rsidR="00F777F5" w:rsidDel="00127EA8">
          <w:delText>ix</w:delText>
        </w:r>
        <w:r w:rsidDel="00127EA8">
          <w:delText xml:space="preserve"> P</w:delText>
        </w:r>
      </w:del>
      <w:ins w:id="3343" w:author="John Clevenger" w:date="2022-06-22T18:15:00Z">
        <w:r w:rsidR="00127EA8">
          <w:t>the Appendices</w:t>
        </w:r>
      </w:ins>
      <w:r>
        <w:t xml:space="preserve"> for more information about the format and content of the </w:t>
      </w:r>
      <w:r w:rsidRPr="00E90870">
        <w:rPr>
          <w:rFonts w:ascii="Arial" w:hAnsi="Arial" w:cs="Arial"/>
          <w:b/>
          <w:bCs/>
          <w:sz w:val="20"/>
          <w:rPrChange w:id="3344" w:author="John Clevenger" w:date="2022-06-15T11:45:00Z">
            <w:rPr/>
          </w:rPrChange>
        </w:rPr>
        <w:t>reject.ini</w:t>
      </w:r>
      <w:ins w:id="3345" w:author="John Clevenger" w:date="2022-06-15T11:45:00Z">
        <w:r w:rsidR="00E90870">
          <w:rPr>
            <w:rFonts w:ascii="Arial" w:hAnsi="Arial" w:cs="Arial"/>
            <w:b/>
            <w:bCs/>
            <w:sz w:val="20"/>
          </w:rPr>
          <w:t xml:space="preserve"> </w:t>
        </w:r>
        <w:r w:rsidR="00E90870" w:rsidRPr="00E90870">
          <w:rPr>
            <w:rPrChange w:id="3346" w:author="John Clevenger" w:date="2022-06-15T11:45:00Z">
              <w:rPr>
                <w:rFonts w:ascii="Arial" w:hAnsi="Arial" w:cs="Arial"/>
                <w:b/>
                <w:bCs/>
                <w:sz w:val="20"/>
              </w:rPr>
            </w:rPrChange>
          </w:rPr>
          <w:t>file</w:t>
        </w:r>
      </w:ins>
      <w:r>
        <w:t>.</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0D56AC">
      <w:pPr>
        <w:pStyle w:val="Heading1"/>
      </w:pPr>
      <w:bookmarkStart w:id="3347" w:name="_Toc40367854"/>
      <w:bookmarkStart w:id="3348" w:name="_Toc261788190"/>
      <w:bookmarkStart w:id="3349" w:name="_Toc274153582"/>
      <w:bookmarkStart w:id="3350" w:name="_Toc274153718"/>
      <w:bookmarkStart w:id="3351" w:name="_Toc274154045"/>
      <w:bookmarkStart w:id="3352" w:name="_Toc132120869"/>
      <w:r>
        <w:lastRenderedPageBreak/>
        <w:t>PC</w:t>
      </w:r>
      <w:proofErr w:type="gramStart"/>
      <w:r>
        <w:rPr>
          <w:vertAlign w:val="superscript"/>
        </w:rPr>
        <w:t>2</w:t>
      </w:r>
      <w:r>
        <w:t xml:space="preserve">  Startup</w:t>
      </w:r>
      <w:proofErr w:type="gramEnd"/>
      <w:r>
        <w:t xml:space="preserve"> Procedure</w:t>
      </w:r>
      <w:bookmarkEnd w:id="3347"/>
      <w:bookmarkEnd w:id="3348"/>
      <w:bookmarkEnd w:id="3349"/>
      <w:bookmarkEnd w:id="3350"/>
      <w:bookmarkEnd w:id="3351"/>
      <w:r w:rsidR="00AD327B">
        <w:t>s</w:t>
      </w:r>
      <w:bookmarkEnd w:id="3352"/>
    </w:p>
    <w:p w14:paraId="2E176694" w14:textId="77777777" w:rsidR="00481474" w:rsidRDefault="00481474" w:rsidP="008E55F3">
      <w:pPr>
        <w:pStyle w:val="Heading2"/>
      </w:pPr>
      <w:bookmarkStart w:id="3353" w:name="_Toc261788191"/>
      <w:bookmarkStart w:id="3354" w:name="_Toc274153583"/>
      <w:bookmarkStart w:id="3355" w:name="_Toc274153719"/>
      <w:bookmarkStart w:id="3356" w:name="_Toc274154046"/>
      <w:bookmarkStart w:id="3357" w:name="_Toc132120870"/>
      <w:r>
        <w:t>Built-in Commands</w:t>
      </w:r>
      <w:bookmarkEnd w:id="3353"/>
      <w:bookmarkEnd w:id="3354"/>
      <w:bookmarkEnd w:id="3355"/>
      <w:bookmarkEnd w:id="3356"/>
      <w:bookmarkEnd w:id="3357"/>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w:t>
      </w:r>
      <w:proofErr w:type="spellStart"/>
      <w:r>
        <w:rPr>
          <w:rFonts w:ascii="Courier New" w:hAnsi="Courier New" w:cs="Courier New"/>
          <w:b/>
          <w:bCs/>
          <w:sz w:val="20"/>
        </w:rPr>
        <w:t>ini</w:t>
      </w:r>
      <w:proofErr w:type="spellEnd"/>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w:t>
      </w:r>
      <w:proofErr w:type="gramStart"/>
      <w:r>
        <w:t>Admin</w:t>
      </w:r>
      <w:proofErr w:type="gramEnd"/>
      <w:r>
        <w:t xml:space="preserve"> client to configure the contest details (problems, languages, etc.).  Once the contest has been fully configured using the </w:t>
      </w:r>
      <w:proofErr w:type="gramStart"/>
      <w:r>
        <w:t>Admin</w:t>
      </w:r>
      <w:proofErr w:type="gramEnd"/>
      <w:r>
        <w:t xml:space="preserve"> client, secondary servers can be started at remote sites (if any), followed by additional clients at both the primary and (in the case of a multi-site contest) secondary sites.</w:t>
      </w:r>
    </w:p>
    <w:p w14:paraId="38CE816A" w14:textId="72AAF83D" w:rsidR="00481474" w:rsidRDefault="00481474" w:rsidP="00245DF4">
      <w:pPr>
        <w:spacing w:before="120" w:after="120"/>
        <w:ind w:firstLine="540"/>
        <w:jc w:val="both"/>
        <w:rPr>
          <w:ins w:id="3358" w:author="John Clevenger" w:date="2022-07-19T14:20:00Z"/>
        </w:rPr>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1"/>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240234A6" w14:textId="288FE15B" w:rsidR="006F343F" w:rsidRPr="006F343F" w:rsidRDefault="006F343F" w:rsidP="00245DF4">
      <w:pPr>
        <w:spacing w:before="120" w:after="120"/>
        <w:ind w:firstLine="540"/>
        <w:jc w:val="both"/>
      </w:pPr>
      <w:ins w:id="3359" w:author="John Clevenger" w:date="2022-07-19T14:20:00Z">
        <w:r>
          <w:t>Many of the command scripts accept argum</w:t>
        </w:r>
      </w:ins>
      <w:ins w:id="3360" w:author="John Clevenger" w:date="2022-07-19T14:21:00Z">
        <w:r>
          <w:t xml:space="preserve">ents to control or tailor their operation; see the Appendix on </w:t>
        </w:r>
        <w:r w:rsidRPr="005C0EA6">
          <w:rPr>
            <w:b/>
            <w:bCs/>
            <w:rPrChange w:id="3361" w:author="John Clevenger" w:date="2022-07-19T14:21:00Z">
              <w:rPr/>
            </w:rPrChange>
          </w:rPr>
          <w:t>Command Line Arguments</w:t>
        </w:r>
        <w:r>
          <w:t xml:space="preserve"> for details.</w:t>
        </w:r>
      </w:ins>
    </w:p>
    <w:p w14:paraId="654797D9" w14:textId="77777777" w:rsidR="00481474" w:rsidRDefault="00481474">
      <w:pPr>
        <w:rPr>
          <w:rFonts w:ascii="Courier New" w:hAnsi="Courier New"/>
          <w:b/>
        </w:rPr>
      </w:pP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362" w:author="John Clevenger" w:date="2022-06-15T13:15:00Z">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30"/>
        <w:gridCol w:w="8100"/>
        <w:tblGridChange w:id="3363">
          <w:tblGrid>
            <w:gridCol w:w="653"/>
            <w:gridCol w:w="967"/>
            <w:gridCol w:w="741"/>
            <w:gridCol w:w="7167"/>
            <w:gridCol w:w="12"/>
          </w:tblGrid>
        </w:tblGridChange>
      </w:tblGrid>
      <w:tr w:rsidR="00481474" w14:paraId="0EC57E49" w14:textId="77777777" w:rsidTr="00FB1E0C">
        <w:trPr>
          <w:trPrChange w:id="3364" w:author="John Clevenger" w:date="2022-06-15T13:15:00Z">
            <w:trPr>
              <w:gridBefore w:val="1"/>
              <w:gridAfter w:val="0"/>
            </w:trPr>
          </w:trPrChange>
        </w:trPr>
        <w:tc>
          <w:tcPr>
            <w:tcW w:w="1530" w:type="dxa"/>
            <w:tcBorders>
              <w:top w:val="single" w:sz="4" w:space="0" w:color="auto"/>
              <w:left w:val="single" w:sz="4" w:space="0" w:color="auto"/>
              <w:bottom w:val="single" w:sz="18" w:space="0" w:color="auto"/>
              <w:right w:val="single" w:sz="4" w:space="0" w:color="auto"/>
            </w:tcBorders>
            <w:vAlign w:val="center"/>
            <w:tcPrChange w:id="3365" w:author="John Clevenger" w:date="2022-06-15T13:15:00Z">
              <w:tcPr>
                <w:tcW w:w="1710" w:type="dxa"/>
                <w:gridSpan w:val="2"/>
                <w:tcBorders>
                  <w:top w:val="single" w:sz="4" w:space="0" w:color="auto"/>
                  <w:left w:val="single" w:sz="4" w:space="0" w:color="auto"/>
                  <w:bottom w:val="single" w:sz="18" w:space="0" w:color="auto"/>
                  <w:right w:val="single" w:sz="4" w:space="0" w:color="auto"/>
                </w:tcBorders>
                <w:vAlign w:val="center"/>
              </w:tcPr>
            </w:tcPrChange>
          </w:tcPr>
          <w:p w14:paraId="06993F98" w14:textId="77777777" w:rsidR="00481474" w:rsidRDefault="00481474">
            <w:pPr>
              <w:jc w:val="center"/>
              <w:rPr>
                <w:b/>
                <w:bCs/>
              </w:rPr>
            </w:pPr>
            <w:r>
              <w:rPr>
                <w:b/>
                <w:bCs/>
              </w:rPr>
              <w:t>Command</w:t>
            </w:r>
          </w:p>
        </w:tc>
        <w:tc>
          <w:tcPr>
            <w:tcW w:w="8100" w:type="dxa"/>
            <w:tcBorders>
              <w:top w:val="single" w:sz="4" w:space="0" w:color="auto"/>
              <w:left w:val="single" w:sz="4" w:space="0" w:color="auto"/>
              <w:bottom w:val="single" w:sz="18" w:space="0" w:color="auto"/>
              <w:right w:val="single" w:sz="4" w:space="0" w:color="auto"/>
            </w:tcBorders>
            <w:vAlign w:val="center"/>
            <w:tcPrChange w:id="3366" w:author="John Clevenger" w:date="2022-06-15T13:15:00Z">
              <w:tcPr>
                <w:tcW w:w="7200" w:type="dxa"/>
                <w:tcBorders>
                  <w:top w:val="single" w:sz="4" w:space="0" w:color="auto"/>
                  <w:left w:val="single" w:sz="4" w:space="0" w:color="auto"/>
                  <w:bottom w:val="single" w:sz="18" w:space="0" w:color="auto"/>
                  <w:right w:val="single" w:sz="4" w:space="0" w:color="auto"/>
                </w:tcBorders>
                <w:vAlign w:val="center"/>
              </w:tcPr>
            </w:tcPrChange>
          </w:tcPr>
          <w:p w14:paraId="402962F1" w14:textId="77777777" w:rsidR="00481474" w:rsidRDefault="00481474">
            <w:pPr>
              <w:jc w:val="center"/>
              <w:rPr>
                <w:b/>
                <w:bCs/>
              </w:rPr>
            </w:pPr>
            <w:r>
              <w:rPr>
                <w:b/>
                <w:bCs/>
              </w:rPr>
              <w:t>Function</w:t>
            </w:r>
          </w:p>
        </w:tc>
      </w:tr>
      <w:tr w:rsidR="00481474" w14:paraId="36074ED9" w14:textId="77777777" w:rsidTr="00FB1E0C">
        <w:trPr>
          <w:trHeight w:val="350"/>
          <w:trPrChange w:id="3367" w:author="John Clevenger" w:date="2022-06-15T13:15:00Z">
            <w:trPr>
              <w:gridBefore w:val="1"/>
              <w:gridAfter w:val="0"/>
              <w:trHeight w:val="350"/>
            </w:trPr>
          </w:trPrChange>
        </w:trPr>
        <w:tc>
          <w:tcPr>
            <w:tcW w:w="1530" w:type="dxa"/>
            <w:vAlign w:val="center"/>
            <w:tcPrChange w:id="3368" w:author="John Clevenger" w:date="2022-06-15T13:15:00Z">
              <w:tcPr>
                <w:tcW w:w="1710" w:type="dxa"/>
                <w:gridSpan w:val="2"/>
                <w:vAlign w:val="center"/>
              </w:tcPr>
            </w:tcPrChange>
          </w:tcPr>
          <w:p w14:paraId="498A7BFA" w14:textId="77777777" w:rsidR="00481474" w:rsidRDefault="00481474">
            <w:pPr>
              <w:pStyle w:val="Preformatted"/>
              <w:rPr>
                <w:b/>
                <w:bCs/>
              </w:rPr>
            </w:pPr>
            <w:r>
              <w:rPr>
                <w:b/>
                <w:bCs/>
              </w:rPr>
              <w:t>pc2server</w:t>
            </w:r>
          </w:p>
        </w:tc>
        <w:tc>
          <w:tcPr>
            <w:tcW w:w="8100" w:type="dxa"/>
            <w:vAlign w:val="center"/>
            <w:tcPrChange w:id="3369" w:author="John Clevenger" w:date="2022-06-15T13:15:00Z">
              <w:tcPr>
                <w:tcW w:w="7200" w:type="dxa"/>
                <w:vAlign w:val="center"/>
              </w:tcPr>
            </w:tcPrChange>
          </w:tcPr>
          <w:p w14:paraId="60C30E45" w14:textId="77777777" w:rsidR="00481474" w:rsidRDefault="00481474">
            <w:r>
              <w:t>Starts a PC</w:t>
            </w:r>
            <w:r>
              <w:rPr>
                <w:vertAlign w:val="superscript"/>
              </w:rPr>
              <w:t>2</w:t>
            </w:r>
            <w:r>
              <w:t xml:space="preserve"> Server</w:t>
            </w:r>
          </w:p>
        </w:tc>
      </w:tr>
      <w:tr w:rsidR="00481474" w14:paraId="428813A0" w14:textId="77777777" w:rsidTr="00FB1E0C">
        <w:trPr>
          <w:trPrChange w:id="3370" w:author="John Clevenger" w:date="2022-06-15T13:15:00Z">
            <w:trPr>
              <w:gridBefore w:val="1"/>
              <w:gridAfter w:val="0"/>
            </w:trPr>
          </w:trPrChange>
        </w:trPr>
        <w:tc>
          <w:tcPr>
            <w:tcW w:w="1530" w:type="dxa"/>
            <w:vAlign w:val="center"/>
            <w:tcPrChange w:id="3371" w:author="John Clevenger" w:date="2022-06-15T13:15:00Z">
              <w:tcPr>
                <w:tcW w:w="1710" w:type="dxa"/>
                <w:gridSpan w:val="2"/>
                <w:vAlign w:val="center"/>
              </w:tcPr>
            </w:tcPrChange>
          </w:tcPr>
          <w:p w14:paraId="5168B63E" w14:textId="77777777" w:rsidR="00481474" w:rsidRDefault="00481474">
            <w:pPr>
              <w:pStyle w:val="Preformatted"/>
              <w:rPr>
                <w:b/>
                <w:bCs/>
              </w:rPr>
            </w:pPr>
            <w:r>
              <w:rPr>
                <w:b/>
                <w:bCs/>
              </w:rPr>
              <w:t>pc2admin</w:t>
            </w:r>
          </w:p>
        </w:tc>
        <w:tc>
          <w:tcPr>
            <w:tcW w:w="8100" w:type="dxa"/>
            <w:vAlign w:val="center"/>
            <w:tcPrChange w:id="3372" w:author="John Clevenger" w:date="2022-06-15T13:15:00Z">
              <w:tcPr>
                <w:tcW w:w="7200" w:type="dxa"/>
                <w:vAlign w:val="center"/>
              </w:tcPr>
            </w:tcPrChange>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FB1E0C">
        <w:trPr>
          <w:trPrChange w:id="3373" w:author="John Clevenger" w:date="2022-06-15T13:15:00Z">
            <w:trPr>
              <w:gridBefore w:val="1"/>
              <w:gridAfter w:val="0"/>
            </w:trPr>
          </w:trPrChange>
        </w:trPr>
        <w:tc>
          <w:tcPr>
            <w:tcW w:w="1530" w:type="dxa"/>
            <w:vAlign w:val="center"/>
            <w:tcPrChange w:id="3374" w:author="John Clevenger" w:date="2022-06-15T13:15:00Z">
              <w:tcPr>
                <w:tcW w:w="1710" w:type="dxa"/>
                <w:gridSpan w:val="2"/>
                <w:vAlign w:val="center"/>
              </w:tcPr>
            </w:tcPrChange>
          </w:tcPr>
          <w:p w14:paraId="7965B737" w14:textId="77777777" w:rsidR="00481474" w:rsidRDefault="00481474">
            <w:pPr>
              <w:pStyle w:val="Preformatted"/>
              <w:rPr>
                <w:b/>
                <w:bCs/>
              </w:rPr>
            </w:pPr>
            <w:r>
              <w:rPr>
                <w:b/>
                <w:bCs/>
              </w:rPr>
              <w:t>pc2team</w:t>
            </w:r>
          </w:p>
        </w:tc>
        <w:tc>
          <w:tcPr>
            <w:tcW w:w="8100" w:type="dxa"/>
            <w:vAlign w:val="center"/>
            <w:tcPrChange w:id="3375" w:author="John Clevenger" w:date="2022-06-15T13:15:00Z">
              <w:tcPr>
                <w:tcW w:w="7200" w:type="dxa"/>
                <w:vAlign w:val="center"/>
              </w:tcPr>
            </w:tcPrChange>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FB1E0C">
        <w:trPr>
          <w:trPrChange w:id="3376" w:author="John Clevenger" w:date="2022-06-15T13:15:00Z">
            <w:trPr>
              <w:gridBefore w:val="1"/>
              <w:gridAfter w:val="0"/>
            </w:trPr>
          </w:trPrChange>
        </w:trPr>
        <w:tc>
          <w:tcPr>
            <w:tcW w:w="1530" w:type="dxa"/>
            <w:vAlign w:val="center"/>
            <w:tcPrChange w:id="3377" w:author="John Clevenger" w:date="2022-06-15T13:15:00Z">
              <w:tcPr>
                <w:tcW w:w="1710" w:type="dxa"/>
                <w:gridSpan w:val="2"/>
                <w:vAlign w:val="center"/>
              </w:tcPr>
            </w:tcPrChange>
          </w:tcPr>
          <w:p w14:paraId="37E83049" w14:textId="77777777" w:rsidR="00481474" w:rsidRDefault="00481474">
            <w:pPr>
              <w:pStyle w:val="Preformatted"/>
              <w:rPr>
                <w:b/>
                <w:bCs/>
              </w:rPr>
            </w:pPr>
            <w:r>
              <w:rPr>
                <w:b/>
                <w:bCs/>
              </w:rPr>
              <w:t>pc2judge</w:t>
            </w:r>
          </w:p>
        </w:tc>
        <w:tc>
          <w:tcPr>
            <w:tcW w:w="8100" w:type="dxa"/>
            <w:vAlign w:val="center"/>
            <w:tcPrChange w:id="3378" w:author="John Clevenger" w:date="2022-06-15T13:15:00Z">
              <w:tcPr>
                <w:tcW w:w="7200" w:type="dxa"/>
                <w:vAlign w:val="center"/>
              </w:tcPr>
            </w:tcPrChange>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FB1E0C">
        <w:trPr>
          <w:trPrChange w:id="3379" w:author="John Clevenger" w:date="2022-06-15T13:15:00Z">
            <w:trPr>
              <w:gridBefore w:val="1"/>
              <w:gridAfter w:val="0"/>
            </w:trPr>
          </w:trPrChange>
        </w:trPr>
        <w:tc>
          <w:tcPr>
            <w:tcW w:w="1530" w:type="dxa"/>
            <w:vAlign w:val="center"/>
            <w:tcPrChange w:id="3380" w:author="John Clevenger" w:date="2022-06-15T13:15:00Z">
              <w:tcPr>
                <w:tcW w:w="1710" w:type="dxa"/>
                <w:gridSpan w:val="2"/>
                <w:vAlign w:val="center"/>
              </w:tcPr>
            </w:tcPrChange>
          </w:tcPr>
          <w:p w14:paraId="1AF072A5" w14:textId="77777777" w:rsidR="005E7B78" w:rsidRDefault="005E7B78">
            <w:pPr>
              <w:pStyle w:val="Preformatted"/>
              <w:rPr>
                <w:b/>
                <w:bCs/>
              </w:rPr>
            </w:pPr>
            <w:r>
              <w:rPr>
                <w:b/>
                <w:bCs/>
              </w:rPr>
              <w:t>pc2aj</w:t>
            </w:r>
          </w:p>
        </w:tc>
        <w:tc>
          <w:tcPr>
            <w:tcW w:w="8100" w:type="dxa"/>
            <w:vAlign w:val="center"/>
            <w:tcPrChange w:id="3381" w:author="John Clevenger" w:date="2022-06-15T13:15:00Z">
              <w:tcPr>
                <w:tcW w:w="7200" w:type="dxa"/>
                <w:vAlign w:val="center"/>
              </w:tcPr>
            </w:tcPrChange>
          </w:tcPr>
          <w:p w14:paraId="156AF684" w14:textId="77777777" w:rsidR="005E7B78" w:rsidRDefault="005E7B78">
            <w:r>
              <w:t>Starts a PC</w:t>
            </w:r>
            <w:r w:rsidRPr="005E7B78">
              <w:rPr>
                <w:vertAlign w:val="superscript"/>
              </w:rPr>
              <w:t>2</w:t>
            </w:r>
            <w:r>
              <w:t xml:space="preserve"> Judging Client (“</w:t>
            </w:r>
            <w:proofErr w:type="spellStart"/>
            <w:r>
              <w:t>AutoJudge</w:t>
            </w:r>
            <w:proofErr w:type="spellEnd"/>
            <w:r>
              <w:t>”) in headless (non-GUI) mode</w:t>
            </w:r>
          </w:p>
        </w:tc>
      </w:tr>
      <w:tr w:rsidR="00481474" w14:paraId="02D75C31" w14:textId="77777777" w:rsidTr="00FB1E0C">
        <w:trPr>
          <w:trPrChange w:id="3382" w:author="John Clevenger" w:date="2022-06-15T13:15:00Z">
            <w:trPr>
              <w:gridBefore w:val="1"/>
              <w:gridAfter w:val="0"/>
            </w:trPr>
          </w:trPrChange>
        </w:trPr>
        <w:tc>
          <w:tcPr>
            <w:tcW w:w="1530" w:type="dxa"/>
            <w:vAlign w:val="center"/>
            <w:tcPrChange w:id="3383" w:author="John Clevenger" w:date="2022-06-15T13:15:00Z">
              <w:tcPr>
                <w:tcW w:w="1710" w:type="dxa"/>
                <w:gridSpan w:val="2"/>
                <w:vAlign w:val="center"/>
              </w:tcPr>
            </w:tcPrChange>
          </w:tcPr>
          <w:p w14:paraId="1BBC5783" w14:textId="77777777" w:rsidR="00481474" w:rsidRDefault="00481474">
            <w:pPr>
              <w:pStyle w:val="Preformatted"/>
              <w:rPr>
                <w:b/>
                <w:bCs/>
              </w:rPr>
            </w:pPr>
            <w:r>
              <w:rPr>
                <w:b/>
                <w:bCs/>
              </w:rPr>
              <w:t>pc2board</w:t>
            </w:r>
          </w:p>
        </w:tc>
        <w:tc>
          <w:tcPr>
            <w:tcW w:w="8100" w:type="dxa"/>
            <w:vAlign w:val="center"/>
            <w:tcPrChange w:id="3384" w:author="John Clevenger" w:date="2022-06-15T13:15:00Z">
              <w:tcPr>
                <w:tcW w:w="7200" w:type="dxa"/>
                <w:vAlign w:val="center"/>
              </w:tcPr>
            </w:tcPrChange>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FB1E0C">
        <w:trPr>
          <w:trPrChange w:id="3385" w:author="John Clevenger" w:date="2022-06-15T13:15:00Z">
            <w:trPr>
              <w:gridBefore w:val="1"/>
              <w:gridAfter w:val="0"/>
            </w:trPr>
          </w:trPrChange>
        </w:trPr>
        <w:tc>
          <w:tcPr>
            <w:tcW w:w="1530" w:type="dxa"/>
            <w:vAlign w:val="center"/>
            <w:tcPrChange w:id="3386" w:author="John Clevenger" w:date="2022-06-15T13:15:00Z">
              <w:tcPr>
                <w:tcW w:w="1710" w:type="dxa"/>
                <w:gridSpan w:val="2"/>
                <w:vAlign w:val="center"/>
              </w:tcPr>
            </w:tcPrChange>
          </w:tcPr>
          <w:p w14:paraId="1AF86D3D" w14:textId="77777777" w:rsidR="003C1423" w:rsidRDefault="003C1423">
            <w:pPr>
              <w:pStyle w:val="Preformatted"/>
              <w:rPr>
                <w:b/>
                <w:bCs/>
              </w:rPr>
            </w:pPr>
            <w:r>
              <w:rPr>
                <w:b/>
                <w:bCs/>
              </w:rPr>
              <w:t>pc2submit</w:t>
            </w:r>
          </w:p>
        </w:tc>
        <w:tc>
          <w:tcPr>
            <w:tcW w:w="8100" w:type="dxa"/>
            <w:vAlign w:val="center"/>
            <w:tcPrChange w:id="3387" w:author="John Clevenger" w:date="2022-06-15T13:15:00Z">
              <w:tcPr>
                <w:tcW w:w="7200" w:type="dxa"/>
                <w:vAlign w:val="center"/>
              </w:tcPr>
            </w:tcPrChange>
          </w:tcPr>
          <w:p w14:paraId="478381CC" w14:textId="77777777" w:rsidR="003C1423" w:rsidRDefault="003C1423">
            <w:r>
              <w:t>Submits a run using a command-line interface</w:t>
            </w:r>
          </w:p>
        </w:tc>
      </w:tr>
      <w:tr w:rsidR="003C1423" w14:paraId="7539AE85" w14:textId="77777777" w:rsidTr="00FB1E0C">
        <w:trPr>
          <w:trPrChange w:id="3388" w:author="John Clevenger" w:date="2022-06-15T13:15:00Z">
            <w:trPr>
              <w:gridBefore w:val="1"/>
              <w:gridAfter w:val="0"/>
            </w:trPr>
          </w:trPrChange>
        </w:trPr>
        <w:tc>
          <w:tcPr>
            <w:tcW w:w="1530" w:type="dxa"/>
            <w:vAlign w:val="center"/>
            <w:tcPrChange w:id="3389" w:author="John Clevenger" w:date="2022-06-15T13:15:00Z">
              <w:tcPr>
                <w:tcW w:w="1710" w:type="dxa"/>
                <w:gridSpan w:val="2"/>
                <w:vAlign w:val="center"/>
              </w:tcPr>
            </w:tcPrChange>
          </w:tcPr>
          <w:p w14:paraId="673C851C" w14:textId="77777777" w:rsidR="003C1423" w:rsidRDefault="003C1423">
            <w:pPr>
              <w:pStyle w:val="Preformatted"/>
              <w:rPr>
                <w:b/>
                <w:bCs/>
              </w:rPr>
            </w:pPr>
            <w:r>
              <w:rPr>
                <w:b/>
                <w:bCs/>
              </w:rPr>
              <w:t>pc2extract</w:t>
            </w:r>
          </w:p>
        </w:tc>
        <w:tc>
          <w:tcPr>
            <w:tcW w:w="8100" w:type="dxa"/>
            <w:vAlign w:val="center"/>
            <w:tcPrChange w:id="3390" w:author="John Clevenger" w:date="2022-06-15T13:15:00Z">
              <w:tcPr>
                <w:tcW w:w="7200" w:type="dxa"/>
                <w:vAlign w:val="center"/>
              </w:tcPr>
            </w:tcPrChange>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FB1E0C">
        <w:trPr>
          <w:trPrChange w:id="3391" w:author="John Clevenger" w:date="2022-06-15T13:15:00Z">
            <w:trPr>
              <w:gridBefore w:val="1"/>
              <w:gridAfter w:val="0"/>
            </w:trPr>
          </w:trPrChange>
        </w:trPr>
        <w:tc>
          <w:tcPr>
            <w:tcW w:w="1530" w:type="dxa"/>
            <w:vAlign w:val="center"/>
            <w:tcPrChange w:id="3392" w:author="John Clevenger" w:date="2022-06-15T13:15:00Z">
              <w:tcPr>
                <w:tcW w:w="1710" w:type="dxa"/>
                <w:gridSpan w:val="2"/>
                <w:vAlign w:val="center"/>
              </w:tcPr>
            </w:tcPrChange>
          </w:tcPr>
          <w:p w14:paraId="40E90FC4" w14:textId="77777777" w:rsidR="00EB0C8F" w:rsidRDefault="00EB0C8F">
            <w:pPr>
              <w:pStyle w:val="Preformatted"/>
              <w:rPr>
                <w:b/>
                <w:bCs/>
              </w:rPr>
            </w:pPr>
            <w:r>
              <w:rPr>
                <w:b/>
                <w:bCs/>
              </w:rPr>
              <w:t>pc2ef</w:t>
            </w:r>
          </w:p>
        </w:tc>
        <w:tc>
          <w:tcPr>
            <w:tcW w:w="8100" w:type="dxa"/>
            <w:vAlign w:val="center"/>
            <w:tcPrChange w:id="3393" w:author="John Clevenger" w:date="2022-06-15T13:15:00Z">
              <w:tcPr>
                <w:tcW w:w="7200" w:type="dxa"/>
                <w:vAlign w:val="center"/>
              </w:tcPr>
            </w:tcPrChange>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FB1E0C">
        <w:trPr>
          <w:trPrChange w:id="3394" w:author="John Clevenger" w:date="2022-06-15T13:15:00Z">
            <w:trPr>
              <w:gridBefore w:val="1"/>
              <w:gridAfter w:val="0"/>
            </w:trPr>
          </w:trPrChange>
        </w:trPr>
        <w:tc>
          <w:tcPr>
            <w:tcW w:w="1530" w:type="dxa"/>
            <w:vAlign w:val="center"/>
            <w:tcPrChange w:id="3395" w:author="John Clevenger" w:date="2022-06-15T13:15:00Z">
              <w:tcPr>
                <w:tcW w:w="1710" w:type="dxa"/>
                <w:gridSpan w:val="2"/>
                <w:vAlign w:val="center"/>
              </w:tcPr>
            </w:tcPrChange>
          </w:tcPr>
          <w:p w14:paraId="5FDBE5D0" w14:textId="77777777" w:rsidR="00EB0C8F" w:rsidRDefault="00EB0C8F">
            <w:pPr>
              <w:pStyle w:val="Preformatted"/>
              <w:rPr>
                <w:b/>
                <w:bCs/>
              </w:rPr>
            </w:pPr>
            <w:r>
              <w:rPr>
                <w:b/>
                <w:bCs/>
              </w:rPr>
              <w:t>pc2nc</w:t>
            </w:r>
          </w:p>
        </w:tc>
        <w:tc>
          <w:tcPr>
            <w:tcW w:w="8100" w:type="dxa"/>
            <w:vAlign w:val="center"/>
            <w:tcPrChange w:id="3396" w:author="John Clevenger" w:date="2022-06-15T13:15:00Z">
              <w:tcPr>
                <w:tcW w:w="7200" w:type="dxa"/>
                <w:vAlign w:val="center"/>
              </w:tcPr>
            </w:tcPrChange>
          </w:tcPr>
          <w:p w14:paraId="120C398D" w14:textId="77777777" w:rsidR="00EB0C8F" w:rsidRDefault="00EB0C8F">
            <w:r>
              <w:t>Starts a PC</w:t>
            </w:r>
            <w:r>
              <w:rPr>
                <w:vertAlign w:val="superscript"/>
              </w:rPr>
              <w:t>2</w:t>
            </w:r>
            <w:r>
              <w:t xml:space="preserve"> “</w:t>
            </w:r>
            <w:proofErr w:type="spellStart"/>
            <w:r>
              <w:t>netcat</w:t>
            </w:r>
            <w:proofErr w:type="spellEnd"/>
            <w:r>
              <w:t>” client for analytic/debugging purposes</w:t>
            </w:r>
          </w:p>
        </w:tc>
      </w:tr>
      <w:tr w:rsidR="00EB0C8F" w14:paraId="04F65F29" w14:textId="77777777" w:rsidTr="00FB1E0C">
        <w:trPr>
          <w:trPrChange w:id="3397" w:author="John Clevenger" w:date="2022-06-15T13:15:00Z">
            <w:trPr>
              <w:gridBefore w:val="1"/>
              <w:gridAfter w:val="0"/>
            </w:trPr>
          </w:trPrChange>
        </w:trPr>
        <w:tc>
          <w:tcPr>
            <w:tcW w:w="1530" w:type="dxa"/>
            <w:vAlign w:val="center"/>
            <w:tcPrChange w:id="3398" w:author="John Clevenger" w:date="2022-06-15T13:15:00Z">
              <w:tcPr>
                <w:tcW w:w="1710" w:type="dxa"/>
                <w:gridSpan w:val="2"/>
                <w:vAlign w:val="center"/>
              </w:tcPr>
            </w:tcPrChange>
          </w:tcPr>
          <w:p w14:paraId="36FBAE27" w14:textId="77777777" w:rsidR="00EB0C8F" w:rsidRDefault="00EB0C8F">
            <w:pPr>
              <w:pStyle w:val="Preformatted"/>
              <w:rPr>
                <w:b/>
                <w:bCs/>
              </w:rPr>
            </w:pPr>
            <w:r>
              <w:rPr>
                <w:b/>
                <w:bCs/>
              </w:rPr>
              <w:t>pc2report</w:t>
            </w:r>
          </w:p>
        </w:tc>
        <w:tc>
          <w:tcPr>
            <w:tcW w:w="8100" w:type="dxa"/>
            <w:vAlign w:val="center"/>
            <w:tcPrChange w:id="3399" w:author="John Clevenger" w:date="2022-06-15T13:15:00Z">
              <w:tcPr>
                <w:tcW w:w="7200" w:type="dxa"/>
                <w:vAlign w:val="center"/>
              </w:tcPr>
            </w:tcPrChange>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FB1E0C">
        <w:trPr>
          <w:trPrChange w:id="3400" w:author="John Clevenger" w:date="2022-06-15T13:15:00Z">
            <w:trPr>
              <w:gridBefore w:val="1"/>
              <w:gridAfter w:val="0"/>
            </w:trPr>
          </w:trPrChange>
        </w:trPr>
        <w:tc>
          <w:tcPr>
            <w:tcW w:w="1530" w:type="dxa"/>
            <w:vAlign w:val="center"/>
            <w:tcPrChange w:id="3401" w:author="John Clevenger" w:date="2022-06-15T13:15:00Z">
              <w:tcPr>
                <w:tcW w:w="1710" w:type="dxa"/>
                <w:gridSpan w:val="2"/>
                <w:vAlign w:val="center"/>
              </w:tcPr>
            </w:tcPrChange>
          </w:tcPr>
          <w:p w14:paraId="7AAD5A78" w14:textId="77777777" w:rsidR="00EB0C8F" w:rsidRDefault="00EB0C8F">
            <w:pPr>
              <w:pStyle w:val="Preformatted"/>
              <w:rPr>
                <w:b/>
                <w:bCs/>
              </w:rPr>
            </w:pPr>
            <w:r>
              <w:rPr>
                <w:b/>
                <w:bCs/>
              </w:rPr>
              <w:t>pc2reset</w:t>
            </w:r>
          </w:p>
        </w:tc>
        <w:tc>
          <w:tcPr>
            <w:tcW w:w="8100" w:type="dxa"/>
            <w:vAlign w:val="center"/>
            <w:tcPrChange w:id="3402" w:author="John Clevenger" w:date="2022-06-15T13:15:00Z">
              <w:tcPr>
                <w:tcW w:w="7200" w:type="dxa"/>
                <w:vAlign w:val="center"/>
              </w:tcPr>
            </w:tcPrChange>
          </w:tcPr>
          <w:p w14:paraId="67749EBC" w14:textId="77777777" w:rsidR="00EB0C8F" w:rsidRDefault="00EB0C8F">
            <w:r>
              <w:t>Resets a contest, deleting all runs and (optionally) other data</w:t>
            </w:r>
          </w:p>
        </w:tc>
      </w:tr>
      <w:tr w:rsidR="00E90870" w14:paraId="390B25CD" w14:textId="77777777" w:rsidTr="00FB1E0C">
        <w:trPr>
          <w:ins w:id="3403" w:author="John Clevenger" w:date="2022-06-15T11:45:00Z"/>
          <w:trPrChange w:id="3404" w:author="John Clevenger" w:date="2022-06-15T13:15:00Z">
            <w:trPr>
              <w:gridBefore w:val="1"/>
              <w:gridAfter w:val="0"/>
            </w:trPr>
          </w:trPrChange>
        </w:trPr>
        <w:tc>
          <w:tcPr>
            <w:tcW w:w="1530" w:type="dxa"/>
            <w:vAlign w:val="center"/>
            <w:tcPrChange w:id="3405" w:author="John Clevenger" w:date="2022-06-15T13:15:00Z">
              <w:tcPr>
                <w:tcW w:w="1710" w:type="dxa"/>
                <w:gridSpan w:val="2"/>
                <w:vAlign w:val="center"/>
              </w:tcPr>
            </w:tcPrChange>
          </w:tcPr>
          <w:p w14:paraId="7DB109D4" w14:textId="326F0EFA" w:rsidR="00E90870" w:rsidRDefault="00E90870">
            <w:pPr>
              <w:pStyle w:val="Preformatted"/>
              <w:rPr>
                <w:ins w:id="3406" w:author="John Clevenger" w:date="2022-06-15T11:45:00Z"/>
                <w:b/>
                <w:bCs/>
              </w:rPr>
            </w:pPr>
            <w:ins w:id="3407" w:author="John Clevenger" w:date="2022-06-15T11:45:00Z">
              <w:r>
                <w:rPr>
                  <w:b/>
                  <w:bCs/>
                </w:rPr>
                <w:t>pc2rui</w:t>
              </w:r>
            </w:ins>
          </w:p>
        </w:tc>
        <w:tc>
          <w:tcPr>
            <w:tcW w:w="8100" w:type="dxa"/>
            <w:vAlign w:val="center"/>
            <w:tcPrChange w:id="3408" w:author="John Clevenger" w:date="2022-06-15T13:15:00Z">
              <w:tcPr>
                <w:tcW w:w="7200" w:type="dxa"/>
                <w:vAlign w:val="center"/>
              </w:tcPr>
            </w:tcPrChange>
          </w:tcPr>
          <w:p w14:paraId="0BD30247" w14:textId="10B2BFE6" w:rsidR="00E90870" w:rsidRDefault="0051114B">
            <w:pPr>
              <w:rPr>
                <w:ins w:id="3409" w:author="John Clevenger" w:date="2022-06-15T11:45:00Z"/>
              </w:rPr>
            </w:pPr>
            <w:ins w:id="3410" w:author="John Clevenger" w:date="2022-06-15T11:46:00Z">
              <w:r>
                <w:t>Starts</w:t>
              </w:r>
            </w:ins>
            <w:ins w:id="3411" w:author="John Clevenger" w:date="2022-06-15T11:45:00Z">
              <w:r w:rsidR="00E90870">
                <w:t xml:space="preserve"> </w:t>
              </w:r>
            </w:ins>
            <w:ins w:id="3412" w:author="John Clevenger" w:date="2022-06-15T11:46:00Z">
              <w:r w:rsidR="00E90870">
                <w:t xml:space="preserve">a “Reports UI” </w:t>
              </w:r>
              <w:r>
                <w:t>t</w:t>
              </w:r>
            </w:ins>
            <w:ins w:id="3413" w:author="John Clevenger" w:date="2022-06-15T11:47:00Z">
              <w:r>
                <w:t xml:space="preserve">ool </w:t>
              </w:r>
            </w:ins>
            <w:ins w:id="3414" w:author="John Clevenger" w:date="2022-06-15T13:14:00Z">
              <w:r w:rsidR="00FB1E0C">
                <w:t>supporting</w:t>
              </w:r>
            </w:ins>
            <w:ins w:id="3415" w:author="John Clevenger" w:date="2022-06-15T11:46:00Z">
              <w:r>
                <w:t xml:space="preserve"> report generation and UI component</w:t>
              </w:r>
            </w:ins>
            <w:ins w:id="3416" w:author="John Clevenger" w:date="2022-06-15T11:47:00Z">
              <w:r>
                <w:t xml:space="preserve"> display </w:t>
              </w:r>
            </w:ins>
          </w:p>
        </w:tc>
      </w:tr>
      <w:tr w:rsidR="00EB0C8F" w14:paraId="1A588D3A" w14:textId="77777777" w:rsidTr="00FB1E0C">
        <w:trPr>
          <w:trPrChange w:id="3417" w:author="John Clevenger" w:date="2022-06-15T13:15:00Z">
            <w:trPr>
              <w:gridBefore w:val="1"/>
              <w:gridAfter w:val="0"/>
            </w:trPr>
          </w:trPrChange>
        </w:trPr>
        <w:tc>
          <w:tcPr>
            <w:tcW w:w="1530" w:type="dxa"/>
            <w:vAlign w:val="center"/>
            <w:tcPrChange w:id="3418" w:author="John Clevenger" w:date="2022-06-15T13:15:00Z">
              <w:tcPr>
                <w:tcW w:w="1710" w:type="dxa"/>
                <w:gridSpan w:val="2"/>
                <w:vAlign w:val="center"/>
              </w:tcPr>
            </w:tcPrChange>
          </w:tcPr>
          <w:p w14:paraId="46B139C4" w14:textId="77777777" w:rsidR="00EB0C8F" w:rsidRDefault="00EB0C8F">
            <w:pPr>
              <w:pStyle w:val="Preformatted"/>
              <w:rPr>
                <w:b/>
                <w:bCs/>
              </w:rPr>
            </w:pPr>
            <w:r>
              <w:rPr>
                <w:b/>
                <w:bCs/>
              </w:rPr>
              <w:t>pc2ver</w:t>
            </w:r>
          </w:p>
        </w:tc>
        <w:tc>
          <w:tcPr>
            <w:tcW w:w="8100" w:type="dxa"/>
            <w:vAlign w:val="center"/>
            <w:tcPrChange w:id="3419" w:author="John Clevenger" w:date="2022-06-15T13:15:00Z">
              <w:tcPr>
                <w:tcW w:w="7200" w:type="dxa"/>
                <w:vAlign w:val="center"/>
              </w:tcPr>
            </w:tcPrChange>
          </w:tcPr>
          <w:p w14:paraId="1801DBC3" w14:textId="77777777" w:rsidR="00EB0C8F" w:rsidRDefault="00EB0C8F">
            <w:r>
              <w:t>Displays the current PC</w:t>
            </w:r>
            <w:r>
              <w:rPr>
                <w:vertAlign w:val="superscript"/>
              </w:rPr>
              <w:t>2</w:t>
            </w:r>
            <w:r>
              <w:t xml:space="preserve"> version</w:t>
            </w:r>
          </w:p>
        </w:tc>
      </w:tr>
      <w:tr w:rsidR="00EB0C8F" w14:paraId="7E40CCA4" w14:textId="77777777" w:rsidTr="00FB1E0C">
        <w:trPr>
          <w:trPrChange w:id="3420" w:author="John Clevenger" w:date="2022-06-15T13:15:00Z">
            <w:trPr>
              <w:gridBefore w:val="1"/>
              <w:gridAfter w:val="0"/>
            </w:trPr>
          </w:trPrChange>
        </w:trPr>
        <w:tc>
          <w:tcPr>
            <w:tcW w:w="1530" w:type="dxa"/>
            <w:vAlign w:val="center"/>
            <w:tcPrChange w:id="3421" w:author="John Clevenger" w:date="2022-06-15T13:15:00Z">
              <w:tcPr>
                <w:tcW w:w="1710" w:type="dxa"/>
                <w:gridSpan w:val="2"/>
                <w:vAlign w:val="center"/>
              </w:tcPr>
            </w:tcPrChange>
          </w:tcPr>
          <w:p w14:paraId="522EA530" w14:textId="77777777" w:rsidR="00EB0C8F" w:rsidRDefault="00EB0C8F">
            <w:pPr>
              <w:pStyle w:val="Preformatted"/>
              <w:rPr>
                <w:b/>
                <w:bCs/>
              </w:rPr>
            </w:pPr>
            <w:r>
              <w:rPr>
                <w:b/>
                <w:bCs/>
              </w:rPr>
              <w:t>pc2zip</w:t>
            </w:r>
          </w:p>
        </w:tc>
        <w:tc>
          <w:tcPr>
            <w:tcW w:w="8100" w:type="dxa"/>
            <w:vAlign w:val="center"/>
            <w:tcPrChange w:id="3422" w:author="John Clevenger" w:date="2022-06-15T13:15:00Z">
              <w:tcPr>
                <w:tcW w:w="7200" w:type="dxa"/>
                <w:vAlign w:val="center"/>
              </w:tcPr>
            </w:tcPrChange>
          </w:tcPr>
          <w:p w14:paraId="62840857" w14:textId="0BF0D4DB" w:rsidR="00EB0C8F" w:rsidRDefault="00EB0C8F">
            <w:r>
              <w:t xml:space="preserve">Creates a “zip” file containing all </w:t>
            </w:r>
            <w:del w:id="3423" w:author="John Clevenger" w:date="2022-06-15T13:13:00Z">
              <w:r w:rsidDel="00D563DE">
                <w:delText xml:space="preserve">the </w:delText>
              </w:r>
            </w:del>
            <w:r>
              <w:t>PC</w:t>
            </w:r>
            <w:r>
              <w:rPr>
                <w:vertAlign w:val="superscript"/>
              </w:rPr>
              <w:t>2</w:t>
            </w:r>
            <w:r>
              <w:t xml:space="preserve"> </w:t>
            </w:r>
            <w:ins w:id="3424" w:author="John Clevenger" w:date="2022-06-15T13:13:00Z">
              <w:r w:rsidR="00D563DE">
                <w:t xml:space="preserve">server/client </w:t>
              </w:r>
            </w:ins>
            <w:r>
              <w:t>contest data</w:t>
            </w:r>
          </w:p>
        </w:tc>
      </w:tr>
      <w:tr w:rsidR="00D563DE" w14:paraId="5FF610B2" w14:textId="77777777" w:rsidTr="00FB1E0C">
        <w:tblPrEx>
          <w:tblPrExChange w:id="3425" w:author="John Clevenger" w:date="2022-06-15T13:15:00Z">
            <w:tblPrEx>
              <w:tblW w:w="9540" w:type="dxa"/>
              <w:tblInd w:w="-5" w:type="dxa"/>
            </w:tblPrEx>
          </w:tblPrExChange>
        </w:tblPrEx>
        <w:trPr>
          <w:ins w:id="3426" w:author="John Clevenger" w:date="2022-06-15T13:12:00Z"/>
        </w:trPr>
        <w:tc>
          <w:tcPr>
            <w:tcW w:w="1530" w:type="dxa"/>
            <w:vAlign w:val="center"/>
            <w:tcPrChange w:id="3427" w:author="John Clevenger" w:date="2022-06-15T13:15:00Z">
              <w:tcPr>
                <w:tcW w:w="1620" w:type="dxa"/>
                <w:gridSpan w:val="2"/>
                <w:vAlign w:val="center"/>
              </w:tcPr>
            </w:tcPrChange>
          </w:tcPr>
          <w:p w14:paraId="302F6031" w14:textId="08CA3F39" w:rsidR="00D563DE" w:rsidRDefault="00D563DE">
            <w:pPr>
              <w:pStyle w:val="Preformatted"/>
              <w:rPr>
                <w:ins w:id="3428" w:author="John Clevenger" w:date="2022-06-15T13:12:00Z"/>
                <w:b/>
                <w:bCs/>
              </w:rPr>
            </w:pPr>
            <w:proofErr w:type="spellStart"/>
            <w:ins w:id="3429" w:author="John Clevenger" w:date="2022-06-15T13:13:00Z">
              <w:r>
                <w:rPr>
                  <w:b/>
                  <w:bCs/>
                </w:rPr>
                <w:t>w</w:t>
              </w:r>
            </w:ins>
            <w:ins w:id="3430" w:author="John Clevenger" w:date="2022-06-15T13:12:00Z">
              <w:r>
                <w:rPr>
                  <w:b/>
                  <w:bCs/>
                </w:rPr>
                <w:t>tizip</w:t>
              </w:r>
              <w:proofErr w:type="spellEnd"/>
            </w:ins>
          </w:p>
        </w:tc>
        <w:tc>
          <w:tcPr>
            <w:tcW w:w="8100" w:type="dxa"/>
            <w:vAlign w:val="center"/>
            <w:tcPrChange w:id="3431" w:author="John Clevenger" w:date="2022-06-15T13:15:00Z">
              <w:tcPr>
                <w:tcW w:w="7920" w:type="dxa"/>
                <w:gridSpan w:val="3"/>
                <w:vAlign w:val="center"/>
              </w:tcPr>
            </w:tcPrChange>
          </w:tcPr>
          <w:p w14:paraId="248A128A" w14:textId="3424BD8C" w:rsidR="00D563DE" w:rsidRDefault="00D563DE">
            <w:pPr>
              <w:rPr>
                <w:ins w:id="3432" w:author="John Clevenger" w:date="2022-06-15T13:12:00Z"/>
              </w:rPr>
            </w:pPr>
            <w:ins w:id="3433" w:author="John Clevenger" w:date="2022-06-15T13:12:00Z">
              <w:r>
                <w:t>Creates a “zip” file contain</w:t>
              </w:r>
            </w:ins>
            <w:ins w:id="3434" w:author="John Clevenger" w:date="2022-06-15T13:13:00Z">
              <w:r>
                <w:t>ing PC</w:t>
              </w:r>
              <w:r w:rsidRPr="00D563DE">
                <w:rPr>
                  <w:vertAlign w:val="superscript"/>
                  <w:rPrChange w:id="3435" w:author="John Clevenger" w:date="2022-06-15T13:13:00Z">
                    <w:rPr/>
                  </w:rPrChange>
                </w:rPr>
                <w:t>2</w:t>
              </w:r>
              <w:r>
                <w:t xml:space="preserve"> Web Team Interface </w:t>
              </w:r>
            </w:ins>
            <w:ins w:id="3436" w:author="John Clevenger" w:date="2022-06-15T13:14:00Z">
              <w:r>
                <w:t>(</w:t>
              </w:r>
            </w:ins>
            <w:ins w:id="3437" w:author="John Clevenger" w:date="2022-06-15T13:13:00Z">
              <w:r>
                <w:t>WTI) data</w:t>
              </w:r>
            </w:ins>
          </w:p>
        </w:tc>
      </w:tr>
    </w:tbl>
    <w:p w14:paraId="16F7A405" w14:textId="77777777" w:rsidR="00481474" w:rsidRDefault="003C1423" w:rsidP="004D5FBB">
      <w:pPr>
        <w:spacing w:before="120" w:after="120"/>
        <w:ind w:firstLine="540"/>
        <w:jc w:val="both"/>
      </w:pPr>
      <w:r>
        <w:lastRenderedPageBreak/>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xml:space="preserve">” to start an </w:t>
      </w:r>
      <w:proofErr w:type="gramStart"/>
      <w:r w:rsidR="00481474">
        <w:t>Administrative</w:t>
      </w:r>
      <w:proofErr w:type="gramEnd"/>
      <w:r w:rsidR="00481474">
        <w:t xml:space="preser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30239935" w:rsidR="003C1423" w:rsidDel="005F5FAD" w:rsidRDefault="003C1423">
      <w:pPr>
        <w:pStyle w:val="Heading2"/>
        <w:rPr>
          <w:del w:id="3438" w:author="John Clevenger" w:date="2022-06-16T18:53:00Z"/>
        </w:rPr>
        <w:pPrChange w:id="3439" w:author="John Clevenger" w:date="2022-12-15T16:37:00Z">
          <w:pPr>
            <w:spacing w:before="120" w:after="120"/>
            <w:ind w:firstLine="540"/>
            <w:jc w:val="both"/>
          </w:pPr>
        </w:pPrChange>
      </w:pPr>
      <w:del w:id="3440" w:author="John Clevenger" w:date="2022-06-16T18:53:00Z">
        <w:r w:rsidDel="005F5FAD">
          <w:delText>Additional details on the various PC</w:delText>
        </w:r>
        <w:r w:rsidRPr="003C1423" w:rsidDel="005F5FAD">
          <w:rPr>
            <w:vertAlign w:val="superscript"/>
          </w:rPr>
          <w:delText>2</w:delText>
        </w:r>
        <w:r w:rsidDel="005F5FAD">
          <w:delText xml:space="preserve"> command scripts can be found at </w:delText>
        </w:r>
      </w:del>
      <w:del w:id="3441" w:author="John Clevenger" w:date="2022-06-15T11:57:00Z">
        <w:r w:rsidR="00D06049" w:rsidDel="003A15C1">
          <w:rPr>
            <w:rFonts w:ascii="Times New Roman" w:hAnsi="Times New Roman"/>
            <w:sz w:val="24"/>
            <w:u w:val="none"/>
          </w:rPr>
          <w:fldChar w:fldCharType="begin"/>
        </w:r>
        <w:r w:rsidR="00D06049" w:rsidDel="003A15C1">
          <w:delInstrText xml:space="preserve"> HYPERLINK "http://pc2.ecs.csus.edu/wiki/PC%C2%B2_scripts" \t "_blank" </w:delInstrText>
        </w:r>
        <w:r w:rsidR="00D06049" w:rsidDel="003A15C1">
          <w:rPr>
            <w:b w:val="0"/>
          </w:rPr>
        </w:r>
        <w:r w:rsidR="00D06049" w:rsidDel="003A15C1">
          <w:rPr>
            <w:rFonts w:ascii="Times New Roman" w:hAnsi="Times New Roman"/>
            <w:sz w:val="24"/>
            <w:u w:val="none"/>
          </w:rPr>
          <w:fldChar w:fldCharType="separate"/>
        </w:r>
      </w:del>
      <w:r w:rsidR="005A0BAC">
        <w:rPr>
          <w:bCs/>
        </w:rPr>
        <w:t>Error! Hyperlink reference not valid.</w:t>
      </w:r>
      <w:del w:id="3442" w:author="John Clevenger" w:date="2022-06-15T11:57:00Z">
        <w:r w:rsidR="00D06049" w:rsidDel="003A15C1">
          <w:rPr>
            <w:rStyle w:val="Hyperlink"/>
            <w:rFonts w:cs="Arial"/>
            <w:color w:val="1155CC"/>
            <w:sz w:val="21"/>
            <w:szCs w:val="19"/>
            <w:shd w:val="clear" w:color="auto" w:fill="FFFFFF"/>
          </w:rPr>
          <w:fldChar w:fldCharType="end"/>
        </w:r>
      </w:del>
      <w:del w:id="3443" w:author="John Clevenger" w:date="2022-06-16T18:53:00Z">
        <w:r w:rsidDel="005F5FAD">
          <w:delText>.</w:delText>
        </w:r>
        <w:r w:rsidR="00FE5512" w:rsidDel="005F5FAD">
          <w:delText xml:space="preserve">  </w:delText>
        </w:r>
        <w:bookmarkStart w:id="3444" w:name="_Toc106795572"/>
        <w:bookmarkStart w:id="3445" w:name="_Toc106814077"/>
        <w:bookmarkStart w:id="3446" w:name="_Toc106966763"/>
        <w:bookmarkStart w:id="3447" w:name="_Toc106979798"/>
        <w:bookmarkStart w:id="3448" w:name="_Toc107239491"/>
        <w:bookmarkStart w:id="3449" w:name="_Toc109139599"/>
        <w:bookmarkStart w:id="3450" w:name="_Toc122081976"/>
        <w:bookmarkStart w:id="3451" w:name="_Toc122186174"/>
        <w:bookmarkStart w:id="3452" w:name="_Toc132120871"/>
        <w:bookmarkEnd w:id="3444"/>
        <w:bookmarkEnd w:id="3445"/>
        <w:bookmarkEnd w:id="3446"/>
        <w:bookmarkEnd w:id="3447"/>
        <w:bookmarkEnd w:id="3448"/>
        <w:bookmarkEnd w:id="3449"/>
        <w:bookmarkEnd w:id="3450"/>
        <w:bookmarkEnd w:id="3451"/>
        <w:bookmarkEnd w:id="3452"/>
      </w:del>
    </w:p>
    <w:p w14:paraId="282307D0" w14:textId="77777777" w:rsidR="00481474" w:rsidRDefault="00481474" w:rsidP="008E55F3">
      <w:pPr>
        <w:pStyle w:val="Heading2"/>
      </w:pPr>
      <w:bookmarkStart w:id="3453" w:name="_Toc261788192"/>
      <w:bookmarkStart w:id="3454" w:name="_Toc274153584"/>
      <w:bookmarkStart w:id="3455" w:name="_Toc274153720"/>
      <w:bookmarkStart w:id="3456" w:name="_Toc274154047"/>
      <w:bookmarkStart w:id="3457" w:name="_Toc132120872"/>
      <w:r>
        <w:t>Server Startup</w:t>
      </w:r>
      <w:bookmarkEnd w:id="3453"/>
      <w:bookmarkEnd w:id="3454"/>
      <w:bookmarkEnd w:id="3455"/>
      <w:bookmarkEnd w:id="3456"/>
      <w:bookmarkEnd w:id="3457"/>
    </w:p>
    <w:p w14:paraId="62EF8E74" w14:textId="5FAAFBEC" w:rsidR="00481474" w:rsidRDefault="00332ACE" w:rsidP="004D5FBB">
      <w:pPr>
        <w:spacing w:before="120" w:after="120"/>
        <w:ind w:firstLine="540"/>
        <w:jc w:val="both"/>
      </w:pPr>
      <w:ins w:id="3458" w:author="John Clevenger" w:date="2022-06-22T18:17:00Z">
        <w:r>
          <w:rPr>
            <w:noProof/>
          </w:rPr>
          <w:drawing>
            <wp:anchor distT="0" distB="0" distL="114300" distR="114300" simplePos="0" relativeHeight="251694080" behindDoc="0" locked="0" layoutInCell="1" allowOverlap="1" wp14:anchorId="4BC6E2E4" wp14:editId="5BCE90F4">
              <wp:simplePos x="0" y="0"/>
              <wp:positionH relativeFrom="column">
                <wp:posOffset>1092835</wp:posOffset>
              </wp:positionH>
              <wp:positionV relativeFrom="paragraph">
                <wp:posOffset>588645</wp:posOffset>
              </wp:positionV>
              <wp:extent cx="3441065" cy="21577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1065" cy="2157730"/>
                      </a:xfrm>
                      <a:prstGeom prst="rect">
                        <a:avLst/>
                      </a:prstGeom>
                    </pic:spPr>
                  </pic:pic>
                </a:graphicData>
              </a:graphic>
              <wp14:sizeRelH relativeFrom="page">
                <wp14:pctWidth>0</wp14:pctWidth>
              </wp14:sizeRelH>
              <wp14:sizeRelV relativeFrom="page">
                <wp14:pctHeight>0</wp14:pctHeight>
              </wp14:sizeRelV>
            </wp:anchor>
          </w:drawing>
        </w:r>
      </w:ins>
      <w:del w:id="3459" w:author="John Clevenger" w:date="2022-06-22T18:17:00Z">
        <w:r w:rsidR="00A92296" w:rsidDel="00332ACE">
          <w:rPr>
            <w:noProof/>
          </w:rPr>
          <w:drawing>
            <wp:anchor distT="0" distB="0" distL="114300" distR="114300" simplePos="0" relativeHeight="251627520" behindDoc="0" locked="0" layoutInCell="1" allowOverlap="1" wp14:anchorId="7D72E03C" wp14:editId="1E9BD17C">
              <wp:simplePos x="0" y="0"/>
              <wp:positionH relativeFrom="column">
                <wp:posOffset>1435735</wp:posOffset>
              </wp:positionH>
              <wp:positionV relativeFrom="paragraph">
                <wp:posOffset>537845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When a server is started (using the command “</w:t>
      </w:r>
      <w:r w:rsidR="00481474">
        <w:rPr>
          <w:rFonts w:ascii="Courier New" w:hAnsi="Courier New" w:cs="Courier New"/>
          <w:b/>
          <w:bCs/>
          <w:sz w:val="22"/>
        </w:rPr>
        <w:t>pc2server</w:t>
      </w:r>
      <w:r w:rsidR="00481474">
        <w:t xml:space="preserve">”), the user will </w:t>
      </w:r>
      <w:r w:rsidR="003C3414">
        <w:t xml:space="preserve">see a login window </w:t>
      </w:r>
      <w:del w:id="3460" w:author="John Clevenger" w:date="2022-06-16T18:54:00Z">
        <w:r w:rsidR="003C3414" w:rsidDel="00A66700">
          <w:delText>similar to</w:delText>
        </w:r>
      </w:del>
      <w:ins w:id="3461" w:author="John Clevenger" w:date="2022-06-16T18:54:00Z">
        <w:r w:rsidR="00A66700">
          <w:t>like</w:t>
        </w:r>
      </w:ins>
      <w:r w:rsidR="003C3414">
        <w:t xml:space="preserve"> the following</w:t>
      </w:r>
      <w:r w:rsidR="0017213D">
        <w:t>:</w:t>
      </w:r>
    </w:p>
    <w:p w14:paraId="1B38D474" w14:textId="5EE93DBA"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59E83BA7" w:rsidR="00461130" w:rsidRDefault="00A92296" w:rsidP="00461130">
      <w:pPr>
        <w:spacing w:before="180"/>
        <w:ind w:firstLine="720"/>
        <w:jc w:val="both"/>
      </w:pPr>
      <w:r>
        <w:rPr>
          <w:noProof/>
        </w:rPr>
        <w:drawing>
          <wp:anchor distT="0" distB="0" distL="114300" distR="114300" simplePos="0" relativeHeight="251628544" behindDoc="0" locked="0" layoutInCell="1" allowOverlap="1" wp14:anchorId="25108F29" wp14:editId="5AC04AA7">
            <wp:simplePos x="0" y="0"/>
            <wp:positionH relativeFrom="margin">
              <wp:align>center</wp:align>
            </wp:positionH>
            <wp:positionV relativeFrom="paragraph">
              <wp:posOffset>1315085</wp:posOffset>
            </wp:positionV>
            <wp:extent cx="2543175" cy="2607310"/>
            <wp:effectExtent l="0" t="0" r="9525" b="254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w:t>
      </w:r>
      <w:del w:id="3462" w:author="John Clevenger" w:date="2022-06-16T18:54:00Z">
        <w:r w:rsidR="00917C43" w:rsidDel="00A66700">
          <w:rPr>
            <w:bCs/>
          </w:rPr>
          <w:delText>In order to</w:delText>
        </w:r>
      </w:del>
      <w:ins w:id="3463" w:author="John Clevenger" w:date="2022-06-16T18:54:00Z">
        <w:r w:rsidR="00A66700">
          <w:rPr>
            <w:bCs/>
          </w:rPr>
          <w:t>To</w:t>
        </w:r>
      </w:ins>
      <w:r w:rsidR="00917C43">
        <w:rPr>
          <w:bCs/>
        </w:rPr>
        <w:t xml:space="preserve">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31616" behindDoc="0" locked="0" layoutInCell="1" allowOverlap="1" wp14:anchorId="4279E2F8" wp14:editId="1DFCC2E2">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w:t>
      </w:r>
      <w:proofErr w:type="gramStart"/>
      <w:r w:rsidR="004208FC">
        <w:t>i.e.</w:t>
      </w:r>
      <w:proofErr w:type="gramEnd"/>
      <w:r w:rsidR="004208FC">
        <w:t xml:space="preserv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14:paraId="0C79257A" w14:textId="77777777" w:rsidR="005007FF" w:rsidRDefault="005007FF" w:rsidP="004D5FBB">
      <w:pPr>
        <w:spacing w:before="180"/>
        <w:ind w:firstLine="720"/>
        <w:jc w:val="both"/>
        <w:rPr>
          <w:bCs/>
        </w:rPr>
      </w:pPr>
      <w:r>
        <w:rPr>
          <w:bCs/>
        </w:rPr>
        <w:t xml:space="preserve">Only the primary (first) server in a </w:t>
      </w:r>
      <w:proofErr w:type="gramStart"/>
      <w:r>
        <w:rPr>
          <w:bCs/>
        </w:rPr>
        <w:t>contest prompts</w:t>
      </w:r>
      <w:proofErr w:type="gramEnd"/>
      <w:r>
        <w:rPr>
          <w:bCs/>
        </w:rPr>
        <w:t xml:space="preserve">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proofErr w:type="spellStart"/>
      <w:r w:rsidRPr="005007FF">
        <w:rPr>
          <w:rFonts w:ascii="Arial" w:hAnsi="Arial" w:cs="Arial"/>
          <w:b/>
          <w:bCs/>
          <w:sz w:val="22"/>
        </w:rPr>
        <w:t>remoteServer</w:t>
      </w:r>
      <w:proofErr w:type="spellEnd"/>
      <w:r w:rsidRPr="005007FF">
        <w:rPr>
          <w:rFonts w:ascii="Arial" w:hAnsi="Arial" w:cs="Arial"/>
          <w:b/>
          <w:bCs/>
          <w:sz w:val="22"/>
        </w:rPr>
        <w:t>=xxx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w:t>
      </w:r>
      <w:proofErr w:type="gramStart"/>
      <w:r w:rsidR="00970A10">
        <w:rPr>
          <w:bCs/>
        </w:rPr>
        <w:t>password;  if</w:t>
      </w:r>
      <w:proofErr w:type="gramEnd"/>
      <w:r w:rsidR="00970A10">
        <w:rPr>
          <w:bCs/>
        </w:rPr>
        <w:t xml:space="preserve">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4E14CD">
      <w:pPr>
        <w:pStyle w:val="Heading3"/>
      </w:pPr>
      <w:bookmarkStart w:id="3464" w:name="_Toc261788193"/>
      <w:bookmarkStart w:id="3465" w:name="_Toc274153585"/>
      <w:bookmarkStart w:id="3466" w:name="_Toc274153721"/>
      <w:bookmarkStart w:id="3467" w:name="_Toc274154048"/>
      <w:bookmarkStart w:id="3468" w:name="_Toc132120873"/>
      <w:r>
        <w:lastRenderedPageBreak/>
        <w:t>N</w:t>
      </w:r>
      <w:r w:rsidR="00E43BF2">
        <w:t>on-GUI Server Startup</w:t>
      </w:r>
      <w:bookmarkEnd w:id="3464"/>
      <w:bookmarkEnd w:id="3465"/>
      <w:bookmarkEnd w:id="3466"/>
      <w:bookmarkEnd w:id="3467"/>
      <w:bookmarkEnd w:id="3468"/>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w:t>
      </w:r>
      <w:proofErr w:type="spellStart"/>
      <w:r w:rsidRPr="00117D6F">
        <w:rPr>
          <w:rStyle w:val="CODE"/>
          <w:b/>
        </w:rPr>
        <w:t>nogui</w:t>
      </w:r>
      <w:proofErr w:type="spellEnd"/>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3469" w:name="_Ref303094969"/>
      <w:r w:rsidR="00CB008B">
        <w:rPr>
          <w:rStyle w:val="FootnoteReference"/>
        </w:rPr>
        <w:footnoteReference w:id="12"/>
      </w:r>
      <w:bookmarkEnd w:id="3469"/>
    </w:p>
    <w:p w14:paraId="19F37931" w14:textId="77777777" w:rsidR="00E43BF2" w:rsidRPr="00E43BF2" w:rsidRDefault="00E43BF2" w:rsidP="004D5FBB">
      <w:pPr>
        <w:spacing w:before="120" w:after="120"/>
        <w:ind w:firstLine="432"/>
        <w:rPr>
          <w:rStyle w:val="CODE"/>
          <w:b/>
        </w:rPr>
      </w:pPr>
      <w:r w:rsidRPr="00E43BF2">
        <w:rPr>
          <w:rStyle w:val="CODE"/>
          <w:b/>
        </w:rPr>
        <w:t>pc2server --</w:t>
      </w:r>
      <w:proofErr w:type="spellStart"/>
      <w:r w:rsidRPr="00E43BF2">
        <w:rPr>
          <w:rStyle w:val="CODE"/>
          <w:b/>
        </w:rPr>
        <w:t>nogui</w:t>
      </w:r>
      <w:proofErr w:type="spellEnd"/>
      <w:r w:rsidRPr="00E43BF2">
        <w:rPr>
          <w:rStyle w:val="CODE"/>
          <w:b/>
        </w:rPr>
        <w:t xml:space="preserve"> --login site1 --password site1 --</w:t>
      </w:r>
      <w:proofErr w:type="spellStart"/>
      <w:r w:rsidRPr="00E43BF2">
        <w:rPr>
          <w:rStyle w:val="CODE"/>
          <w:b/>
        </w:rPr>
        <w:t>contestpassword</w:t>
      </w:r>
      <w:proofErr w:type="spellEnd"/>
      <w:r w:rsidRPr="00E43BF2">
        <w:rPr>
          <w:rStyle w:val="CODE"/>
          <w:b/>
        </w:rPr>
        <w:t xml:space="preserve"> contest</w:t>
      </w:r>
    </w:p>
    <w:p w14:paraId="2C7D091F" w14:textId="057BF197" w:rsidR="00E43BF2" w:rsidRDefault="00E43BF2" w:rsidP="004D5FBB">
      <w:pPr>
        <w:ind w:firstLine="432"/>
        <w:jc w:val="both"/>
      </w:pPr>
      <w:r>
        <w:t>To start a secondary server without a GUI in a multi-site contest the following command could be used:</w:t>
      </w:r>
      <w:del w:id="3473" w:author="John Clevenger" w:date="2022-06-15T11:59:00Z">
        <w:r w:rsidR="00D643B5" w:rsidDel="00783834">
          <w:delText xml:space="preserve"> </w:delText>
        </w:r>
        <w:r w:rsidR="00B0613D" w:rsidRPr="00B0613D" w:rsidDel="00783834">
          <w:rPr>
            <w:vertAlign w:val="superscript"/>
          </w:rPr>
          <w:fldChar w:fldCharType="begin"/>
        </w:r>
        <w:r w:rsidR="00B0613D" w:rsidRPr="00B0613D" w:rsidDel="00783834">
          <w:rPr>
            <w:vertAlign w:val="superscript"/>
          </w:rPr>
          <w:delInstrText xml:space="preserve"> NOTEREF _Ref303094969 \h </w:delInstrText>
        </w:r>
        <w:r w:rsidR="00B0613D" w:rsidDel="00783834">
          <w:rPr>
            <w:vertAlign w:val="superscript"/>
          </w:rPr>
          <w:delInstrText xml:space="preserve"> \* MERGEFORMAT </w:delInstrText>
        </w:r>
        <w:r w:rsidR="00B0613D" w:rsidRPr="00B0613D" w:rsidDel="00783834">
          <w:rPr>
            <w:vertAlign w:val="superscript"/>
          </w:rPr>
        </w:r>
        <w:r w:rsidR="00B0613D" w:rsidRPr="00B0613D" w:rsidDel="00783834">
          <w:rPr>
            <w:vertAlign w:val="superscript"/>
          </w:rPr>
          <w:fldChar w:fldCharType="separate"/>
        </w:r>
        <w:r w:rsidR="005D2B69" w:rsidDel="00783834">
          <w:rPr>
            <w:vertAlign w:val="superscript"/>
          </w:rPr>
          <w:delText>11</w:delText>
        </w:r>
        <w:r w:rsidR="00B0613D" w:rsidRPr="00B0613D" w:rsidDel="00783834">
          <w:rPr>
            <w:vertAlign w:val="superscript"/>
          </w:rPr>
          <w:fldChar w:fldCharType="end"/>
        </w:r>
      </w:del>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w:t>
      </w:r>
      <w:proofErr w:type="spellStart"/>
      <w:r w:rsidRPr="005206AB">
        <w:rPr>
          <w:rStyle w:val="CODE"/>
          <w:b/>
        </w:rPr>
        <w:t>contestpassword</w:t>
      </w:r>
      <w:proofErr w:type="spellEnd"/>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w:t>
      </w:r>
      <w:proofErr w:type="spellStart"/>
      <w:r w:rsidRPr="005206AB">
        <w:rPr>
          <w:rStyle w:val="CODE"/>
          <w:b/>
        </w:rPr>
        <w:t>nogui</w:t>
      </w:r>
      <w:proofErr w:type="spellEnd"/>
      <w:r w:rsidRPr="005206AB">
        <w:rPr>
          <w:rStyle w:val="CODE"/>
          <w:b/>
        </w:rPr>
        <w:t xml:space="preserve"> </w:t>
      </w:r>
      <w:r>
        <w:t>option, it sends all of its output in text form to the console window from which it was started.  The following shows an example of a server started in this way.</w:t>
      </w:r>
      <w:r w:rsidR="00D643B5">
        <w:t xml:space="preserve">  Any subsequent text produced by the server (</w:t>
      </w:r>
      <w:proofErr w:type="gramStart"/>
      <w:r w:rsidR="00D643B5">
        <w:t>e.g.</w:t>
      </w:r>
      <w:proofErr w:type="gramEnd"/>
      <w:r w:rsidR="00D643B5">
        <w:t xml:space="preserve">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 2014 20:46 UTC) Build 2822</w:t>
            </w:r>
          </w:p>
          <w:p w14:paraId="5DF883E7" w14:textId="77777777" w:rsidR="00B971BE" w:rsidRPr="00B971BE" w:rsidRDefault="00B971BE" w:rsidP="00B971BE">
            <w:pPr>
              <w:rPr>
                <w:rStyle w:val="CODE"/>
              </w:rPr>
            </w:pPr>
            <w:r w:rsidRPr="00B971BE">
              <w:rPr>
                <w:rStyle w:val="CODE"/>
              </w:rPr>
              <w:t xml:space="preserve">Java </w:t>
            </w:r>
            <w:proofErr w:type="spellStart"/>
            <w:r w:rsidRPr="00B971BE">
              <w:rPr>
                <w:rStyle w:val="CODE"/>
              </w:rPr>
              <w:t>ver</w:t>
            </w:r>
            <w:proofErr w:type="spellEnd"/>
            <w:r w:rsidRPr="00B971BE">
              <w:rPr>
                <w:rStyle w:val="CODE"/>
              </w:rPr>
              <w:t xml:space="preserve">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8E55F3">
      <w:pPr>
        <w:pStyle w:val="Heading2"/>
      </w:pPr>
      <w:bookmarkStart w:id="3474" w:name="_Toc132120874"/>
      <w:r w:rsidRPr="00E70C34">
        <w:t>Server</w:t>
      </w:r>
      <w:r>
        <w:t xml:space="preserve"> GUI Controls</w:t>
      </w:r>
      <w:bookmarkEnd w:id="3474"/>
    </w:p>
    <w:p w14:paraId="5560C36D" w14:textId="11F37C51" w:rsidR="00E70C34" w:rsidDel="00D97BBB" w:rsidRDefault="0017213D" w:rsidP="005374B3">
      <w:pPr>
        <w:keepLines/>
        <w:spacing w:before="180"/>
        <w:ind w:left="360" w:firstLine="720"/>
        <w:jc w:val="both"/>
        <w:rPr>
          <w:del w:id="3475" w:author="John Clevenger" w:date="2022-06-22T18:19:00Z"/>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w:t>
      </w:r>
      <w:proofErr w:type="spellStart"/>
      <w:r w:rsidR="00E70C34" w:rsidRPr="005206AB">
        <w:rPr>
          <w:rStyle w:val="CODE"/>
          <w:b/>
        </w:rPr>
        <w:t>nogui</w:t>
      </w:r>
      <w:proofErr w:type="spellEnd"/>
      <w:r w:rsidR="00E70C34" w:rsidRPr="005206AB">
        <w:rPr>
          <w:rStyle w:val="CODE"/>
          <w:b/>
        </w:rPr>
        <w:t xml:space="preserve"> </w:t>
      </w:r>
      <w:r w:rsidR="00E70C34">
        <w:rPr>
          <w:bCs/>
        </w:rPr>
        <w:t xml:space="preserve">option) </w:t>
      </w:r>
      <w:r w:rsidR="00943041">
        <w:rPr>
          <w:bCs/>
        </w:rPr>
        <w:t xml:space="preserve">a GUI </w:t>
      </w:r>
      <w:del w:id="3476" w:author="John Clevenger" w:date="2022-06-22T18:20:00Z">
        <w:r w:rsidR="00943041" w:rsidDel="00D97BBB">
          <w:rPr>
            <w:bCs/>
          </w:rPr>
          <w:delText>similar to</w:delText>
        </w:r>
      </w:del>
      <w:ins w:id="3477" w:author="John Clevenger" w:date="2022-06-22T18:20:00Z">
        <w:r w:rsidR="00D97BBB">
          <w:rPr>
            <w:bCs/>
          </w:rPr>
          <w:t>like</w:t>
        </w:r>
      </w:ins>
      <w:r w:rsidR="00943041">
        <w:rPr>
          <w:bCs/>
        </w:rPr>
        <w:t xml:space="preserve"> the</w:t>
      </w:r>
      <w:r w:rsidR="00E70C34">
        <w:rPr>
          <w:bCs/>
        </w:rPr>
        <w:t xml:space="preserve"> following appears</w:t>
      </w:r>
      <w:r>
        <w:rPr>
          <w:bCs/>
        </w:rPr>
        <w:t>:</w:t>
      </w:r>
    </w:p>
    <w:p w14:paraId="7C360BD4" w14:textId="73FBDDC0" w:rsidR="009D59B3" w:rsidDel="00D97BBB" w:rsidRDefault="009D59B3">
      <w:pPr>
        <w:keepNext/>
        <w:keepLines/>
        <w:spacing w:before="180"/>
        <w:rPr>
          <w:del w:id="3478" w:author="John Clevenger" w:date="2022-06-22T18:19:00Z"/>
        </w:rPr>
        <w:pPrChange w:id="3479" w:author="John Clevenger" w:date="2022-06-22T18:19:00Z">
          <w:pPr>
            <w:keepNext/>
            <w:keepLines/>
            <w:spacing w:before="180"/>
            <w:ind w:left="360"/>
          </w:pPr>
        </w:pPrChange>
      </w:pPr>
    </w:p>
    <w:p w14:paraId="4070BF0C" w14:textId="2C42D6EA" w:rsidR="009D59B3" w:rsidRDefault="00A92296">
      <w:pPr>
        <w:keepLines/>
        <w:spacing w:before="180"/>
        <w:ind w:left="360" w:firstLine="720"/>
        <w:jc w:val="both"/>
        <w:pPrChange w:id="3480" w:author="John Clevenger" w:date="2022-06-22T18:19:00Z">
          <w:pPr>
            <w:keepNext/>
            <w:keepLines/>
            <w:spacing w:before="180"/>
            <w:ind w:left="360" w:firstLine="720"/>
            <w:jc w:val="center"/>
          </w:pPr>
        </w:pPrChange>
      </w:pPr>
      <w:del w:id="3481" w:author="John Clevenger" w:date="2022-06-22T18:19:00Z">
        <w:r w:rsidRPr="00697998" w:rsidDel="00D97BBB">
          <w:rPr>
            <w:noProof/>
          </w:rPr>
          <w:drawing>
            <wp:inline distT="0" distB="0" distL="0" distR="0" wp14:anchorId="317D2C7A" wp14:editId="04CD2641">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del>
    </w:p>
    <w:p w14:paraId="405E1317" w14:textId="20770FEE" w:rsidR="0017213D" w:rsidRDefault="00D97BBB" w:rsidP="005374B3">
      <w:pPr>
        <w:pStyle w:val="Caption"/>
        <w:ind w:left="360"/>
        <w:jc w:val="center"/>
        <w:rPr>
          <w:bCs w:val="0"/>
        </w:rPr>
      </w:pPr>
      <w:ins w:id="3482" w:author="John Clevenger" w:date="2022-06-22T18:19:00Z">
        <w:r>
          <w:rPr>
            <w:noProof/>
          </w:rPr>
          <w:lastRenderedPageBreak/>
          <w:drawing>
            <wp:anchor distT="0" distB="0" distL="114300" distR="114300" simplePos="0" relativeHeight="251695104" behindDoc="0" locked="0" layoutInCell="1" allowOverlap="1" wp14:anchorId="7D92D894" wp14:editId="4D415066">
              <wp:simplePos x="0" y="0"/>
              <wp:positionH relativeFrom="column">
                <wp:posOffset>974725</wp:posOffset>
              </wp:positionH>
              <wp:positionV relativeFrom="paragraph">
                <wp:posOffset>117475</wp:posOffset>
              </wp:positionV>
              <wp:extent cx="3989070" cy="2113915"/>
              <wp:effectExtent l="0" t="0" r="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070" cy="2113915"/>
                      </a:xfrm>
                      <a:prstGeom prst="rect">
                        <a:avLst/>
                      </a:prstGeom>
                    </pic:spPr>
                  </pic:pic>
                </a:graphicData>
              </a:graphic>
              <wp14:sizeRelH relativeFrom="page">
                <wp14:pctWidth>0</wp14:pctWidth>
              </wp14:sizeRelH>
              <wp14:sizeRelV relativeFrom="page">
                <wp14:pctHeight>0</wp14:pctHeight>
              </wp14:sizeRelV>
            </wp:anchor>
          </w:drawing>
        </w:r>
      </w:ins>
    </w:p>
    <w:p w14:paraId="740F2A20" w14:textId="5089557F"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3"/>
      </w:r>
    </w:p>
    <w:p w14:paraId="04D0067D" w14:textId="122A2F34" w:rsidR="00F05134" w:rsidRDefault="002015F3" w:rsidP="004E14CD">
      <w:pPr>
        <w:pStyle w:val="Heading3"/>
      </w:pPr>
      <w:bookmarkStart w:id="3483" w:name="_Toc261788194"/>
      <w:bookmarkStart w:id="3484" w:name="_Toc274153586"/>
      <w:bookmarkStart w:id="3485" w:name="_Toc274153722"/>
      <w:bookmarkStart w:id="3486" w:name="_Toc274154049"/>
      <w:bookmarkStart w:id="3487" w:name="_Toc132120875"/>
      <w:r>
        <w:t xml:space="preserve">Adding </w:t>
      </w:r>
      <w:r w:rsidR="00F05134">
        <w:t>Sites</w:t>
      </w:r>
      <w:bookmarkEnd w:id="3483"/>
      <w:bookmarkEnd w:id="3484"/>
      <w:bookmarkEnd w:id="3485"/>
      <w:bookmarkEnd w:id="3486"/>
      <w:bookmarkEnd w:id="3487"/>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4"/>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5"/>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field in the row and enter the port number at which the new site is expected to be contacting the primary site.</w:t>
      </w:r>
      <w:r w:rsidR="004A4552">
        <w:rPr>
          <w:rStyle w:val="FootnoteReference"/>
        </w:rPr>
        <w:footnoteReference w:id="16"/>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proofErr w:type="spellStart"/>
      <w:proofErr w:type="gramStart"/>
      <w:r w:rsidR="005C7AB7" w:rsidRPr="00ED3F88">
        <w:rPr>
          <w:b/>
          <w:u w:val="single"/>
        </w:rPr>
        <w:t>two step</w:t>
      </w:r>
      <w:proofErr w:type="spellEnd"/>
      <w:proofErr w:type="gramEnd"/>
      <w:r w:rsidR="005C7AB7" w:rsidRPr="00ED3F88">
        <w:rPr>
          <w:b/>
          <w:u w:val="single"/>
        </w:rPr>
        <w:t xml:space="preserve">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lastRenderedPageBreak/>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proofErr w:type="spellStart"/>
      <w:r w:rsidR="00AA6741">
        <w:rPr>
          <w:b/>
          <w:i/>
        </w:rPr>
        <w:t>siteX</w:t>
      </w:r>
      <w:proofErr w:type="spellEnd"/>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4E14CD">
      <w:pPr>
        <w:pStyle w:val="Heading3"/>
      </w:pPr>
      <w:bookmarkStart w:id="3488" w:name="_Toc261788203"/>
      <w:bookmarkStart w:id="3489" w:name="_Toc274153595"/>
      <w:bookmarkStart w:id="3490" w:name="_Toc274153731"/>
      <w:bookmarkStart w:id="3491" w:name="_Toc274154058"/>
      <w:bookmarkStart w:id="3492" w:name="_Toc132120876"/>
      <w:r>
        <w:t>Restarting / Reconnecting Servers</w:t>
      </w:r>
      <w:bookmarkEnd w:id="3488"/>
      <w:bookmarkEnd w:id="3489"/>
      <w:bookmarkEnd w:id="3490"/>
      <w:bookmarkEnd w:id="3491"/>
      <w:bookmarkEnd w:id="3492"/>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w:t>
      </w:r>
      <w:proofErr w:type="spellStart"/>
      <w:r>
        <w:t>shutdown</w:t>
      </w:r>
      <w:proofErr w:type="spellEnd"/>
      <w:r>
        <w:t xml:space="preserve">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drawing>
          <wp:anchor distT="0" distB="0" distL="114300" distR="114300" simplePos="0" relativeHeight="251633664" behindDoc="0" locked="0" layoutInCell="1" allowOverlap="1" wp14:anchorId="29A2A590" wp14:editId="5DB62927">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lastRenderedPageBreak/>
        <w:drawing>
          <wp:anchor distT="0" distB="0" distL="114300" distR="114300" simplePos="0" relativeHeight="251635712" behindDoc="0" locked="0" layoutInCell="1" allowOverlap="1" wp14:anchorId="72A98A1F" wp14:editId="30559DAD">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7"/>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4E14CD">
      <w:pPr>
        <w:pStyle w:val="Heading3"/>
      </w:pPr>
      <w:bookmarkStart w:id="3493" w:name="_Toc132120877"/>
      <w:r>
        <w:t>Connections and Logins</w:t>
      </w:r>
      <w:bookmarkEnd w:id="3493"/>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4E14CD">
      <w:pPr>
        <w:pStyle w:val="Heading3"/>
      </w:pPr>
      <w:bookmarkStart w:id="3494" w:name="_Toc132120878"/>
      <w:r>
        <w:t>Additional Server GUI Controls</w:t>
      </w:r>
      <w:bookmarkEnd w:id="3494"/>
    </w:p>
    <w:p w14:paraId="17D64A22" w14:textId="77777777" w:rsidR="0024529F" w:rsidRDefault="002015F3" w:rsidP="005374B3">
      <w:pPr>
        <w:spacing w:before="120"/>
        <w:ind w:left="360" w:firstLine="720"/>
        <w:jc w:val="both"/>
      </w:pPr>
      <w:r>
        <w:t xml:space="preserve">The remaining tabs on the Server </w:t>
      </w:r>
      <w:proofErr w:type="gramStart"/>
      <w:r>
        <w:t>GUI  (</w:t>
      </w:r>
      <w:proofErr w:type="gramEnd"/>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8E55F3">
      <w:pPr>
        <w:pStyle w:val="Heading2"/>
      </w:pPr>
      <w:bookmarkStart w:id="3495" w:name="_Toc261788195"/>
      <w:bookmarkStart w:id="3496" w:name="_Toc274153587"/>
      <w:bookmarkStart w:id="3497" w:name="_Toc274153723"/>
      <w:bookmarkStart w:id="3498" w:name="_Toc274154050"/>
      <w:bookmarkStart w:id="3499" w:name="_Toc132120879"/>
      <w:r>
        <w:lastRenderedPageBreak/>
        <w:t>Starting Clients</w:t>
      </w:r>
      <w:bookmarkEnd w:id="3495"/>
      <w:bookmarkEnd w:id="3496"/>
      <w:bookmarkEnd w:id="3497"/>
      <w:bookmarkEnd w:id="3498"/>
      <w:bookmarkEnd w:id="3499"/>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proofErr w:type="gramStart"/>
      <w:r>
        <w:rPr>
          <w:vertAlign w:val="superscript"/>
        </w:rPr>
        <w:t xml:space="preserve">2 </w:t>
      </w:r>
      <w:r>
        <w:t xml:space="preserve"> clients</w:t>
      </w:r>
      <w:proofErr w:type="gramEnd"/>
      <w:r>
        <w:t xml:space="preserve"> to login and use the system</w:t>
      </w:r>
      <w:r>
        <w:rPr>
          <w:rStyle w:val="FootnoteReference"/>
        </w:rPr>
        <w:footnoteReference w:id="18"/>
      </w:r>
      <w:r>
        <w:t>.  The normal procedure is first to start a client using the “</w:t>
      </w:r>
      <w:r>
        <w:rPr>
          <w:rFonts w:ascii="Courier New" w:hAnsi="Courier New" w:cs="Courier New"/>
          <w:b/>
          <w:bCs/>
          <w:sz w:val="20"/>
        </w:rPr>
        <w:t>pc2admin</w:t>
      </w:r>
      <w:r>
        <w:t xml:space="preserve">” command and login as the “root” </w:t>
      </w:r>
      <w:proofErr w:type="gramStart"/>
      <w:r>
        <w:t xml:space="preserve">administrator </w:t>
      </w:r>
      <w:r w:rsidR="009B4604">
        <w:t xml:space="preserve"> (</w:t>
      </w:r>
      <w:proofErr w:type="gramEnd"/>
      <w:r w:rsidR="009B4604">
        <w:t xml:space="preserve">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9"/>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3500" w:name="_Toc40367855"/>
      <w:r w:rsidR="0095375A">
        <w:t xml:space="preserve">  </w:t>
      </w:r>
      <w:bookmarkEnd w:id="3500"/>
    </w:p>
    <w:p w14:paraId="7DC595D8" w14:textId="2E6C30D0" w:rsidR="001A534A" w:rsidRDefault="00D97BBB" w:rsidP="005374B3">
      <w:pPr>
        <w:ind w:left="360" w:firstLine="720"/>
        <w:jc w:val="both"/>
      </w:pPr>
      <w:ins w:id="3501" w:author="John Clevenger" w:date="2022-06-22T18:23:00Z">
        <w:r>
          <w:rPr>
            <w:noProof/>
          </w:rPr>
          <w:drawing>
            <wp:anchor distT="0" distB="0" distL="114300" distR="114300" simplePos="0" relativeHeight="251696128" behindDoc="0" locked="0" layoutInCell="1" allowOverlap="1" wp14:anchorId="09532B1B" wp14:editId="5F8ECDE3">
              <wp:simplePos x="0" y="0"/>
              <wp:positionH relativeFrom="column">
                <wp:posOffset>1068705</wp:posOffset>
              </wp:positionH>
              <wp:positionV relativeFrom="paragraph">
                <wp:posOffset>1515110</wp:posOffset>
              </wp:positionV>
              <wp:extent cx="4017645" cy="2519680"/>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7645" cy="251968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Each time a client is started, the client will read its </w:t>
      </w:r>
      <w:r w:rsidR="0046413A">
        <w:rPr>
          <w:rFonts w:ascii="Courier New" w:hAnsi="Courier New"/>
          <w:b/>
          <w:bCs/>
          <w:snapToGrid w:val="0"/>
          <w:sz w:val="20"/>
        </w:rPr>
        <w:t>pc2v9.ini</w:t>
      </w:r>
      <w:r w:rsidR="00481474">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sidR="00481474">
        <w:rPr>
          <w:b/>
          <w:bCs/>
        </w:rPr>
        <w:t xml:space="preserve"> </w:t>
      </w:r>
      <w:r w:rsidR="00481474">
        <w:t>file, the progress of these steps will be</w:t>
      </w:r>
      <w:r w:rsidR="0084532E">
        <w:t xml:space="preserve"> displayed and/or written to a</w:t>
      </w:r>
      <w:r w:rsidR="00481474">
        <w:t xml:space="preserve"> file in the client’s startup directory</w:t>
      </w:r>
      <w:r w:rsidR="0084532E">
        <w:t xml:space="preserve"> under </w:t>
      </w:r>
      <w:r w:rsidR="0084532E" w:rsidRPr="0084532E">
        <w:rPr>
          <w:b/>
        </w:rPr>
        <w:t>logs</w:t>
      </w:r>
      <w:r w:rsidR="00481474">
        <w:t>.   If any errors occur or the client fails to produce the login screen, check the</w:t>
      </w:r>
      <w:r w:rsidR="001A534A">
        <w:t xml:space="preserve"> log file in the </w:t>
      </w:r>
      <w:proofErr w:type="gramStart"/>
      <w:r w:rsidR="001A534A" w:rsidRPr="007B18AD">
        <w:rPr>
          <w:b/>
        </w:rPr>
        <w:t>logs</w:t>
      </w:r>
      <w:proofErr w:type="gramEnd"/>
      <w:r w:rsidR="001A534A">
        <w:t xml:space="preserve"> directory for more details.</w:t>
      </w:r>
      <w:del w:id="3502" w:author="John Clevenger" w:date="2022-06-22T18:24:00Z">
        <w:r w:rsidR="007B18AD" w:rsidRPr="007B18AD" w:rsidDel="002A381E">
          <w:rPr>
            <w:rStyle w:val="FootnoteReference"/>
          </w:rPr>
          <w:delText xml:space="preserve"> </w:delText>
        </w:r>
      </w:del>
      <w:r w:rsidR="007B18AD">
        <w:rPr>
          <w:rStyle w:val="FootnoteReference"/>
        </w:rPr>
        <w:footnoteReference w:id="20"/>
      </w:r>
    </w:p>
    <w:p w14:paraId="2012794E" w14:textId="33EF0948" w:rsidR="0084532E" w:rsidRDefault="00A92296" w:rsidP="005374B3">
      <w:pPr>
        <w:ind w:left="360" w:firstLine="720"/>
        <w:jc w:val="both"/>
      </w:pPr>
      <w:del w:id="3503" w:author="John Clevenger" w:date="2022-06-22T18:23:00Z">
        <w:r w:rsidDel="00D97BBB">
          <w:rPr>
            <w:noProof/>
          </w:rPr>
          <w:drawing>
            <wp:anchor distT="0" distB="0" distL="114300" distR="114300" simplePos="0" relativeHeight="251637760" behindDoc="0" locked="0" layoutInCell="1" allowOverlap="1" wp14:anchorId="357B23C5" wp14:editId="047D67B8">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BD0BCC4" w14:textId="1E25DA2E" w:rsidR="00D97BBB" w:rsidRDefault="00D97BBB" w:rsidP="005374B3">
      <w:pPr>
        <w:ind w:left="360" w:firstLine="720"/>
        <w:jc w:val="both"/>
        <w:rPr>
          <w:ins w:id="3504" w:author="John Clevenger" w:date="2022-06-22T18:23:00Z"/>
        </w:rPr>
      </w:pPr>
    </w:p>
    <w:p w14:paraId="7FC4664C" w14:textId="3E1E6096"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w:t>
      </w:r>
      <w:r>
        <w:lastRenderedPageBreak/>
        <w:t xml:space="preserve">terminated.  </w:t>
      </w:r>
      <w:ins w:id="3505" w:author="John Clevenger" w:date="2022-06-22T18:21:00Z">
        <w:r w:rsidR="00D97BBB">
          <w:t>By default, t</w:t>
        </w:r>
      </w:ins>
      <w:del w:id="3506" w:author="John Clevenger" w:date="2022-06-22T18:21:00Z">
        <w:r w:rsidDel="00D97BBB">
          <w:delText>T</w:delText>
        </w:r>
      </w:del>
      <w:r>
        <w: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ins w:id="3507" w:author="John Clevenger" w:date="2022-06-22T18:21:00Z">
        <w:r w:rsidR="00D97BBB">
          <w:t xml:space="preserve">.  </w:t>
        </w:r>
      </w:ins>
      <w:ins w:id="3508" w:author="John Clevenger" w:date="2022-06-22T18:22:00Z">
        <w:r w:rsidR="00D97BBB">
          <w:t>However, the PC</w:t>
        </w:r>
        <w:r w:rsidR="00D97BBB" w:rsidRPr="00D97BBB">
          <w:rPr>
            <w:vertAlign w:val="superscript"/>
            <w:rPrChange w:id="3509" w:author="John Clevenger" w:date="2022-06-22T18:22:00Z">
              <w:rPr/>
            </w:rPrChange>
          </w:rPr>
          <w:t>2</w:t>
        </w:r>
        <w:r w:rsidR="00D97BBB">
          <w:t xml:space="preserve"> Admin contains a Settings option that allows enabling multiple team logins.</w:t>
        </w:r>
      </w:ins>
      <w:del w:id="3510" w:author="John Clevenger" w:date="2022-06-22T18:21:00Z">
        <w:r w:rsidDel="00D97BBB">
          <w:delText>.</w:delText>
        </w:r>
      </w:del>
    </w:p>
    <w:p w14:paraId="2C955DF5" w14:textId="4961EA2D" w:rsidR="00481474" w:rsidRDefault="00000000" w:rsidP="008E55F3">
      <w:pPr>
        <w:pStyle w:val="Heading2"/>
      </w:pPr>
      <w:bookmarkStart w:id="3511" w:name="_Toc132120880"/>
      <w:r>
        <w:rPr>
          <w:noProof/>
        </w:rPr>
        <w:pict w14:anchorId="696E593A">
          <v:rect id="Rectangle 29" o:spid="_x0000_s2050" style="position:absolute;left:0;text-align:left;margin-left:290.25pt;margin-top:235.95pt;width:118.5pt;height:1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" filled="f" stroked="f"/>
        </w:pict>
      </w:r>
      <w:r w:rsidR="00065DBE">
        <w:t>Contest Profiles</w:t>
      </w:r>
      <w:bookmarkEnd w:id="3511"/>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1"/>
      </w:r>
      <w:r w:rsidR="00065DBE">
        <w:rPr>
          <w:noProof/>
        </w:rPr>
        <w:t xml:space="preserve">   </w:t>
      </w:r>
    </w:p>
    <w:p w14:paraId="06A132D4" w14:textId="721BF43B" w:rsidR="007E04F6" w:rsidRDefault="00A92296" w:rsidP="005374B3">
      <w:pPr>
        <w:spacing w:before="120"/>
        <w:ind w:left="360" w:firstLine="540"/>
        <w:jc w:val="both"/>
        <w:rPr>
          <w:noProof/>
        </w:rPr>
      </w:pPr>
      <w:del w:id="3512" w:author="John Clevenger" w:date="2022-06-22T18:26:00Z">
        <w:r w:rsidDel="002A381E">
          <w:rPr>
            <w:noProof/>
          </w:rPr>
          <w:drawing>
            <wp:anchor distT="0" distB="0" distL="114300" distR="114300" simplePos="0" relativeHeight="251674624" behindDoc="0" locked="0" layoutInCell="1" allowOverlap="1" wp14:anchorId="069A32EF" wp14:editId="4777C59B">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381EAB" w14:textId="3B2BD3CF" w:rsidR="002A381E" w:rsidRDefault="002A381E" w:rsidP="005374B3">
      <w:pPr>
        <w:spacing w:before="120"/>
        <w:ind w:left="360" w:firstLine="540"/>
        <w:jc w:val="both"/>
        <w:rPr>
          <w:ins w:id="3513" w:author="John Clevenger" w:date="2022-06-22T18:26:00Z"/>
          <w:noProof/>
        </w:rPr>
      </w:pPr>
      <w:ins w:id="3514" w:author="John Clevenger" w:date="2022-06-22T18:26:00Z">
        <w:r>
          <w:rPr>
            <w:noProof/>
          </w:rPr>
          <w:lastRenderedPageBreak/>
          <w:drawing>
            <wp:anchor distT="0" distB="0" distL="114300" distR="114300" simplePos="0" relativeHeight="251697152" behindDoc="0" locked="0" layoutInCell="1" allowOverlap="1" wp14:anchorId="1B0855DD" wp14:editId="58E49C74">
              <wp:simplePos x="0" y="0"/>
              <wp:positionH relativeFrom="column">
                <wp:posOffset>687705</wp:posOffset>
              </wp:positionH>
              <wp:positionV relativeFrom="paragraph">
                <wp:posOffset>88265</wp:posOffset>
              </wp:positionV>
              <wp:extent cx="4398645" cy="2987675"/>
              <wp:effectExtent l="0" t="0" r="0" b="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8645" cy="2987675"/>
                      </a:xfrm>
                      <a:prstGeom prst="rect">
                        <a:avLst/>
                      </a:prstGeom>
                    </pic:spPr>
                  </pic:pic>
                </a:graphicData>
              </a:graphic>
              <wp14:sizeRelH relativeFrom="page">
                <wp14:pctWidth>0</wp14:pctWidth>
              </wp14:sizeRelH>
              <wp14:sizeRelV relativeFrom="page">
                <wp14:pctHeight>0</wp14:pctHeight>
              </wp14:sizeRelV>
            </wp:anchor>
          </w:drawing>
        </w:r>
      </w:ins>
    </w:p>
    <w:p w14:paraId="7127ACAE" w14:textId="3B628294"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4D382E59" w:rsidR="00BF32E1" w:rsidRDefault="002A381E" w:rsidP="005374B3">
      <w:pPr>
        <w:spacing w:before="120"/>
        <w:ind w:left="360" w:firstLine="540"/>
        <w:jc w:val="both"/>
        <w:rPr>
          <w:noProof/>
        </w:rPr>
      </w:pPr>
      <w:r>
        <w:rPr>
          <w:noProof/>
        </w:rPr>
        <w:drawing>
          <wp:anchor distT="0" distB="0" distL="114300" distR="114300" simplePos="0" relativeHeight="251676672" behindDoc="0" locked="0" layoutInCell="1" allowOverlap="1" wp14:anchorId="052E7BEC" wp14:editId="5553037A">
            <wp:simplePos x="0" y="0"/>
            <wp:positionH relativeFrom="column">
              <wp:posOffset>913130</wp:posOffset>
            </wp:positionH>
            <wp:positionV relativeFrom="paragraph">
              <wp:posOffset>342900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F791645" w:rsidR="007E04F6" w:rsidRDefault="002A381E" w:rsidP="005374B3">
      <w:pPr>
        <w:spacing w:before="120"/>
        <w:ind w:left="360" w:firstLine="540"/>
        <w:jc w:val="both"/>
        <w:rPr>
          <w:noProof/>
        </w:rPr>
      </w:pPr>
      <w:r w:rsidRPr="00DF643E">
        <w:rPr>
          <w:noProof/>
        </w:rPr>
        <w:lastRenderedPageBreak/>
        <w:drawing>
          <wp:anchor distT="0" distB="0" distL="114300" distR="114300" simplePos="0" relativeHeight="251698176" behindDoc="0" locked="0" layoutInCell="1" allowOverlap="1" wp14:anchorId="45086D2B" wp14:editId="6CB94A64">
            <wp:simplePos x="0" y="0"/>
            <wp:positionH relativeFrom="column">
              <wp:posOffset>1149350</wp:posOffset>
            </wp:positionH>
            <wp:positionV relativeFrom="paragraph">
              <wp:posOffset>1678940</wp:posOffset>
            </wp:positionV>
            <wp:extent cx="3756026" cy="3955588"/>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6" cy="3955588"/>
                    </a:xfrm>
                    <a:prstGeom prst="rect">
                      <a:avLst/>
                    </a:prstGeom>
                    <a:noFill/>
                    <a:ln>
                      <a:noFill/>
                    </a:ln>
                  </pic:spPr>
                </pic:pic>
              </a:graphicData>
            </a:graphic>
            <wp14:sizeRelH relativeFrom="page">
              <wp14:pctWidth>0</wp14:pctWidth>
            </wp14:sizeRelH>
            <wp14:sizeRelV relativeFrom="page">
              <wp14:pctHeight>0</wp14:pctHeight>
            </wp14:sizeRelV>
          </wp:anchor>
        </w:drawing>
      </w:r>
      <w:r w:rsidR="007E04F6">
        <w:rPr>
          <w:noProof/>
        </w:rPr>
        <w:t xml:space="preserve">Pressing the </w:t>
      </w:r>
      <w:r w:rsidR="007E04F6" w:rsidRPr="009A7536">
        <w:rPr>
          <w:rFonts w:ascii="Arial" w:hAnsi="Arial" w:cs="Arial"/>
          <w:b/>
          <w:noProof/>
          <w:sz w:val="20"/>
        </w:rPr>
        <w:t>CLONE</w:t>
      </w:r>
      <w:r w:rsidR="007E04F6">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31943BFE" w:rsidR="00B97414" w:rsidDel="002A381E" w:rsidRDefault="00B97414" w:rsidP="005374B3">
      <w:pPr>
        <w:spacing w:before="120"/>
        <w:ind w:left="360" w:firstLine="540"/>
        <w:jc w:val="both"/>
        <w:rPr>
          <w:del w:id="3515" w:author="John Clevenger" w:date="2022-06-22T18:28:00Z"/>
          <w:noProof/>
        </w:rPr>
      </w:pPr>
    </w:p>
    <w:p w14:paraId="26F21756" w14:textId="11FF2C54" w:rsidR="00B97414" w:rsidRPr="00B97414" w:rsidDel="002A381E" w:rsidRDefault="00B97414" w:rsidP="005374B3">
      <w:pPr>
        <w:spacing w:before="120"/>
        <w:ind w:left="360" w:firstLine="540"/>
        <w:jc w:val="both"/>
        <w:rPr>
          <w:del w:id="3516" w:author="John Clevenger" w:date="2022-06-22T18:28:00Z"/>
          <w:noProof/>
        </w:rPr>
      </w:pPr>
    </w:p>
    <w:p w14:paraId="30760A4C" w14:textId="77777777" w:rsidR="007E04F6" w:rsidDel="002A381E" w:rsidRDefault="007E04F6" w:rsidP="005374B3">
      <w:pPr>
        <w:spacing w:before="120"/>
        <w:ind w:left="360" w:firstLine="540"/>
        <w:jc w:val="both"/>
        <w:rPr>
          <w:del w:id="3517" w:author="John Clevenger" w:date="2022-06-22T18:28:00Z"/>
          <w:noProof/>
        </w:rPr>
      </w:pPr>
    </w:p>
    <w:p w14:paraId="3B75C719" w14:textId="77777777" w:rsidR="009A7536" w:rsidRDefault="009A7536">
      <w:pPr>
        <w:spacing w:before="120"/>
        <w:jc w:val="both"/>
        <w:rPr>
          <w:noProof/>
        </w:rPr>
        <w:pPrChange w:id="3518" w:author="John Clevenger" w:date="2022-06-22T18:28:00Z">
          <w:pPr>
            <w:spacing w:before="120"/>
            <w:ind w:left="360" w:firstLine="540"/>
            <w:jc w:val="both"/>
          </w:pPr>
        </w:pPrChange>
      </w:pPr>
    </w:p>
    <w:p w14:paraId="3063DA7B" w14:textId="77777777" w:rsidR="009A7536" w:rsidRDefault="00A92296" w:rsidP="009A7536">
      <w:pPr>
        <w:spacing w:before="120"/>
        <w:ind w:left="360" w:firstLine="540"/>
        <w:jc w:val="both"/>
        <w:rPr>
          <w:noProof/>
        </w:rPr>
      </w:pPr>
      <w:r>
        <w:rPr>
          <w:noProof/>
        </w:rPr>
        <w:drawing>
          <wp:anchor distT="0" distB="0" distL="114300" distR="114300" simplePos="0" relativeHeight="251679744" behindDoc="0" locked="0" layoutInCell="1" allowOverlap="1" wp14:anchorId="0E8FC693" wp14:editId="1B67CDD3">
            <wp:simplePos x="0" y="0"/>
            <wp:positionH relativeFrom="column">
              <wp:posOffset>1123950</wp:posOffset>
            </wp:positionH>
            <wp:positionV relativeFrom="paragraph">
              <wp:posOffset>855345</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lastRenderedPageBreak/>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81792" behindDoc="0" locked="0" layoutInCell="1" allowOverlap="1" wp14:anchorId="6EB7778B" wp14:editId="784FD5EA">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Remove 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Del="002A381E" w:rsidRDefault="007B6B36" w:rsidP="007B6B36">
      <w:pPr>
        <w:spacing w:before="120"/>
        <w:ind w:left="360" w:firstLine="540"/>
        <w:jc w:val="both"/>
        <w:rPr>
          <w:del w:id="3519" w:author="John Clevenger" w:date="2022-06-22T18:28:00Z"/>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xml:space="preserve">.  See the Appendix on </w:t>
      </w:r>
      <w:r w:rsidRPr="00D70CBC">
        <w:rPr>
          <w:b/>
          <w:bCs/>
          <w:noProof/>
          <w:rPrChange w:id="3520" w:author="John Clevenger" w:date="2022-06-22T12:43:00Z">
            <w:rPr>
              <w:noProof/>
            </w:rPr>
          </w:rPrChange>
        </w:rPr>
        <w:t>PC</w:t>
      </w:r>
      <w:r w:rsidRPr="00D70CBC">
        <w:rPr>
          <w:b/>
          <w:bCs/>
          <w:noProof/>
          <w:vertAlign w:val="superscript"/>
          <w:rPrChange w:id="3521" w:author="John Clevenger" w:date="2022-06-22T12:43:00Z">
            <w:rPr>
              <w:noProof/>
              <w:vertAlign w:val="superscript"/>
            </w:rPr>
          </w:rPrChange>
        </w:rPr>
        <w:t>2</w:t>
      </w:r>
      <w:r w:rsidRPr="00D70CBC">
        <w:rPr>
          <w:b/>
          <w:bCs/>
          <w:noProof/>
          <w:rPrChange w:id="3522" w:author="John Clevenger" w:date="2022-06-22T12:43:00Z">
            <w:rPr>
              <w:noProof/>
            </w:rPr>
          </w:rPrChange>
        </w:rPr>
        <w:t xml:space="preserve"> Reports</w:t>
      </w:r>
      <w:r>
        <w:rPr>
          <w:noProof/>
        </w:rPr>
        <w:t xml:space="preserve"> for additional information.</w:t>
      </w:r>
    </w:p>
    <w:p w14:paraId="33C65890" w14:textId="77777777" w:rsidR="007B6B36" w:rsidDel="002A381E" w:rsidRDefault="007B6B36" w:rsidP="007B6B36">
      <w:pPr>
        <w:spacing w:before="120"/>
        <w:ind w:left="360" w:firstLine="540"/>
        <w:jc w:val="both"/>
        <w:rPr>
          <w:del w:id="3523" w:author="John Clevenger" w:date="2022-06-22T18:28:00Z"/>
          <w:noProof/>
        </w:rPr>
      </w:pPr>
    </w:p>
    <w:p w14:paraId="5B405B5C" w14:textId="77777777" w:rsidR="007B6B36" w:rsidRPr="00065DBE" w:rsidRDefault="007B6B36" w:rsidP="002A381E">
      <w:pPr>
        <w:spacing w:before="120"/>
        <w:ind w:left="360" w:firstLine="540"/>
        <w:jc w:val="both"/>
        <w:rPr>
          <w:noProof/>
        </w:rPr>
      </w:pPr>
    </w:p>
    <w:p w14:paraId="4EFDCA76" w14:textId="77777777" w:rsidR="00481474" w:rsidRDefault="00B320C1" w:rsidP="000D56AC">
      <w:pPr>
        <w:pStyle w:val="Heading1"/>
      </w:pPr>
      <w:bookmarkStart w:id="3524" w:name="_Toc40367856"/>
      <w:bookmarkStart w:id="3525" w:name="_Toc261788196"/>
      <w:bookmarkStart w:id="3526" w:name="_Toc274153588"/>
      <w:bookmarkStart w:id="3527" w:name="_Toc274153724"/>
      <w:bookmarkStart w:id="3528" w:name="_Toc274154051"/>
      <w:bookmarkStart w:id="3529" w:name="_Toc132120881"/>
      <w:r>
        <w:lastRenderedPageBreak/>
        <w:t xml:space="preserve">Interactive </w:t>
      </w:r>
      <w:bookmarkEnd w:id="3524"/>
      <w:bookmarkEnd w:id="3525"/>
      <w:bookmarkEnd w:id="3526"/>
      <w:bookmarkEnd w:id="3527"/>
      <w:bookmarkEnd w:id="3528"/>
      <w:r>
        <w:t>Contest Configuration</w:t>
      </w:r>
      <w:bookmarkEnd w:id="3529"/>
    </w:p>
    <w:p w14:paraId="794CFC3C" w14:textId="77777777" w:rsidR="0096542A" w:rsidRDefault="0096542A" w:rsidP="0096542A">
      <w:pPr>
        <w:spacing w:before="120"/>
        <w:ind w:left="360" w:firstLine="720"/>
        <w:jc w:val="both"/>
      </w:pPr>
      <w:bookmarkStart w:id="3530" w:name="_Toc261788197"/>
      <w:bookmarkStart w:id="3531" w:name="_Toc274153589"/>
      <w:bookmarkStart w:id="3532" w:name="_Toc274153725"/>
      <w:bookmarkStart w:id="3533"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14:paraId="3EFB8895" w14:textId="77777777" w:rsidR="00481474" w:rsidRDefault="00481474" w:rsidP="008E55F3">
      <w:pPr>
        <w:pStyle w:val="Heading2"/>
      </w:pPr>
      <w:bookmarkStart w:id="3534" w:name="_Toc132120882"/>
      <w:r>
        <w:t>Administrator Login</w:t>
      </w:r>
      <w:bookmarkEnd w:id="3530"/>
      <w:bookmarkEnd w:id="3531"/>
      <w:bookmarkEnd w:id="3532"/>
      <w:bookmarkEnd w:id="3533"/>
      <w:bookmarkEnd w:id="3534"/>
    </w:p>
    <w:p w14:paraId="52B39BD0" w14:textId="77777777"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proofErr w:type="gramStart"/>
      <w:r>
        <w:rPr>
          <w:vertAlign w:val="superscript"/>
        </w:rPr>
        <w:t>2</w:t>
      </w:r>
      <w:r>
        <w:rPr>
          <w:sz w:val="16"/>
        </w:rPr>
        <w:t xml:space="preserve">  </w:t>
      </w:r>
      <w:r>
        <w:t>“</w:t>
      </w:r>
      <w:proofErr w:type="gramEnd"/>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 xml:space="preserve">master </w:t>
      </w:r>
      <w:proofErr w:type="gramStart"/>
      <w:r>
        <w:rPr>
          <w:i/>
          <w:u w:val="single"/>
        </w:rPr>
        <w:t>Administrative</w:t>
      </w:r>
      <w:proofErr w:type="gramEnd"/>
      <w:r>
        <w:rPr>
          <w:i/>
          <w:u w:val="single"/>
        </w:rPr>
        <w:t xml:space="preser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 xml:space="preserve">Caveat </w:t>
      </w:r>
      <w:proofErr w:type="gramStart"/>
      <w:r>
        <w:rPr>
          <w:b/>
          <w:bCs/>
          <w:i/>
          <w:sz w:val="28"/>
          <w:u w:val="single"/>
        </w:rPr>
        <w:t>Administrator :</w:t>
      </w:r>
      <w:proofErr w:type="gramEnd"/>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8E55F3">
      <w:pPr>
        <w:pStyle w:val="Heading2"/>
      </w:pPr>
      <w:bookmarkStart w:id="3535" w:name="_Toc261788198"/>
      <w:bookmarkStart w:id="3536" w:name="_Toc274153590"/>
      <w:bookmarkStart w:id="3537" w:name="_Toc274153726"/>
      <w:bookmarkStart w:id="3538" w:name="_Toc274154053"/>
      <w:bookmarkStart w:id="3539" w:name="_Toc132120883"/>
      <w:r>
        <w:rPr>
          <w:noProof/>
        </w:rPr>
        <w:lastRenderedPageBreak/>
        <w:drawing>
          <wp:anchor distT="0" distB="0" distL="114300" distR="114300" simplePos="0" relativeHeight="251640832" behindDoc="0" locked="0" layoutInCell="1" allowOverlap="1" wp14:anchorId="22F6F8A0" wp14:editId="29CE700A">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3535"/>
      <w:bookmarkEnd w:id="3536"/>
      <w:bookmarkEnd w:id="3537"/>
      <w:bookmarkEnd w:id="3538"/>
      <w:bookmarkEnd w:id="3539"/>
      <w:r w:rsidR="00481474">
        <w:t xml:space="preserve"> </w:t>
      </w:r>
    </w:p>
    <w:p w14:paraId="33639962" w14:textId="6427510C" w:rsidR="00481474" w:rsidRDefault="00481474" w:rsidP="004E14CD">
      <w:pPr>
        <w:pStyle w:val="Heading3"/>
      </w:pPr>
      <w:bookmarkStart w:id="3540" w:name="_Toc261788199"/>
      <w:bookmarkStart w:id="3541" w:name="_Toc274153591"/>
      <w:bookmarkStart w:id="3542" w:name="_Toc274153727"/>
      <w:bookmarkStart w:id="3543" w:name="_Toc274154054"/>
      <w:bookmarkStart w:id="3544" w:name="_Toc132120884"/>
      <w:r>
        <w:t>Account Creation</w:t>
      </w:r>
      <w:bookmarkEnd w:id="3540"/>
      <w:bookmarkEnd w:id="3541"/>
      <w:bookmarkEnd w:id="3542"/>
      <w:bookmarkEnd w:id="3543"/>
      <w:bookmarkEnd w:id="3544"/>
    </w:p>
    <w:p w14:paraId="0F001CA5" w14:textId="77777777" w:rsidR="00481474" w:rsidRDefault="00481474" w:rsidP="005374B3">
      <w:pPr>
        <w:spacing w:before="120"/>
        <w:ind w:left="360" w:firstLine="720"/>
        <w:jc w:val="both"/>
      </w:pPr>
      <w:r>
        <w:t xml:space="preserve">Before any logins other than </w:t>
      </w:r>
      <w:proofErr w:type="gramStart"/>
      <w:r>
        <w:rPr>
          <w:b/>
          <w:bCs/>
        </w:rPr>
        <w:t xml:space="preserve">root </w:t>
      </w:r>
      <w:r>
        <w:t xml:space="preserve"> can</w:t>
      </w:r>
      <w:proofErr w:type="gramEnd"/>
      <w:r>
        <w:t xml:space="preserve">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w:t>
      </w:r>
      <w:proofErr w:type="gramStart"/>
      <w:r w:rsidR="00034A89">
        <w:t xml:space="preserve">the </w:t>
      </w:r>
      <w:r>
        <w:t xml:space="preserve"> </w:t>
      </w:r>
      <w:r w:rsidR="006D51D4">
        <w:t>main</w:t>
      </w:r>
      <w:proofErr w:type="gramEnd"/>
      <w:r w:rsidR="006D51D4">
        <w:t xml:space="preserve">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6FACF730">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w:t>
      </w:r>
      <w:r>
        <w:lastRenderedPageBreak/>
        <w:t xml:space="preserve">for each 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3545"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2"/>
      </w:r>
    </w:p>
    <w:p w14:paraId="4EF069FF" w14:textId="77777777" w:rsidR="001B15E7" w:rsidRPr="001B15E7" w:rsidRDefault="001B15E7" w:rsidP="005374B3">
      <w:pPr>
        <w:spacing w:before="240"/>
        <w:ind w:left="360" w:firstLine="720"/>
        <w:jc w:val="both"/>
      </w:pPr>
      <w:ins w:id="3546" w:author="john" w:date="2020-11-28T01:10:00Z">
        <w:r w:rsidRPr="001B15E7">
          <w:t xml:space="preserve">Note:  </w:t>
        </w:r>
      </w:ins>
      <w:ins w:id="3547" w:author="john" w:date="2020-11-28T01:11:00Z">
        <w:r w:rsidRPr="001B15E7">
          <w:t xml:space="preserve">by </w:t>
        </w:r>
        <w:proofErr w:type="gramStart"/>
        <w:r w:rsidRPr="001B15E7">
          <w:t>default</w:t>
        </w:r>
        <w:proofErr w:type="gramEnd"/>
        <w:r w:rsidRPr="001B15E7">
          <w:t xml:space="preserve"> PC</w:t>
        </w:r>
        <w:r w:rsidRPr="001B15E7">
          <w:rPr>
            <w:vertAlign w:val="superscript"/>
            <w:rPrChange w:id="3548" w:author="john" w:date="2020-11-28T01:12:00Z">
              <w:rPr/>
            </w:rPrChange>
          </w:rPr>
          <w:t>2</w:t>
        </w:r>
        <w:r w:rsidRPr="001B15E7">
          <w:t xml:space="preserve"> only allows a </w:t>
        </w:r>
        <w:r w:rsidRPr="001B15E7">
          <w:rPr>
            <w:i/>
          </w:rPr>
          <w:t xml:space="preserve">single </w:t>
        </w:r>
      </w:ins>
      <w:ins w:id="3549" w:author="john" w:date="2020-11-28T01:12:00Z">
        <w:r>
          <w:t xml:space="preserve">login at a time for any account; if a second user logs into the same account using the same (valid) credentials, the first login session is automatically terminated </w:t>
        </w:r>
      </w:ins>
      <w:ins w:id="3550" w:author="john" w:date="2020-11-28T01:13:00Z">
        <w:r>
          <w:t xml:space="preserve">(this is a security feature to insure that teams are not using more than one computer to access the </w:t>
        </w:r>
      </w:ins>
      <w:ins w:id="3551" w:author="john" w:date="2020-11-28T01:14:00Z">
        <w:r w:rsidRPr="002D3AA9">
          <w:t>PC</w:t>
        </w:r>
        <w:r w:rsidRPr="002D3AA9">
          <w:rPr>
            <w:vertAlign w:val="superscript"/>
          </w:rPr>
          <w:t>2</w:t>
        </w:r>
        <w:r w:rsidRPr="002D3AA9">
          <w:t xml:space="preserve"> </w:t>
        </w:r>
      </w:ins>
      <w:ins w:id="3552" w:author="john" w:date="2020-11-28T01:13:00Z">
        <w:r>
          <w:t xml:space="preserve">system).  However, starting with Version 9.7, </w:t>
        </w:r>
      </w:ins>
      <w:ins w:id="3553" w:author="john" w:date="2020-11-28T01:14:00Z">
        <w:r w:rsidRPr="002D3AA9">
          <w:t>PC</w:t>
        </w:r>
        <w:r w:rsidRPr="002D3AA9">
          <w:rPr>
            <w:vertAlign w:val="superscript"/>
          </w:rPr>
          <w:t>2</w:t>
        </w:r>
        <w:r w:rsidRPr="002D3AA9">
          <w:t xml:space="preserve"> </w:t>
        </w:r>
      </w:ins>
      <w:ins w:id="3554" w:author="john" w:date="2020-11-28T01:18:00Z">
        <w:r>
          <w:t>provides</w:t>
        </w:r>
      </w:ins>
      <w:ins w:id="3555" w:author="john" w:date="2020-11-28T01:13:00Z">
        <w:r>
          <w:t xml:space="preserve"> the </w:t>
        </w:r>
      </w:ins>
      <w:ins w:id="3556" w:author="john" w:date="2020-11-28T01:18:00Z">
        <w:r>
          <w:t xml:space="preserve">ability for the </w:t>
        </w:r>
      </w:ins>
      <w:ins w:id="3557" w:author="john" w:date="2020-11-28T01:13:00Z">
        <w:r>
          <w:t xml:space="preserve">Contest Administrator to configure the system to </w:t>
        </w:r>
      </w:ins>
      <w:ins w:id="3558" w:author="john" w:date="2020-11-28T01:14:00Z">
        <w:r>
          <w:rPr>
            <w:i/>
          </w:rPr>
          <w:t xml:space="preserve">allow </w:t>
        </w:r>
        <w:r>
          <w:t xml:space="preserve">multiple logins </w:t>
        </w:r>
        <w:r>
          <w:rPr>
            <w:i/>
          </w:rPr>
          <w:t xml:space="preserve">for </w:t>
        </w:r>
        <w:r w:rsidRPr="001B15E7">
          <w:rPr>
            <w:i/>
            <w:u w:val="single"/>
            <w:rPrChange w:id="3559" w:author="john" w:date="2020-11-28T01:18:00Z">
              <w:rPr>
                <w:i/>
              </w:rPr>
            </w:rPrChange>
          </w:rPr>
          <w:t>team</w:t>
        </w:r>
        <w:r>
          <w:rPr>
            <w:i/>
          </w:rPr>
          <w:t xml:space="preserve"> accounts</w:t>
        </w:r>
        <w:r>
          <w:t xml:space="preserve">.  See the section on </w:t>
        </w:r>
      </w:ins>
      <w:ins w:id="3560" w:author="john" w:date="2020-11-28T01:18:00Z">
        <w:r w:rsidRPr="001B15E7">
          <w:rPr>
            <w:rFonts w:ascii="Arial" w:hAnsi="Arial" w:cs="Arial"/>
            <w:b/>
            <w:bCs/>
            <w:sz w:val="20"/>
            <w:rPrChange w:id="3561" w:author="john" w:date="2020-11-28T01:18:00Z">
              <w:rPr/>
            </w:rPrChange>
          </w:rPr>
          <w:t>Options (</w:t>
        </w:r>
      </w:ins>
      <w:ins w:id="3562" w:author="john" w:date="2020-11-28T01:14:00Z">
        <w:r w:rsidRPr="001B15E7">
          <w:rPr>
            <w:rFonts w:ascii="Arial" w:hAnsi="Arial" w:cs="Arial"/>
            <w:b/>
            <w:bCs/>
            <w:sz w:val="20"/>
            <w:rPrChange w:id="3563" w:author="john" w:date="2020-11-28T01:18:00Z">
              <w:rPr/>
            </w:rPrChange>
          </w:rPr>
          <w:t>Settings</w:t>
        </w:r>
      </w:ins>
      <w:ins w:id="3564" w:author="john" w:date="2020-11-28T01:18:00Z">
        <w:r w:rsidRPr="001B15E7">
          <w:rPr>
            <w:rFonts w:ascii="Arial" w:hAnsi="Arial" w:cs="Arial"/>
            <w:b/>
            <w:bCs/>
            <w:sz w:val="20"/>
            <w:rPrChange w:id="3565" w:author="john" w:date="2020-11-28T01:18:00Z">
              <w:rPr/>
            </w:rPrChange>
          </w:rPr>
          <w:t>)</w:t>
        </w:r>
      </w:ins>
      <w:ins w:id="3566" w:author="john" w:date="2020-11-28T01:14:00Z">
        <w:r>
          <w:t xml:space="preserve">, below, for details on </w:t>
        </w:r>
      </w:ins>
      <w:ins w:id="3567" w:author="john" w:date="2020-11-28T01:18:00Z">
        <w:r>
          <w:t>allowing multiple team logins</w:t>
        </w:r>
      </w:ins>
      <w:ins w:id="3568" w:author="john" w:date="2020-11-28T01:14:00Z">
        <w:r>
          <w:t>.</w:t>
        </w:r>
      </w:ins>
    </w:p>
    <w:p w14:paraId="781F28BC" w14:textId="77777777" w:rsidR="00481474" w:rsidRDefault="00481474" w:rsidP="004E14CD">
      <w:pPr>
        <w:pStyle w:val="Heading3"/>
      </w:pPr>
      <w:bookmarkStart w:id="3569" w:name="_Toc261788200"/>
      <w:bookmarkStart w:id="3570" w:name="_Toc274153592"/>
      <w:bookmarkStart w:id="3571" w:name="_Toc274153728"/>
      <w:bookmarkStart w:id="3572" w:name="_Toc274154055"/>
      <w:bookmarkStart w:id="3573" w:name="_Toc132120885"/>
      <w:r>
        <w:t>Account Names and Passwords</w:t>
      </w:r>
      <w:bookmarkEnd w:id="3569"/>
      <w:bookmarkEnd w:id="3570"/>
      <w:bookmarkEnd w:id="3571"/>
      <w:bookmarkEnd w:id="3572"/>
      <w:bookmarkEnd w:id="3573"/>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proofErr w:type="gramStart"/>
      <w:r w:rsidR="006D51D4">
        <w:rPr>
          <w:sz w:val="24"/>
        </w:rPr>
        <w:t>is</w:t>
      </w:r>
      <w:proofErr w:type="gramEnd"/>
      <w:r>
        <w:rPr>
          <w:sz w:val="24"/>
        </w:rPr>
        <w:t xml:space="preserve"> created with all letters in lowercase.</w:t>
      </w:r>
    </w:p>
    <w:p w14:paraId="3E144A40" w14:textId="7E2CB310" w:rsidR="00481474" w:rsidRDefault="00A92296" w:rsidP="005374B3">
      <w:pPr>
        <w:pStyle w:val="BodyTextIndent3"/>
        <w:spacing w:before="240"/>
        <w:ind w:left="360"/>
        <w:rPr>
          <w:sz w:val="24"/>
        </w:rPr>
      </w:pPr>
      <w:r>
        <w:rPr>
          <w:noProof/>
        </w:rPr>
        <w:lastRenderedPageBreak/>
        <w:drawing>
          <wp:anchor distT="0" distB="0" distL="114300" distR="114300" simplePos="0" relativeHeight="251645952" behindDoc="0" locked="0" layoutInCell="1" allowOverlap="1" wp14:anchorId="3D5346B9" wp14:editId="5993D82F">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2B5B4491" w:rsidR="00481474" w:rsidDel="00AC7D0D" w:rsidRDefault="001C005D" w:rsidP="001B1495">
      <w:pPr>
        <w:spacing w:before="120"/>
        <w:jc w:val="both"/>
        <w:rPr>
          <w:del w:id="3574" w:author="John Clevenger" w:date="2022-12-17T15:16:00Z"/>
          <w:noProof/>
        </w:rPr>
      </w:pPr>
      <w:r>
        <w:rPr>
          <w:noProof/>
        </w:rPr>
        <w:drawing>
          <wp:anchor distT="0" distB="0" distL="114300" distR="114300" simplePos="0" relativeHeight="251626496" behindDoc="0" locked="0" layoutInCell="1" allowOverlap="1" wp14:anchorId="5A7731FA" wp14:editId="17D964B5">
            <wp:simplePos x="0" y="0"/>
            <wp:positionH relativeFrom="column">
              <wp:posOffset>846455</wp:posOffset>
            </wp:positionH>
            <wp:positionV relativeFrom="paragraph">
              <wp:posOffset>291465</wp:posOffset>
            </wp:positionV>
            <wp:extent cx="4360545" cy="3846195"/>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384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0892" w14:textId="471FD5D6" w:rsidR="00481474" w:rsidRDefault="00481474">
      <w:pPr>
        <w:spacing w:before="120"/>
        <w:jc w:val="both"/>
        <w:rPr>
          <w:noProof/>
        </w:rPr>
        <w:pPrChange w:id="3575" w:author="John Clevenger" w:date="2022-12-17T15:16:00Z">
          <w:pPr>
            <w:spacing w:before="120"/>
            <w:ind w:left="360" w:firstLine="720"/>
            <w:jc w:val="center"/>
          </w:pPr>
        </w:pPrChange>
      </w:pPr>
    </w:p>
    <w:p w14:paraId="3C89A0DB" w14:textId="3314AD39" w:rsidR="00481474" w:rsidRDefault="00481474" w:rsidP="005374B3">
      <w:pPr>
        <w:spacing w:before="240"/>
        <w:ind w:left="360" w:firstLine="720"/>
        <w:jc w:val="both"/>
        <w:rPr>
          <w:ins w:id="3576" w:author="John Clevenger" w:date="2022-12-17T15:09:00Z"/>
          <w:noProof/>
        </w:rPr>
      </w:pPr>
      <w:r>
        <w:rPr>
          <w:noProof/>
        </w:rPr>
        <w:lastRenderedPageBreak/>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1D647859" w14:textId="078C77AE" w:rsidR="00AC7D0D" w:rsidRDefault="00AC7D0D" w:rsidP="00AC7D0D">
      <w:pPr>
        <w:spacing w:before="240"/>
        <w:ind w:left="360" w:firstLine="720"/>
        <w:jc w:val="both"/>
      </w:pPr>
      <w:ins w:id="3577" w:author="John Clevenger" w:date="2022-12-17T15:09:00Z">
        <w:r>
          <w:rPr>
            <w:noProof/>
          </w:rPr>
          <w:t xml:space="preserve">The “Permissions/Abilities” area on the right side of the </w:t>
        </w:r>
        <w:r w:rsidRPr="00AC7D0D">
          <w:rPr>
            <w:rFonts w:ascii="Arial" w:hAnsi="Arial" w:cs="Arial"/>
            <w:b/>
            <w:bCs/>
            <w:sz w:val="20"/>
            <w:rPrChange w:id="3578" w:author="John Clevenger" w:date="2022-12-17T15:10:00Z">
              <w:rPr>
                <w:noProof/>
              </w:rPr>
            </w:rPrChange>
          </w:rPr>
          <w:t>Edit Account</w:t>
        </w:r>
        <w:r>
          <w:rPr>
            <w:noProof/>
          </w:rPr>
          <w:t xml:space="preserve"> screen</w:t>
        </w:r>
      </w:ins>
      <w:ins w:id="3579" w:author="John Clevenger" w:date="2022-12-17T15:10:00Z">
        <w:r>
          <w:rPr>
            <w:noProof/>
          </w:rPr>
          <w:t xml:space="preserve"> identifies the “permissions” assoc</w:t>
        </w:r>
      </w:ins>
      <w:ins w:id="3580" w:author="John Clevenger" w:date="2022-12-17T15:11:00Z">
        <w:r>
          <w:rPr>
            <w:noProof/>
          </w:rPr>
          <w:t>iated with the selected account.  Checking the box next to a permission grants that permission to the account; unchecking the box denies that permission for that account.</w:t>
        </w:r>
      </w:ins>
      <w:ins w:id="3581" w:author="John Clevenger" w:date="2022-12-17T15:17:00Z">
        <w:r>
          <w:rPr>
            <w:noProof/>
          </w:rPr>
          <w:t xml:space="preserve">  </w:t>
        </w:r>
        <w:r>
          <w:t xml:space="preserve">Permissions can also be enabled and disabled using YAML load files; see the chapter on </w:t>
        </w:r>
        <w:r w:rsidRPr="00AC7D0D">
          <w:rPr>
            <w:rStyle w:val="ButtonText"/>
            <w:rPrChange w:id="3582" w:author="John Clevenger" w:date="2022-12-17T15:18:00Z">
              <w:rPr>
                <w:rStyle w:val="ButtonText"/>
                <w:sz w:val="16"/>
                <w:szCs w:val="16"/>
              </w:rPr>
            </w:rPrChange>
          </w:rPr>
          <w:t>Configuring the Contest via Configuration Files</w:t>
        </w:r>
        <w:r>
          <w:t xml:space="preserve"> and the PC</w:t>
        </w:r>
        <w:r w:rsidRPr="00073065">
          <w:rPr>
            <w:vertAlign w:val="superscript"/>
          </w:rPr>
          <w:t>2</w:t>
        </w:r>
        <w:r>
          <w:t xml:space="preserve"> Wiki page on YAML configuration at </w:t>
        </w:r>
        <w:r>
          <w:fldChar w:fldCharType="begin"/>
        </w:r>
        <w:r>
          <w:instrText xml:space="preserve"> HYPERLINK "https://github.com/pc2ccs/pc2v9/wiki/YAML-Contest-Configuration" </w:instrText>
        </w:r>
        <w:r>
          <w:fldChar w:fldCharType="separate"/>
        </w:r>
        <w:r w:rsidRPr="00AC7D0D">
          <w:rPr>
            <w:rStyle w:val="Hyperlink"/>
          </w:rPr>
          <w:t>https://github.com/pc2ccs/pc2v9/wiki/YAML-Contest-Configuration</w:t>
        </w:r>
        <w:r>
          <w:fldChar w:fldCharType="end"/>
        </w:r>
        <w:r>
          <w:t xml:space="preserve"> for further details.</w:t>
        </w:r>
      </w:ins>
    </w:p>
    <w:p w14:paraId="06ECC6E8" w14:textId="7378E710" w:rsidR="00481474" w:rsidRDefault="00481474" w:rsidP="005374B3">
      <w:pPr>
        <w:spacing w:before="240"/>
        <w:ind w:left="360" w:firstLine="720"/>
        <w:jc w:val="both"/>
      </w:pPr>
      <w:del w:id="3583" w:author="John Clevenger" w:date="2022-12-17T15:14:00Z">
        <w:r w:rsidDel="00AC7D0D">
          <w:rPr>
            <w:noProof/>
          </w:rPr>
          <w:delText xml:space="preserve">The </w:delText>
        </w:r>
        <w:r w:rsidR="00B51610" w:rsidDel="00AC7D0D">
          <w:rPr>
            <w:noProof/>
          </w:rPr>
          <w:delText>Permission</w:delText>
        </w:r>
      </w:del>
      <w:ins w:id="3584" w:author="John Clevenger" w:date="2022-12-17T15:14:00Z">
        <w:r w:rsidR="00AC7D0D">
          <w:rPr>
            <w:noProof/>
          </w:rPr>
          <w:t>One p</w:t>
        </w:r>
      </w:ins>
      <w:ins w:id="3585" w:author="John Clevenger" w:date="2022-12-17T15:15:00Z">
        <w:r w:rsidR="00AC7D0D">
          <w:rPr>
            <w:noProof/>
          </w:rPr>
          <w:t>ermission of particular note is the</w:t>
        </w:r>
      </w:ins>
      <w:r w:rsidR="00B51610">
        <w:rPr>
          <w:noProof/>
        </w:rPr>
        <w:t xml:space="preserve"> “Shown on scoreboard displays”</w:t>
      </w:r>
      <w:r>
        <w:rPr>
          <w:noProof/>
        </w:rPr>
        <w:t xml:space="preserve"> </w:t>
      </w:r>
      <w:del w:id="3586" w:author="John Clevenger" w:date="2022-12-17T15:15:00Z">
        <w:r w:rsidDel="00AC7D0D">
          <w:rPr>
            <w:noProof/>
          </w:rPr>
          <w:delText xml:space="preserve">checkbox </w:delText>
        </w:r>
      </w:del>
      <w:ins w:id="3587" w:author="John Clevenger" w:date="2022-12-17T15:15:00Z">
        <w:r w:rsidR="00AC7D0D">
          <w:rPr>
            <w:noProof/>
          </w:rPr>
          <w:t xml:space="preserve">permission, </w:t>
        </w:r>
      </w:ins>
      <w:ins w:id="3588" w:author="John Clevenger" w:date="2022-12-17T15:16:00Z">
        <w:r w:rsidR="00AC7D0D">
          <w:rPr>
            <w:noProof/>
          </w:rPr>
          <w:t xml:space="preserve">which </w:t>
        </w:r>
      </w:ins>
      <w:r>
        <w:rPr>
          <w:noProof/>
        </w:rPr>
        <w:t>determines whether a team account will be considered in computing the scoreboard standings;</w:t>
      </w:r>
      <w:ins w:id="3589" w:author="John Clevenger" w:date="2022-12-16T17:52:00Z">
        <w:r w:rsidR="0045462D">
          <w:rPr>
            <w:rStyle w:val="FootnoteReference"/>
            <w:noProof/>
          </w:rPr>
          <w:footnoteReference w:id="23"/>
        </w:r>
      </w:ins>
      <w:r>
        <w:rPr>
          <w:noProof/>
        </w:rPr>
        <w:t xml:space="preserve">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w:t>
      </w:r>
      <w:proofErr w:type="gramStart"/>
      <w:r>
        <w:t>sequence;  the</w:t>
      </w:r>
      <w:proofErr w:type="gramEnd"/>
      <w:r>
        <w:t xml:space="preserv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4E14CD">
      <w:pPr>
        <w:pStyle w:val="Heading3"/>
      </w:pPr>
      <w:bookmarkStart w:id="3599" w:name="_Toc261788201"/>
      <w:bookmarkStart w:id="3600" w:name="_Toc274153593"/>
      <w:bookmarkStart w:id="3601" w:name="_Toc274153729"/>
      <w:bookmarkStart w:id="3602" w:name="_Toc274154056"/>
      <w:bookmarkStart w:id="3603" w:name="_Toc132120886"/>
      <w:r>
        <w:lastRenderedPageBreak/>
        <w:t>Loading Account Data</w:t>
      </w:r>
      <w:bookmarkEnd w:id="3599"/>
      <w:bookmarkEnd w:id="3600"/>
      <w:bookmarkEnd w:id="3601"/>
      <w:bookmarkEnd w:id="3602"/>
      <w:bookmarkEnd w:id="3603"/>
    </w:p>
    <w:p w14:paraId="594F7C0C" w14:textId="77777777" w:rsidR="00481474" w:rsidRDefault="00481474" w:rsidP="005374B3">
      <w:pPr>
        <w:spacing w:before="240"/>
        <w:ind w:left="360" w:firstLine="634"/>
        <w:jc w:val="both"/>
      </w:pPr>
      <w:r>
        <w:t>Since editing account data (</w:t>
      </w:r>
      <w:proofErr w:type="gramStart"/>
      <w:r>
        <w:t>e.g.</w:t>
      </w:r>
      <w:proofErr w:type="gramEnd"/>
      <w:r>
        <w:t xml:space="preserve">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t>
      </w:r>
      <w:proofErr w:type="gramStart"/>
      <w:r>
        <w:t xml:space="preserve">with </w:t>
      </w:r>
      <w:r w:rsidRPr="005F1E2A">
        <w:rPr>
          <w:b/>
          <w:bCs/>
          <w:rPrChange w:id="3604" w:author="John Clevenger" w:date="2022-06-22T17:05:00Z">
            <w:rPr/>
          </w:rPrChange>
        </w:rPr>
        <w:t>!</w:t>
      </w:r>
      <w:proofErr w:type="gramEnd"/>
      <w:r>
        <w:t xml:space="preserve"> or </w:t>
      </w:r>
      <w:r w:rsidRPr="005F1E2A">
        <w:rPr>
          <w:b/>
          <w:bCs/>
          <w:rPrChange w:id="3605" w:author="John Clevenger" w:date="2022-06-22T17:05:00Z">
            <w:rPr/>
          </w:rPrChange>
        </w:rPr>
        <w:t>#</w:t>
      </w:r>
      <w:r>
        <w:t xml:space="preserve">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proofErr w:type="spellStart"/>
      <w:r w:rsidRPr="008911D2">
        <w:rPr>
          <w:rStyle w:val="CODE"/>
          <w:b/>
        </w:rPr>
        <w:t>displayname</w:t>
      </w:r>
      <w:proofErr w:type="spellEnd"/>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proofErr w:type="spellStart"/>
      <w:r w:rsidRPr="008911D2">
        <w:rPr>
          <w:rStyle w:val="CODE"/>
          <w:b/>
        </w:rPr>
        <w:t>permdisplay</w:t>
      </w:r>
      <w:proofErr w:type="spellEnd"/>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proofErr w:type="spellStart"/>
      <w:r w:rsidRPr="008911D2">
        <w:rPr>
          <w:rStyle w:val="CODE"/>
          <w:b/>
        </w:rPr>
        <w:t>permlogin</w:t>
      </w:r>
      <w:proofErr w:type="spellEnd"/>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w:t>
      </w:r>
      <w:proofErr w:type="spellStart"/>
      <w:r>
        <w:t>myPass</w:t>
      </w:r>
      <w:proofErr w:type="spellEnd"/>
      <w:r>
        <w:t>”,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w:t>
      </w:r>
      <w:proofErr w:type="spellStart"/>
      <w:r w:rsidRPr="005B4239">
        <w:rPr>
          <w:rStyle w:val="CODE"/>
        </w:rPr>
        <w:t>displayname</w:t>
      </w:r>
      <w:proofErr w:type="spellEnd"/>
      <w:r w:rsidRPr="005B4239">
        <w:rPr>
          <w:rStyle w:val="CODE"/>
        </w:rPr>
        <w:t>&lt;tab&gt;password&lt;</w:t>
      </w:r>
      <w:r w:rsidR="008B7F7A" w:rsidRPr="005B4239">
        <w:rPr>
          <w:rStyle w:val="CODE"/>
        </w:rPr>
        <w:t>tab&gt;</w:t>
      </w:r>
      <w:proofErr w:type="spellStart"/>
      <w:r w:rsidR="008B7F7A" w:rsidRPr="005B4239">
        <w:rPr>
          <w:rStyle w:val="CODE"/>
        </w:rPr>
        <w:t>permdisplay</w:t>
      </w:r>
      <w:proofErr w:type="spellEnd"/>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w:t>
      </w:r>
      <w:proofErr w:type="spellStart"/>
      <w:r w:rsidRPr="005B4239">
        <w:rPr>
          <w:rStyle w:val="CODE"/>
        </w:rPr>
        <w:t>myPass</w:t>
      </w:r>
      <w:proofErr w:type="spellEnd"/>
      <w:r w:rsidRPr="005B4239">
        <w:rPr>
          <w:rStyle w:val="CODE"/>
        </w:rPr>
        <w:t>&lt;tab&gt;true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w:t>
      </w:r>
      <w:proofErr w:type="gramStart"/>
      <w:r w:rsidR="005B4239" w:rsidRPr="00FE0E5F">
        <w:rPr>
          <w:rFonts w:ascii="Courier New" w:hAnsi="Courier New" w:cs="Courier New"/>
          <w:sz w:val="20"/>
        </w:rPr>
        <w:t>&gt;</w:t>
      </w:r>
      <w:r w:rsidR="005B4239">
        <w:t xml:space="preserve"> </w:t>
      </w:r>
      <w:r>
        <w:t>;</w:t>
      </w:r>
      <w:proofErr w:type="gramEnd"/>
      <w:r>
        <w:t xml:space="preserve"> it should appear as a single tab character (ASCII 9) in the actual file</w:t>
      </w:r>
      <w:r w:rsidR="005B4239">
        <w:t>.</w:t>
      </w:r>
    </w:p>
    <w:p w14:paraId="64B78BDD" w14:textId="024236AE"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 xml:space="preserve">any </w:t>
      </w:r>
      <w:del w:id="3606" w:author="John Clevenger" w:date="2022-06-22T17:06:00Z">
        <w:r w:rsidR="004B6D75" w:rsidDel="005F1E2A">
          <w:delText>unlisted</w:delText>
        </w:r>
        <w:r w:rsidR="0058774A" w:rsidDel="005F1E2A">
          <w:delText xml:space="preserve"> </w:delText>
        </w:r>
        <w:r w:rsidDel="005F1E2A">
          <w:delText xml:space="preserve"> accounts</w:delText>
        </w:r>
      </w:del>
      <w:ins w:id="3607" w:author="John Clevenger" w:date="2022-06-22T17:06:00Z">
        <w:r w:rsidR="005F1E2A">
          <w:t>unlisted accounts</w:t>
        </w:r>
      </w:ins>
      <w:r>
        <w:t xml:space="preserve"> will remain unchanged).</w:t>
      </w:r>
      <w:r w:rsidR="005B4239">
        <w:t xml:space="preserve">  </w:t>
      </w:r>
    </w:p>
    <w:p w14:paraId="707D965E" w14:textId="692C6E8B" w:rsidR="006D192B" w:rsidDel="00AC7D0D" w:rsidRDefault="00A45F51" w:rsidP="005374B3">
      <w:pPr>
        <w:pStyle w:val="NormalWeb"/>
        <w:spacing w:before="240" w:beforeAutospacing="0" w:after="0" w:afterAutospacing="0"/>
        <w:ind w:left="360"/>
        <w:jc w:val="both"/>
        <w:rPr>
          <w:del w:id="3608" w:author="John Clevenger" w:date="2022-12-17T15:18:00Z"/>
          <w:noProof/>
        </w:rPr>
      </w:pPr>
      <w:r w:rsidRPr="00A45F51">
        <w:rPr>
          <w:noProof/>
        </w:rPr>
        <w:lastRenderedPageBreak/>
        <w:t xml:space="preserve"> </w:t>
      </w:r>
    </w:p>
    <w:p w14:paraId="1CFE825F" w14:textId="54AD108B" w:rsidR="003E1ECA" w:rsidRDefault="003E1ECA" w:rsidP="005374B3">
      <w:pPr>
        <w:pStyle w:val="NormalWeb"/>
        <w:spacing w:before="240" w:beforeAutospacing="0" w:after="0" w:afterAutospacing="0"/>
        <w:ind w:left="360"/>
        <w:jc w:val="both"/>
      </w:pPr>
      <w:r>
        <w:tab/>
        <w:t xml:space="preserve">To load the account load </w:t>
      </w:r>
      <w:del w:id="3609" w:author="John Clevenger" w:date="2022-06-22T17:05:00Z">
        <w:r w:rsidDel="005F1E2A">
          <w:delText>file</w:delText>
        </w:r>
      </w:del>
      <w:ins w:id="3610" w:author="John Clevenger" w:date="2022-06-22T17:05:00Z">
        <w:r w:rsidR="005F1E2A">
          <w:t>file,</w:t>
        </w:r>
      </w:ins>
      <w:r>
        <w:t xml:space="preserv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drawing>
          <wp:anchor distT="0" distB="0" distL="114300" distR="114300" simplePos="0" relativeHeight="251642880" behindDoc="0" locked="0" layoutInCell="1" allowOverlap="1" wp14:anchorId="0CC18F08" wp14:editId="09F9413C">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313A7" w14:textId="0A86453C" w:rsidR="003E1ECA" w:rsidRDefault="003E1ECA">
      <w:pPr>
        <w:spacing w:before="120"/>
        <w:ind w:left="360" w:firstLine="360"/>
        <w:jc w:val="both"/>
        <w:pPrChange w:id="3611" w:author="John Clevenger" w:date="2022-12-17T15:18:00Z">
          <w:pPr>
            <w:spacing w:before="120"/>
            <w:ind w:left="360" w:firstLine="720"/>
            <w:jc w:val="both"/>
          </w:pPr>
        </w:pPrChange>
      </w:pPr>
      <w:r>
        <w:t>Any changes/differences that will be applied will have an asterisk at the end.  Click on Accept to apply the changes.</w:t>
      </w:r>
      <w:r w:rsidR="006D192B">
        <w:t xml:space="preserve">  By </w:t>
      </w:r>
      <w:proofErr w:type="gramStart"/>
      <w:r w:rsidR="006D192B">
        <w:t>default</w:t>
      </w:r>
      <w:proofErr w:type="gramEnd"/>
      <w:r w:rsidR="006D192B">
        <w:t xml:space="preserve">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4E14CD">
      <w:pPr>
        <w:pStyle w:val="Heading3"/>
      </w:pPr>
      <w:bookmarkStart w:id="3612" w:name="_Toc261788202"/>
      <w:bookmarkStart w:id="3613" w:name="_Toc274153594"/>
      <w:bookmarkStart w:id="3614" w:name="_Toc274153730"/>
      <w:bookmarkStart w:id="3615" w:name="_Toc274154057"/>
      <w:bookmarkStart w:id="3616" w:name="_Toc132120887"/>
      <w:r>
        <w:t>Importing ICPC Data</w:t>
      </w:r>
      <w:bookmarkEnd w:id="3612"/>
      <w:bookmarkEnd w:id="3613"/>
      <w:bookmarkEnd w:id="3614"/>
      <w:bookmarkEnd w:id="3615"/>
      <w:bookmarkEnd w:id="3616"/>
    </w:p>
    <w:p w14:paraId="2EA3C990" w14:textId="27C2F237" w:rsidR="003E5BE3" w:rsidRDefault="00481474" w:rsidP="001B1495">
      <w:pPr>
        <w:spacing w:before="240"/>
        <w:ind w:left="360" w:firstLine="720"/>
        <w:jc w:val="both"/>
        <w:rPr>
          <w:ins w:id="3617" w:author="John Clevenger" w:date="2022-06-24T12:37:00Z"/>
        </w:rPr>
      </w:pPr>
      <w:r>
        <w:t>PC</w:t>
      </w:r>
      <w:r>
        <w:rPr>
          <w:vertAlign w:val="superscript"/>
        </w:rPr>
        <w:t>2</w:t>
      </w:r>
      <w:r>
        <w:t xml:space="preserve"> was </w:t>
      </w:r>
      <w:r w:rsidR="00747009">
        <w:t xml:space="preserve">designed for supporting the </w:t>
      </w:r>
      <w:r>
        <w:t xml:space="preserve">International Collegiate Programming Contest, including its local and </w:t>
      </w:r>
      <w:proofErr w:type="gramStart"/>
      <w:r>
        <w:t>Regional</w:t>
      </w:r>
      <w:proofErr w:type="gramEnd"/>
      <w:r>
        <w:t xml:space="preserve"> contests worldwide.  The ICPC maintains an online Contest Registration system which is used by Regional Contest Directors (RCDs) around the world to manage participation in the various ICPC Regional Contests.</w:t>
      </w:r>
      <w:r>
        <w:rPr>
          <w:rStyle w:val="FootnoteReference"/>
        </w:rPr>
        <w:footnoteReference w:id="24"/>
      </w:r>
      <w:r>
        <w:t xml:space="preserve">  PC</w:t>
      </w:r>
      <w:r>
        <w:rPr>
          <w:vertAlign w:val="superscript"/>
        </w:rPr>
        <w:t>2</w:t>
      </w:r>
      <w:r>
        <w:t xml:space="preserve"> provides interfaces to import contest registration data from the ICPC Registration system, and also to export contest results back to the ICPC web site.  See the Appendix on </w:t>
      </w:r>
      <w:r w:rsidRPr="00D70CBC">
        <w:rPr>
          <w:b/>
          <w:bCs/>
          <w:rPrChange w:id="3621" w:author="John Clevenger" w:date="2022-06-22T12:43:00Z">
            <w:rPr/>
          </w:rPrChange>
        </w:rPr>
        <w:t>ICPC Import/Export Interfaces</w:t>
      </w:r>
      <w:r>
        <w:t xml:space="preserve"> for further information on importing/exporting ICPC Registration system contest data.</w:t>
      </w:r>
    </w:p>
    <w:p w14:paraId="423FE3F2" w14:textId="0B889456" w:rsidR="008C1A65" w:rsidRDefault="008C1A65">
      <w:pPr>
        <w:pPrChange w:id="3622" w:author="John Clevenger" w:date="2022-06-24T12:38:00Z">
          <w:pPr>
            <w:spacing w:before="240"/>
            <w:ind w:left="360" w:firstLine="720"/>
            <w:jc w:val="both"/>
          </w:pPr>
        </w:pPrChange>
      </w:pPr>
      <w:ins w:id="3623" w:author="John Clevenger" w:date="2022-06-24T12:37:00Z">
        <w:r>
          <w:br w:type="page"/>
        </w:r>
      </w:ins>
    </w:p>
    <w:p w14:paraId="5C7855EE" w14:textId="77777777" w:rsidR="003166D9" w:rsidRDefault="003166D9" w:rsidP="008E55F3">
      <w:pPr>
        <w:pStyle w:val="Heading2"/>
      </w:pPr>
      <w:bookmarkStart w:id="3624" w:name="_Toc261788204"/>
      <w:bookmarkStart w:id="3625" w:name="_Toc274153596"/>
      <w:bookmarkStart w:id="3626" w:name="_Toc274153732"/>
      <w:bookmarkStart w:id="3627" w:name="_Toc274154059"/>
      <w:bookmarkStart w:id="3628" w:name="_Toc132120888"/>
      <w:r>
        <w:lastRenderedPageBreak/>
        <w:t>Contest Problems</w:t>
      </w:r>
      <w:bookmarkEnd w:id="3624"/>
      <w:bookmarkEnd w:id="3625"/>
      <w:bookmarkEnd w:id="3626"/>
      <w:bookmarkEnd w:id="3627"/>
      <w:bookmarkEnd w:id="3628"/>
    </w:p>
    <w:p w14:paraId="0F856348" w14:textId="28D01722" w:rsidR="003166D9" w:rsidRDefault="003166D9" w:rsidP="004E14CD">
      <w:pPr>
        <w:pStyle w:val="Heading3"/>
      </w:pPr>
      <w:bookmarkStart w:id="3629" w:name="_Toc261788205"/>
      <w:bookmarkStart w:id="3630" w:name="_Toc274153597"/>
      <w:bookmarkStart w:id="3631" w:name="_Toc274153733"/>
      <w:bookmarkStart w:id="3632" w:name="_Toc274154060"/>
      <w:bookmarkStart w:id="3633" w:name="_Toc132120889"/>
      <w:r>
        <w:t>Defining a Problem</w:t>
      </w:r>
      <w:bookmarkEnd w:id="3629"/>
      <w:bookmarkEnd w:id="3630"/>
      <w:bookmarkEnd w:id="3631"/>
      <w:bookmarkEnd w:id="3632"/>
      <w:bookmarkEnd w:id="3633"/>
    </w:p>
    <w:p w14:paraId="0B3E7024" w14:textId="294F1CFE" w:rsidR="00CF0DE5" w:rsidRDefault="00A92296" w:rsidP="005374B3">
      <w:pPr>
        <w:pStyle w:val="BodyTextIndent"/>
        <w:spacing w:before="120" w:after="120"/>
        <w:jc w:val="both"/>
        <w:rPr>
          <w:sz w:val="24"/>
        </w:rPr>
      </w:pPr>
      <w:r>
        <w:rPr>
          <w:noProof/>
        </w:rPr>
        <w:drawing>
          <wp:anchor distT="0" distB="0" distL="114300" distR="114300" simplePos="0" relativeHeight="251651072" behindDoc="0" locked="0" layoutInCell="1" allowOverlap="1" wp14:anchorId="1C090891" wp14:editId="3A48473B">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 xml:space="preserve">screen.  This will produce a display </w:t>
      </w:r>
      <w:del w:id="3634" w:author="John Clevenger" w:date="2022-06-22T12:06:00Z">
        <w:r w:rsidR="00481474" w:rsidDel="00742FCF">
          <w:rPr>
            <w:sz w:val="24"/>
          </w:rPr>
          <w:delText>similar to</w:delText>
        </w:r>
      </w:del>
      <w:ins w:id="3635" w:author="John Clevenger" w:date="2022-06-22T12:06:00Z">
        <w:r w:rsidR="00742FCF">
          <w:rPr>
            <w:sz w:val="24"/>
          </w:rPr>
          <w:t>like</w:t>
        </w:r>
      </w:ins>
      <w:r w:rsidR="00481474">
        <w:rPr>
          <w:sz w:val="24"/>
        </w:rPr>
        <w:t xml:space="preserve">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3DCFBDDB" w:rsidR="00481474" w:rsidRDefault="00A92296" w:rsidP="005374B3">
      <w:pPr>
        <w:ind w:left="360" w:firstLine="720"/>
        <w:jc w:val="both"/>
      </w:pPr>
      <w:del w:id="3636" w:author="John Clevenger" w:date="2022-06-22T12:47:00Z">
        <w:r w:rsidDel="00373C33">
          <w:rPr>
            <w:noProof/>
          </w:rPr>
          <w:drawing>
            <wp:anchor distT="0" distB="0" distL="114300" distR="114300" simplePos="0" relativeHeight="251686912" behindDoc="0" locked="0" layoutInCell="1" allowOverlap="1" wp14:anchorId="3C5D4002" wp14:editId="01E17143">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13B111F8" w:rsidR="0054667F" w:rsidRDefault="0054667F" w:rsidP="005374B3">
      <w:pPr>
        <w:ind w:left="360" w:firstLine="720"/>
        <w:jc w:val="both"/>
      </w:pPr>
    </w:p>
    <w:p w14:paraId="3E04EC8D" w14:textId="7CF4FAF6" w:rsidR="0054667F" w:rsidRDefault="00373C33" w:rsidP="005374B3">
      <w:pPr>
        <w:ind w:left="360" w:firstLine="720"/>
        <w:jc w:val="both"/>
      </w:pPr>
      <w:ins w:id="3637" w:author="John Clevenger" w:date="2022-06-22T12:47:00Z">
        <w:r>
          <w:rPr>
            <w:noProof/>
          </w:rPr>
          <w:lastRenderedPageBreak/>
          <w:drawing>
            <wp:anchor distT="0" distB="0" distL="114300" distR="114300" simplePos="0" relativeHeight="251693056" behindDoc="0" locked="0" layoutInCell="1" allowOverlap="1" wp14:anchorId="3EF2351C" wp14:editId="40C2CE1D">
              <wp:simplePos x="0" y="0"/>
              <wp:positionH relativeFrom="margin">
                <wp:align>center</wp:align>
              </wp:positionH>
              <wp:positionV relativeFrom="paragraph">
                <wp:posOffset>67945</wp:posOffset>
              </wp:positionV>
              <wp:extent cx="4716145" cy="3284220"/>
              <wp:effectExtent l="0" t="0" r="8255" b="0"/>
              <wp:wrapTopAndBottom/>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6145" cy="3284220"/>
                      </a:xfrm>
                      <a:prstGeom prst="rect">
                        <a:avLst/>
                      </a:prstGeom>
                    </pic:spPr>
                  </pic:pic>
                </a:graphicData>
              </a:graphic>
              <wp14:sizeRelH relativeFrom="page">
                <wp14:pctWidth>0</wp14:pctWidth>
              </wp14:sizeRelH>
              <wp14:sizeRelV relativeFrom="page">
                <wp14:pctHeight>0</wp14:pctHeight>
              </wp14:sizeRelV>
            </wp:anchor>
          </w:drawing>
        </w:r>
      </w:ins>
    </w:p>
    <w:p w14:paraId="5DF3B63C" w14:textId="7E5E266C"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w:t>
      </w:r>
      <w:proofErr w:type="gramStart"/>
      <w:r w:rsidR="00070516">
        <w:rPr>
          <w:rFonts w:ascii="Arial" w:hAnsi="Arial"/>
          <w:b/>
          <w:sz w:val="20"/>
        </w:rPr>
        <w:t xml:space="preserve">New </w:t>
      </w:r>
      <w:r>
        <w:rPr>
          <w:rFonts w:ascii="Arial" w:hAnsi="Arial"/>
          <w:b/>
          <w:sz w:val="20"/>
        </w:rPr>
        <w:t xml:space="preserve"> Problem</w:t>
      </w:r>
      <w:proofErr w:type="gramEnd"/>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6DA1813" w:rsidR="00481474" w:rsidRDefault="00481474" w:rsidP="005374B3">
      <w:pPr>
        <w:numPr>
          <w:ilvl w:val="0"/>
          <w:numId w:val="8"/>
        </w:numPr>
        <w:tabs>
          <w:tab w:val="clear" w:pos="2160"/>
          <w:tab w:val="num" w:pos="720"/>
          <w:tab w:val="num" w:pos="1530"/>
        </w:tabs>
        <w:spacing w:before="240"/>
        <w:ind w:left="1530" w:right="983"/>
        <w:jc w:val="both"/>
      </w:pPr>
      <w:r>
        <w:t xml:space="preserve">select either “Stdin” or “File”, depending on whether the problem </w:t>
      </w:r>
      <w:del w:id="3638" w:author="John Clevenger" w:date="2022-06-22T12:07:00Z">
        <w:r w:rsidDel="00742FCF">
          <w:delText xml:space="preserve">description </w:delText>
        </w:r>
      </w:del>
      <w:ins w:id="3639" w:author="John Clevenger" w:date="2022-06-22T12:07:00Z">
        <w:r w:rsidR="00742FCF">
          <w:t xml:space="preserve">writeup </w:t>
        </w:r>
      </w:ins>
      <w:r>
        <w:t>tells teams to write their programs to obtain input data from “standard input” or from a file</w:t>
      </w:r>
      <w:r>
        <w:rPr>
          <w:rStyle w:val="FootnoteReference"/>
        </w:rPr>
        <w:footnoteReference w:id="25"/>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 xml:space="preserve">“Answer File” (a file showing the expected output of a program correctly solving this problem), click the “Judges Have Provided an Answer File” </w:t>
      </w:r>
      <w:r>
        <w:lastRenderedPageBreak/>
        <w:t>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3641"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3642" w:author="John Clevenger" w:date="2021-03-14T18:52:00Z">
        <w:r>
          <w:rPr>
            <w:color w:val="000000"/>
          </w:rPr>
          <w:t>PC</w:t>
        </w:r>
        <w:r w:rsidRPr="00D4118D">
          <w:rPr>
            <w:color w:val="000000"/>
            <w:vertAlign w:val="superscript"/>
            <w:rPrChange w:id="3643" w:author="John Clevenger" w:date="2021-03-14T18:54:00Z">
              <w:rPr>
                <w:color w:val="000000"/>
              </w:rPr>
            </w:rPrChange>
          </w:rPr>
          <w:t>2</w:t>
        </w:r>
        <w:r>
          <w:rPr>
            <w:color w:val="000000"/>
          </w:rPr>
          <w:t xml:space="preserve"> automatically </w:t>
        </w:r>
      </w:ins>
      <w:ins w:id="3644" w:author="John Clevenger" w:date="2021-03-14T18:54:00Z">
        <w:r>
          <w:rPr>
            <w:color w:val="000000"/>
          </w:rPr>
          <w:t>associates</w:t>
        </w:r>
      </w:ins>
      <w:ins w:id="3645" w:author="John Clevenger" w:date="2021-03-14T18:52:00Z">
        <w:r>
          <w:rPr>
            <w:color w:val="000000"/>
          </w:rPr>
          <w:t xml:space="preserve"> a “</w:t>
        </w:r>
      </w:ins>
      <w:ins w:id="3646" w:author="John Clevenger" w:date="2021-03-14T18:54:00Z">
        <w:r>
          <w:rPr>
            <w:color w:val="000000"/>
          </w:rPr>
          <w:t xml:space="preserve">problem </w:t>
        </w:r>
      </w:ins>
      <w:ins w:id="3647" w:author="John Clevenger" w:date="2021-03-14T18:52:00Z">
        <w:r>
          <w:rPr>
            <w:color w:val="000000"/>
          </w:rPr>
          <w:t>letter” with each defined contest problem; the first problem entered becomes “Problem A”, the second problem entered becomes “Problem B”</w:t>
        </w:r>
      </w:ins>
      <w:ins w:id="3648" w:author="John Clevenger" w:date="2021-03-14T18:53:00Z">
        <w:r>
          <w:rPr>
            <w:color w:val="000000"/>
          </w:rPr>
          <w:t xml:space="preserve">, etc. </w:t>
        </w:r>
      </w:ins>
      <w:ins w:id="3649" w:author="John Clevenger" w:date="2021-03-14T18:55:00Z">
        <w:r>
          <w:rPr>
            <w:color w:val="000000"/>
          </w:rPr>
          <w:t>Since Version 9.7 problems after the 26</w:t>
        </w:r>
        <w:r w:rsidRPr="00D4118D">
          <w:rPr>
            <w:color w:val="000000"/>
            <w:vertAlign w:val="superscript"/>
            <w:rPrChange w:id="3650" w:author="John Clevenger" w:date="2021-03-14T18:55:00Z">
              <w:rPr>
                <w:color w:val="000000"/>
              </w:rPr>
            </w:rPrChange>
          </w:rPr>
          <w:t>th</w:t>
        </w:r>
        <w:r>
          <w:rPr>
            <w:color w:val="000000"/>
          </w:rPr>
          <w:t xml:space="preserve"> defined problem (“Z”) </w:t>
        </w:r>
        <w:proofErr w:type="gramStart"/>
        <w:r>
          <w:rPr>
            <w:color w:val="000000"/>
          </w:rPr>
          <w:t>are</w:t>
        </w:r>
        <w:proofErr w:type="gramEnd"/>
        <w:r>
          <w:rPr>
            <w:color w:val="000000"/>
          </w:rPr>
          <w:t xml:space="preserve"> lettered “AA’, then “AB”, et</w:t>
        </w:r>
      </w:ins>
      <w:ins w:id="3651" w:author="John Clevenger" w:date="2021-03-14T18:56:00Z">
        <w:r>
          <w:rPr>
            <w:color w:val="000000"/>
          </w:rPr>
          <w:t xml:space="preserve">c.  </w:t>
        </w:r>
      </w:ins>
      <w:ins w:id="3652" w:author="John Clevenger" w:date="2021-03-14T18:53:00Z">
        <w:r>
          <w:rPr>
            <w:color w:val="000000"/>
          </w:rPr>
          <w:t xml:space="preserve"> The only place where problem ‘letters’ are actually displayed is on the PC</w:t>
        </w:r>
        <w:r w:rsidRPr="00D4118D">
          <w:rPr>
            <w:color w:val="000000"/>
            <w:vertAlign w:val="superscript"/>
            <w:rPrChange w:id="3653"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w:t>
      </w:r>
      <w:r>
        <w:lastRenderedPageBreak/>
        <w:t>a destination other than “</w:t>
      </w:r>
      <w:proofErr w:type="spellStart"/>
      <w:r>
        <w:t>stdout</w:t>
      </w:r>
      <w:proofErr w:type="spellEnd"/>
      <w:r>
        <w:t>” (for example, programs which send their output to a file).</w:t>
      </w:r>
      <w:r>
        <w:rPr>
          <w:rStyle w:val="FootnoteReference"/>
        </w:rPr>
        <w:footnoteReference w:id="26"/>
      </w:r>
    </w:p>
    <w:p w14:paraId="36EECE2B" w14:textId="227AE619"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del w:id="3655" w:author="John Clevenger" w:date="2022-06-22T12:11:00Z">
        <w:r w:rsidRPr="001F59DB" w:rsidDel="00742FCF">
          <w:rPr>
            <w:i/>
            <w:iCs/>
          </w:rPr>
          <w:delText xml:space="preserve">rarely </w:delText>
        </w:r>
        <w:r w:rsidDel="00742FCF">
          <w:delText xml:space="preserve"> –</w:delText>
        </w:r>
      </w:del>
      <w:ins w:id="3656" w:author="John Clevenger" w:date="2022-06-22T12:11:00Z">
        <w:r w:rsidR="00742FCF" w:rsidRPr="001F59DB">
          <w:rPr>
            <w:i/>
            <w:iCs/>
          </w:rPr>
          <w:t xml:space="preserve">rarely </w:t>
        </w:r>
        <w:proofErr w:type="gramStart"/>
        <w:r w:rsidR="00742FCF">
          <w:t>–</w:t>
        </w:r>
      </w:ins>
      <w:r>
        <w:t xml:space="preserve">  virtually</w:t>
      </w:r>
      <w:proofErr w:type="gramEnd"/>
      <w:r>
        <w:t xml:space="preserve">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074BC669" w:rsidR="001F59DB" w:rsidRDefault="007E0063" w:rsidP="001F59DB">
      <w:pPr>
        <w:numPr>
          <w:ilvl w:val="0"/>
          <w:numId w:val="6"/>
        </w:numPr>
        <w:tabs>
          <w:tab w:val="clear" w:pos="1770"/>
          <w:tab w:val="num" w:pos="450"/>
        </w:tabs>
        <w:spacing w:before="240"/>
        <w:ind w:left="450" w:right="443"/>
        <w:jc w:val="both"/>
        <w:rPr>
          <w:ins w:id="3657" w:author="John Clevenger" w:date="2022-06-22T18:32:00Z"/>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01074C17" w14:textId="45F58ABF" w:rsidR="001C005D" w:rsidRDefault="001C005D" w:rsidP="001C005D">
      <w:pPr>
        <w:spacing w:before="240"/>
        <w:ind w:right="443"/>
        <w:jc w:val="both"/>
        <w:rPr>
          <w:ins w:id="3658" w:author="John Clevenger" w:date="2022-06-22T18:32:00Z"/>
          <w:color w:val="000000"/>
        </w:rPr>
      </w:pPr>
    </w:p>
    <w:p w14:paraId="77D88DA9" w14:textId="2787D1A0" w:rsidR="001C005D" w:rsidRDefault="001C005D" w:rsidP="001C005D">
      <w:pPr>
        <w:spacing w:before="240"/>
        <w:ind w:right="443"/>
        <w:jc w:val="both"/>
        <w:rPr>
          <w:ins w:id="3659" w:author="John Clevenger" w:date="2022-06-22T18:32:00Z"/>
          <w:color w:val="000000"/>
        </w:rPr>
      </w:pPr>
    </w:p>
    <w:p w14:paraId="2081A608" w14:textId="0FABE654" w:rsidR="001C005D" w:rsidRDefault="001C005D" w:rsidP="001C005D">
      <w:pPr>
        <w:spacing w:before="240"/>
        <w:ind w:right="443"/>
        <w:jc w:val="both"/>
        <w:rPr>
          <w:ins w:id="3660" w:author="John Clevenger" w:date="2022-06-22T18:32:00Z"/>
          <w:color w:val="000000"/>
        </w:rPr>
      </w:pPr>
    </w:p>
    <w:p w14:paraId="50AFCFE6" w14:textId="4E8632D2" w:rsidR="001C005D" w:rsidRDefault="001C005D" w:rsidP="001C005D">
      <w:pPr>
        <w:spacing w:before="240"/>
        <w:ind w:right="443"/>
        <w:jc w:val="both"/>
        <w:rPr>
          <w:ins w:id="3661" w:author="John Clevenger" w:date="2022-06-22T18:32:00Z"/>
          <w:color w:val="000000"/>
        </w:rPr>
      </w:pPr>
    </w:p>
    <w:p w14:paraId="0D588FEA" w14:textId="097EAEE3" w:rsidR="001C005D" w:rsidRDefault="001C005D" w:rsidP="001C005D">
      <w:pPr>
        <w:spacing w:before="240"/>
        <w:ind w:right="443"/>
        <w:jc w:val="both"/>
        <w:rPr>
          <w:ins w:id="3662" w:author="John Clevenger" w:date="2022-06-22T18:32:00Z"/>
          <w:color w:val="000000"/>
        </w:rPr>
      </w:pPr>
    </w:p>
    <w:p w14:paraId="5C07DEA7" w14:textId="56F38182" w:rsidR="001C005D" w:rsidRDefault="001C005D" w:rsidP="001C005D">
      <w:pPr>
        <w:spacing w:before="240"/>
        <w:ind w:right="443"/>
        <w:jc w:val="both"/>
        <w:rPr>
          <w:ins w:id="3663" w:author="John Clevenger" w:date="2022-06-22T18:32:00Z"/>
          <w:color w:val="000000"/>
        </w:rPr>
      </w:pPr>
    </w:p>
    <w:p w14:paraId="56BC4612" w14:textId="25620B6C" w:rsidR="001C005D" w:rsidRDefault="001C005D" w:rsidP="001C005D">
      <w:pPr>
        <w:spacing w:before="240"/>
        <w:ind w:right="443"/>
        <w:jc w:val="both"/>
        <w:rPr>
          <w:ins w:id="3664" w:author="John Clevenger" w:date="2022-06-22T18:32:00Z"/>
          <w:color w:val="000000"/>
        </w:rPr>
      </w:pPr>
    </w:p>
    <w:p w14:paraId="3D5D0287" w14:textId="2AB03A8E" w:rsidR="001C005D" w:rsidRDefault="001C005D" w:rsidP="001C005D">
      <w:pPr>
        <w:spacing w:before="240"/>
        <w:ind w:right="443"/>
        <w:jc w:val="both"/>
        <w:rPr>
          <w:ins w:id="3665" w:author="John Clevenger" w:date="2022-06-22T18:32:00Z"/>
          <w:color w:val="000000"/>
        </w:rPr>
      </w:pPr>
    </w:p>
    <w:p w14:paraId="45C3136E" w14:textId="10F6D284" w:rsidR="001C005D" w:rsidRDefault="001C005D" w:rsidP="001C005D">
      <w:pPr>
        <w:spacing w:before="240"/>
        <w:ind w:right="443"/>
        <w:jc w:val="both"/>
        <w:rPr>
          <w:ins w:id="3666" w:author="John Clevenger" w:date="2022-06-22T18:32:00Z"/>
          <w:color w:val="000000"/>
        </w:rPr>
      </w:pPr>
    </w:p>
    <w:p w14:paraId="67F6DCA8" w14:textId="21FED596" w:rsidR="001C005D" w:rsidRDefault="001C005D" w:rsidP="001C005D">
      <w:pPr>
        <w:spacing w:before="240"/>
        <w:ind w:right="443"/>
        <w:jc w:val="both"/>
        <w:rPr>
          <w:ins w:id="3667" w:author="John Clevenger" w:date="2022-06-22T18:32:00Z"/>
          <w:color w:val="000000"/>
        </w:rPr>
      </w:pPr>
    </w:p>
    <w:p w14:paraId="4854AC6A" w14:textId="6FCDE8A3" w:rsidR="001C005D" w:rsidRDefault="001C005D" w:rsidP="001C005D">
      <w:pPr>
        <w:spacing w:before="240"/>
        <w:ind w:right="443"/>
        <w:jc w:val="both"/>
        <w:rPr>
          <w:ins w:id="3668" w:author="John Clevenger" w:date="2022-06-22T18:32:00Z"/>
          <w:color w:val="000000"/>
        </w:rPr>
      </w:pPr>
    </w:p>
    <w:p w14:paraId="4962A934" w14:textId="77777777" w:rsidR="001C005D" w:rsidRDefault="001C005D">
      <w:pPr>
        <w:spacing w:before="240"/>
        <w:ind w:right="443"/>
        <w:jc w:val="both"/>
        <w:rPr>
          <w:color w:val="000000"/>
        </w:rPr>
        <w:pPrChange w:id="3669" w:author="John Clevenger" w:date="2022-06-22T18:32:00Z">
          <w:pPr>
            <w:numPr>
              <w:numId w:val="6"/>
            </w:numPr>
            <w:tabs>
              <w:tab w:val="num" w:pos="450"/>
              <w:tab w:val="num" w:pos="1770"/>
            </w:tabs>
            <w:spacing w:before="240"/>
            <w:ind w:left="450" w:right="443" w:hanging="360"/>
            <w:jc w:val="both"/>
          </w:pPr>
        </w:pPrChange>
      </w:pPr>
    </w:p>
    <w:p w14:paraId="6C9CA2C8" w14:textId="5A08A996" w:rsidR="0054667F" w:rsidDel="001C005D" w:rsidRDefault="0054667F">
      <w:pPr>
        <w:pStyle w:val="Heading3"/>
        <w:rPr>
          <w:del w:id="3670" w:author="John Clevenger" w:date="2022-06-22T18:32:00Z"/>
        </w:rPr>
        <w:pPrChange w:id="3671" w:author="John Clevenger" w:date="2022-12-15T15:15:00Z">
          <w:pPr>
            <w:spacing w:before="240"/>
            <w:ind w:right="443"/>
            <w:jc w:val="both"/>
          </w:pPr>
        </w:pPrChange>
      </w:pPr>
      <w:bookmarkStart w:id="3672" w:name="_Toc106966782"/>
      <w:bookmarkStart w:id="3673" w:name="_Toc106979817"/>
      <w:bookmarkStart w:id="3674" w:name="_Toc107239510"/>
      <w:bookmarkStart w:id="3675" w:name="_Toc109139618"/>
      <w:bookmarkStart w:id="3676" w:name="_Toc122081995"/>
      <w:bookmarkStart w:id="3677" w:name="_Toc122186193"/>
      <w:bookmarkStart w:id="3678" w:name="_Toc132120890"/>
      <w:bookmarkEnd w:id="3672"/>
      <w:bookmarkEnd w:id="3673"/>
      <w:bookmarkEnd w:id="3674"/>
      <w:bookmarkEnd w:id="3675"/>
      <w:bookmarkEnd w:id="3676"/>
      <w:bookmarkEnd w:id="3677"/>
      <w:bookmarkEnd w:id="3678"/>
    </w:p>
    <w:p w14:paraId="501DD003" w14:textId="2A50EFF7" w:rsidR="0054667F" w:rsidDel="001C005D" w:rsidRDefault="0054667F">
      <w:pPr>
        <w:pStyle w:val="Heading3"/>
        <w:rPr>
          <w:del w:id="3679" w:author="John Clevenger" w:date="2022-06-22T18:32:00Z"/>
        </w:rPr>
        <w:pPrChange w:id="3680" w:author="John Clevenger" w:date="2022-12-15T15:15:00Z">
          <w:pPr>
            <w:spacing w:before="240"/>
            <w:ind w:right="443"/>
            <w:jc w:val="both"/>
          </w:pPr>
        </w:pPrChange>
      </w:pPr>
      <w:bookmarkStart w:id="3681" w:name="_Toc106966783"/>
      <w:bookmarkStart w:id="3682" w:name="_Toc106979818"/>
      <w:bookmarkStart w:id="3683" w:name="_Toc107239511"/>
      <w:bookmarkStart w:id="3684" w:name="_Toc109139619"/>
      <w:bookmarkStart w:id="3685" w:name="_Toc122081996"/>
      <w:bookmarkStart w:id="3686" w:name="_Toc122186194"/>
      <w:bookmarkStart w:id="3687" w:name="_Toc132120891"/>
      <w:bookmarkEnd w:id="3681"/>
      <w:bookmarkEnd w:id="3682"/>
      <w:bookmarkEnd w:id="3683"/>
      <w:bookmarkEnd w:id="3684"/>
      <w:bookmarkEnd w:id="3685"/>
      <w:bookmarkEnd w:id="3686"/>
      <w:bookmarkEnd w:id="3687"/>
    </w:p>
    <w:p w14:paraId="22C1EF83" w14:textId="006FD80E" w:rsidR="0054667F" w:rsidDel="001C005D" w:rsidRDefault="0054667F">
      <w:pPr>
        <w:pStyle w:val="Heading3"/>
        <w:rPr>
          <w:del w:id="3688" w:author="John Clevenger" w:date="2022-06-22T18:32:00Z"/>
        </w:rPr>
        <w:pPrChange w:id="3689" w:author="John Clevenger" w:date="2022-12-15T15:15:00Z">
          <w:pPr>
            <w:spacing w:before="240"/>
            <w:ind w:right="443"/>
            <w:jc w:val="both"/>
          </w:pPr>
        </w:pPrChange>
      </w:pPr>
      <w:bookmarkStart w:id="3690" w:name="_Toc106966784"/>
      <w:bookmarkStart w:id="3691" w:name="_Toc106979819"/>
      <w:bookmarkStart w:id="3692" w:name="_Toc107239512"/>
      <w:bookmarkStart w:id="3693" w:name="_Toc109139620"/>
      <w:bookmarkStart w:id="3694" w:name="_Toc122081997"/>
      <w:bookmarkStart w:id="3695" w:name="_Toc122186195"/>
      <w:bookmarkStart w:id="3696" w:name="_Toc132120892"/>
      <w:bookmarkEnd w:id="3690"/>
      <w:bookmarkEnd w:id="3691"/>
      <w:bookmarkEnd w:id="3692"/>
      <w:bookmarkEnd w:id="3693"/>
      <w:bookmarkEnd w:id="3694"/>
      <w:bookmarkEnd w:id="3695"/>
      <w:bookmarkEnd w:id="3696"/>
    </w:p>
    <w:p w14:paraId="050E4810" w14:textId="71290186" w:rsidR="0054667F" w:rsidDel="001C005D" w:rsidRDefault="0054667F">
      <w:pPr>
        <w:pStyle w:val="Heading3"/>
        <w:rPr>
          <w:del w:id="3697" w:author="John Clevenger" w:date="2022-06-22T18:32:00Z"/>
        </w:rPr>
        <w:pPrChange w:id="3698" w:author="John Clevenger" w:date="2022-12-15T15:15:00Z">
          <w:pPr>
            <w:spacing w:before="240"/>
            <w:ind w:right="443"/>
            <w:jc w:val="both"/>
          </w:pPr>
        </w:pPrChange>
      </w:pPr>
      <w:bookmarkStart w:id="3699" w:name="_Toc106966785"/>
      <w:bookmarkStart w:id="3700" w:name="_Toc106979820"/>
      <w:bookmarkStart w:id="3701" w:name="_Toc107239513"/>
      <w:bookmarkStart w:id="3702" w:name="_Toc109139621"/>
      <w:bookmarkStart w:id="3703" w:name="_Toc122081998"/>
      <w:bookmarkStart w:id="3704" w:name="_Toc122186196"/>
      <w:bookmarkStart w:id="3705" w:name="_Toc132120893"/>
      <w:bookmarkEnd w:id="3699"/>
      <w:bookmarkEnd w:id="3700"/>
      <w:bookmarkEnd w:id="3701"/>
      <w:bookmarkEnd w:id="3702"/>
      <w:bookmarkEnd w:id="3703"/>
      <w:bookmarkEnd w:id="3704"/>
      <w:bookmarkEnd w:id="3705"/>
    </w:p>
    <w:p w14:paraId="0FEF4EA1" w14:textId="7AAF8F62" w:rsidR="0054667F" w:rsidDel="001C005D" w:rsidRDefault="0054667F">
      <w:pPr>
        <w:pStyle w:val="Heading3"/>
        <w:rPr>
          <w:del w:id="3706" w:author="John Clevenger" w:date="2022-06-22T18:32:00Z"/>
        </w:rPr>
        <w:pPrChange w:id="3707" w:author="John Clevenger" w:date="2022-12-15T15:15:00Z">
          <w:pPr>
            <w:spacing w:before="240"/>
            <w:ind w:right="443"/>
            <w:jc w:val="both"/>
          </w:pPr>
        </w:pPrChange>
      </w:pPr>
      <w:bookmarkStart w:id="3708" w:name="_Toc106966786"/>
      <w:bookmarkStart w:id="3709" w:name="_Toc106979821"/>
      <w:bookmarkStart w:id="3710" w:name="_Toc107239514"/>
      <w:bookmarkStart w:id="3711" w:name="_Toc109139622"/>
      <w:bookmarkStart w:id="3712" w:name="_Toc122081999"/>
      <w:bookmarkStart w:id="3713" w:name="_Toc122186197"/>
      <w:bookmarkStart w:id="3714" w:name="_Toc132120894"/>
      <w:bookmarkEnd w:id="3708"/>
      <w:bookmarkEnd w:id="3709"/>
      <w:bookmarkEnd w:id="3710"/>
      <w:bookmarkEnd w:id="3711"/>
      <w:bookmarkEnd w:id="3712"/>
      <w:bookmarkEnd w:id="3713"/>
      <w:bookmarkEnd w:id="3714"/>
    </w:p>
    <w:p w14:paraId="6AA82E88" w14:textId="3F3BD4C2" w:rsidR="0054667F" w:rsidDel="001C005D" w:rsidRDefault="0054667F">
      <w:pPr>
        <w:pStyle w:val="Heading3"/>
        <w:rPr>
          <w:del w:id="3715" w:author="John Clevenger" w:date="2022-06-22T18:32:00Z"/>
        </w:rPr>
        <w:pPrChange w:id="3716" w:author="John Clevenger" w:date="2022-12-15T15:15:00Z">
          <w:pPr>
            <w:spacing w:before="240"/>
            <w:ind w:right="443"/>
            <w:jc w:val="both"/>
          </w:pPr>
        </w:pPrChange>
      </w:pPr>
      <w:bookmarkStart w:id="3717" w:name="_Toc106966787"/>
      <w:bookmarkStart w:id="3718" w:name="_Toc106979822"/>
      <w:bookmarkStart w:id="3719" w:name="_Toc107239515"/>
      <w:bookmarkStart w:id="3720" w:name="_Toc109139623"/>
      <w:bookmarkStart w:id="3721" w:name="_Toc122082000"/>
      <w:bookmarkStart w:id="3722" w:name="_Toc122186198"/>
      <w:bookmarkStart w:id="3723" w:name="_Toc132120895"/>
      <w:bookmarkEnd w:id="3717"/>
      <w:bookmarkEnd w:id="3718"/>
      <w:bookmarkEnd w:id="3719"/>
      <w:bookmarkEnd w:id="3720"/>
      <w:bookmarkEnd w:id="3721"/>
      <w:bookmarkEnd w:id="3722"/>
      <w:bookmarkEnd w:id="3723"/>
    </w:p>
    <w:p w14:paraId="510E1283" w14:textId="77777777" w:rsidR="0054667F" w:rsidDel="00966131" w:rsidRDefault="0054667F">
      <w:pPr>
        <w:pStyle w:val="Heading3"/>
        <w:rPr>
          <w:del w:id="3724" w:author="John Clevenger" w:date="2022-06-15T12:05:00Z"/>
        </w:rPr>
        <w:pPrChange w:id="3725" w:author="John Clevenger" w:date="2022-12-15T15:15:00Z">
          <w:pPr>
            <w:spacing w:before="240"/>
            <w:ind w:right="443"/>
            <w:jc w:val="both"/>
          </w:pPr>
        </w:pPrChange>
      </w:pPr>
      <w:bookmarkStart w:id="3726" w:name="_Toc106966788"/>
      <w:bookmarkStart w:id="3727" w:name="_Toc106979823"/>
      <w:bookmarkStart w:id="3728" w:name="_Toc107239516"/>
      <w:bookmarkStart w:id="3729" w:name="_Toc109139624"/>
      <w:bookmarkStart w:id="3730" w:name="_Toc122082001"/>
      <w:bookmarkStart w:id="3731" w:name="_Toc122186199"/>
      <w:bookmarkStart w:id="3732" w:name="_Toc132120896"/>
      <w:bookmarkEnd w:id="3726"/>
      <w:bookmarkEnd w:id="3727"/>
      <w:bookmarkEnd w:id="3728"/>
      <w:bookmarkEnd w:id="3729"/>
      <w:bookmarkEnd w:id="3730"/>
      <w:bookmarkEnd w:id="3731"/>
      <w:bookmarkEnd w:id="3732"/>
    </w:p>
    <w:p w14:paraId="23E91624" w14:textId="77777777" w:rsidR="0054667F" w:rsidDel="00966131" w:rsidRDefault="0054667F">
      <w:pPr>
        <w:pStyle w:val="Heading3"/>
        <w:rPr>
          <w:del w:id="3733" w:author="John Clevenger" w:date="2022-06-15T12:05:00Z"/>
        </w:rPr>
        <w:pPrChange w:id="3734" w:author="John Clevenger" w:date="2022-12-15T15:15:00Z">
          <w:pPr>
            <w:spacing w:before="240"/>
            <w:ind w:right="443"/>
            <w:jc w:val="both"/>
          </w:pPr>
        </w:pPrChange>
      </w:pPr>
      <w:bookmarkStart w:id="3735" w:name="_Toc106966789"/>
      <w:bookmarkStart w:id="3736" w:name="_Toc106979824"/>
      <w:bookmarkStart w:id="3737" w:name="_Toc107239517"/>
      <w:bookmarkStart w:id="3738" w:name="_Toc109139625"/>
      <w:bookmarkStart w:id="3739" w:name="_Toc122082002"/>
      <w:bookmarkStart w:id="3740" w:name="_Toc122186200"/>
      <w:bookmarkStart w:id="3741" w:name="_Toc132120897"/>
      <w:bookmarkEnd w:id="3735"/>
      <w:bookmarkEnd w:id="3736"/>
      <w:bookmarkEnd w:id="3737"/>
      <w:bookmarkEnd w:id="3738"/>
      <w:bookmarkEnd w:id="3739"/>
      <w:bookmarkEnd w:id="3740"/>
      <w:bookmarkEnd w:id="3741"/>
    </w:p>
    <w:p w14:paraId="400321CB" w14:textId="5BE40D8A" w:rsidR="0054667F" w:rsidDel="001C005D" w:rsidRDefault="0054667F">
      <w:pPr>
        <w:pStyle w:val="Heading3"/>
        <w:rPr>
          <w:del w:id="3742" w:author="John Clevenger" w:date="2022-06-22T18:32:00Z"/>
        </w:rPr>
        <w:pPrChange w:id="3743" w:author="John Clevenger" w:date="2022-12-15T15:15:00Z">
          <w:pPr>
            <w:spacing w:before="240"/>
            <w:ind w:right="443"/>
            <w:jc w:val="both"/>
          </w:pPr>
        </w:pPrChange>
      </w:pPr>
      <w:bookmarkStart w:id="3744" w:name="_Toc106966790"/>
      <w:bookmarkStart w:id="3745" w:name="_Toc106979825"/>
      <w:bookmarkStart w:id="3746" w:name="_Toc107239518"/>
      <w:bookmarkStart w:id="3747" w:name="_Toc109139626"/>
      <w:bookmarkStart w:id="3748" w:name="_Toc122082003"/>
      <w:bookmarkStart w:id="3749" w:name="_Toc122186201"/>
      <w:bookmarkStart w:id="3750" w:name="_Toc132120898"/>
      <w:bookmarkEnd w:id="3744"/>
      <w:bookmarkEnd w:id="3745"/>
      <w:bookmarkEnd w:id="3746"/>
      <w:bookmarkEnd w:id="3747"/>
      <w:bookmarkEnd w:id="3748"/>
      <w:bookmarkEnd w:id="3749"/>
      <w:bookmarkEnd w:id="3750"/>
    </w:p>
    <w:p w14:paraId="533443DC" w14:textId="77777777" w:rsidR="00EB7F00" w:rsidRDefault="0054667F" w:rsidP="004E14CD">
      <w:pPr>
        <w:pStyle w:val="Heading3"/>
      </w:pPr>
      <w:bookmarkStart w:id="3751" w:name="_Toc132120899"/>
      <w:r>
        <w:t xml:space="preserve">Multiple </w:t>
      </w:r>
      <w:r w:rsidR="00EB7F00">
        <w:t>Test Data Files</w:t>
      </w:r>
      <w:bookmarkEnd w:id="3751"/>
    </w:p>
    <w:p w14:paraId="171C23F8" w14:textId="60B6557B" w:rsidR="00EB7F00" w:rsidRDefault="00B50866" w:rsidP="00EB7F00">
      <w:pPr>
        <w:spacing w:before="240"/>
        <w:ind w:right="443" w:firstLine="720"/>
        <w:jc w:val="both"/>
        <w:rPr>
          <w:color w:val="000000"/>
        </w:rPr>
      </w:pPr>
      <w:ins w:id="3752" w:author="John Clevenger" w:date="2022-06-22T12:31:00Z">
        <w:r>
          <w:rPr>
            <w:noProof/>
          </w:rPr>
          <w:drawing>
            <wp:anchor distT="0" distB="0" distL="114300" distR="114300" simplePos="0" relativeHeight="251692032" behindDoc="0" locked="0" layoutInCell="1" allowOverlap="1" wp14:anchorId="19FB070F" wp14:editId="0C69FFEA">
              <wp:simplePos x="0" y="0"/>
              <wp:positionH relativeFrom="margin">
                <wp:align>center</wp:align>
              </wp:positionH>
              <wp:positionV relativeFrom="paragraph">
                <wp:posOffset>1414780</wp:posOffset>
              </wp:positionV>
              <wp:extent cx="5122545" cy="3567430"/>
              <wp:effectExtent l="0" t="0" r="1905" b="0"/>
              <wp:wrapTopAndBottom/>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2545" cy="3567430"/>
                      </a:xfrm>
                      <a:prstGeom prst="rect">
                        <a:avLst/>
                      </a:prstGeom>
                    </pic:spPr>
                  </pic:pic>
                </a:graphicData>
              </a:graphic>
              <wp14:sizeRelH relativeFrom="page">
                <wp14:pctWidth>0</wp14:pctWidth>
              </wp14:sizeRelH>
              <wp14:sizeRelV relativeFrom="page">
                <wp14:pctHeight>0</wp14:pctHeight>
              </wp14:sizeRelV>
            </wp:anchor>
          </w:drawing>
        </w:r>
      </w:ins>
      <w:del w:id="3753" w:author="John Clevenger" w:date="2022-06-22T12:30:00Z">
        <w:r w:rsidR="00A92296" w:rsidDel="00B50866">
          <w:rPr>
            <w:noProof/>
          </w:rPr>
          <w:drawing>
            <wp:anchor distT="0" distB="0" distL="114300" distR="114300" simplePos="0" relativeHeight="251648000" behindDoc="0" locked="0" layoutInCell="1" allowOverlap="1" wp14:anchorId="5F74E0D0" wp14:editId="598B622A">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w:t>
      </w:r>
      <w:del w:id="3754" w:author="John Clevenger" w:date="2022-06-22T12:12:00Z">
        <w:r w:rsidR="00EB7F00" w:rsidDel="00B82360">
          <w:rPr>
            <w:color w:val="000000"/>
          </w:rPr>
          <w:delText>In order to</w:delText>
        </w:r>
      </w:del>
      <w:ins w:id="3755" w:author="John Clevenger" w:date="2022-06-22T12:12:00Z">
        <w:r w:rsidR="00B82360">
          <w:rPr>
            <w:color w:val="000000"/>
          </w:rPr>
          <w:t>To</w:t>
        </w:r>
      </w:ins>
      <w:r w:rsidR="00EB7F00">
        <w:rPr>
          <w:color w:val="000000"/>
        </w:rPr>
        <w:t xml:space="preserve">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7"/>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4ED1C66E"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w:t>
      </w:r>
      <w:proofErr w:type="gramStart"/>
      <w:r>
        <w:rPr>
          <w:color w:val="000000"/>
        </w:rPr>
        <w:t>e.g.</w:t>
      </w:r>
      <w:proofErr w:type="gramEnd"/>
      <w:r>
        <w:rPr>
          <w:color w:val="000000"/>
        </w:rPr>
        <w:t xml:space="preserve"> larger than around 5MB) can cause system memory overflow and/or cause heavy network traffic loads.</w:t>
      </w:r>
    </w:p>
    <w:p w14:paraId="3337526F" w14:textId="0D70EAA5"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w:t>
      </w:r>
      <w:del w:id="3756" w:author="John Clevenger" w:date="2022-06-22T12:32:00Z">
        <w:r w:rsidDel="00B50866">
          <w:rPr>
            <w:color w:val="000000"/>
          </w:rPr>
          <w:delText>e.g.</w:delText>
        </w:r>
      </w:del>
      <w:ins w:id="3757" w:author="John Clevenger" w:date="2022-06-22T12:32:00Z">
        <w:r w:rsidR="00B50866">
          <w:rPr>
            <w:color w:val="000000"/>
          </w:rPr>
          <w:t>e.g.,</w:t>
        </w:r>
      </w:ins>
      <w:r>
        <w:rPr>
          <w:color w:val="000000"/>
        </w:rPr>
        <w:t xml:space="preserve"> the file names), but does not actually </w:t>
      </w:r>
      <w:r w:rsidR="00B10984">
        <w:rPr>
          <w:color w:val="000000"/>
        </w:rPr>
        <w:t xml:space="preserve">load the data into the system and does not transmit the data to judges.  This eliminates the memory and network </w:t>
      </w:r>
      <w:r w:rsidR="00B10984">
        <w:rPr>
          <w:color w:val="000000"/>
        </w:rPr>
        <w:lastRenderedPageBreak/>
        <w:t xml:space="preserve">traffic issues.  However, </w:t>
      </w:r>
      <w:r w:rsidR="00B10984">
        <w:rPr>
          <w:i/>
          <w:color w:val="000000"/>
        </w:rPr>
        <w:t xml:space="preserve">it requires the contest administrator to </w:t>
      </w:r>
      <w:del w:id="3758" w:author="John Clevenger" w:date="2022-06-22T12:32:00Z">
        <w:r w:rsidR="00B10984" w:rsidDel="00B50866">
          <w:rPr>
            <w:i/>
            <w:color w:val="000000"/>
          </w:rPr>
          <w:delText>insure</w:delText>
        </w:r>
      </w:del>
      <w:ins w:id="3759" w:author="John Clevenger" w:date="2022-06-22T12:32:00Z">
        <w:r w:rsidR="00B50866">
          <w:rPr>
            <w:i/>
            <w:color w:val="000000"/>
          </w:rPr>
          <w:t>ensure</w:t>
        </w:r>
      </w:ins>
      <w:r w:rsidR="00B10984">
        <w:rPr>
          <w:i/>
          <w:color w:val="000000"/>
        </w:rPr>
        <w:t xml:space="preserv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w:t>
      </w:r>
      <w:proofErr w:type="gramStart"/>
      <w:r>
        <w:rPr>
          <w:color w:val="000000"/>
        </w:rPr>
        <w:t>files</w:t>
      </w:r>
      <w:proofErr w:type="gramEnd"/>
      <w:r>
        <w:rPr>
          <w:color w:val="000000"/>
        </w:rPr>
        <w:t xml:space="preserve">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8"/>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53120" behindDoc="0" locked="0" layoutInCell="1" allowOverlap="1" wp14:anchorId="610CDA4B" wp14:editId="5341BAE6">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w:t>
      </w:r>
      <w:proofErr w:type="gramStart"/>
      <w:r w:rsidR="0046076B">
        <w:rPr>
          <w:color w:val="000000"/>
        </w:rPr>
        <w:t>started</w:t>
      </w:r>
      <w:proofErr w:type="gramEnd"/>
      <w:r w:rsidR="0046076B">
        <w:rPr>
          <w:color w:val="000000"/>
        </w:rPr>
        <w:t xml:space="preserve">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w:t>
      </w:r>
      <w:r w:rsidRPr="00B50866">
        <w:rPr>
          <w:rFonts w:ascii="Arial" w:hAnsi="Arial"/>
          <w:b/>
          <w:sz w:val="20"/>
          <w:rPrChange w:id="3760" w:author="John Clevenger" w:date="2022-06-22T12:34:00Z">
            <w:rPr>
              <w:color w:val="000000"/>
            </w:rPr>
          </w:rPrChange>
        </w:rPr>
        <w:t>.in</w:t>
      </w:r>
      <w:r>
        <w:rPr>
          <w:color w:val="000000"/>
        </w:rPr>
        <w:t>” and that answer files have names ending with the extension “</w:t>
      </w:r>
      <w:r w:rsidRPr="00B50866">
        <w:rPr>
          <w:rFonts w:ascii="Arial" w:hAnsi="Arial"/>
          <w:b/>
          <w:sz w:val="20"/>
          <w:rPrChange w:id="3761" w:author="John Clevenger" w:date="2022-06-22T12:34:00Z">
            <w:rPr>
              <w:color w:val="000000"/>
            </w:rPr>
          </w:rPrChange>
        </w:rPr>
        <w:t>.</w:t>
      </w:r>
      <w:proofErr w:type="spellStart"/>
      <w:r w:rsidRPr="00B50866">
        <w:rPr>
          <w:rFonts w:ascii="Arial" w:hAnsi="Arial"/>
          <w:b/>
          <w:sz w:val="20"/>
          <w:rPrChange w:id="3762" w:author="John Clevenger" w:date="2022-06-22T12:34:00Z">
            <w:rPr>
              <w:color w:val="000000"/>
            </w:rPr>
          </w:rPrChange>
        </w:rPr>
        <w:t>ans</w:t>
      </w:r>
      <w:proofErr w:type="spellEnd"/>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3215A351"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w:t>
      </w:r>
      <w:ins w:id="3763" w:author="John Clevenger" w:date="2022-06-22T12:35:00Z">
        <w:r w:rsidR="00B50866">
          <w:rPr>
            <w:color w:val="000000"/>
          </w:rPr>
          <w:t xml:space="preserve"> (this is called a “run” in CLICS parlance, whereas PC</w:t>
        </w:r>
        <w:r w:rsidR="00B50866" w:rsidRPr="0067302E">
          <w:rPr>
            <w:color w:val="000000"/>
            <w:vertAlign w:val="superscript"/>
            <w:rPrChange w:id="3764" w:author="John Clevenger" w:date="2022-06-22T12:36:00Z">
              <w:rPr>
                <w:color w:val="000000"/>
              </w:rPr>
            </w:rPrChange>
          </w:rPr>
          <w:t>2</w:t>
        </w:r>
        <w:r w:rsidR="00B50866">
          <w:rPr>
            <w:color w:val="000000"/>
          </w:rPr>
          <w:t xml:space="preserve"> </w:t>
        </w:r>
      </w:ins>
      <w:ins w:id="3765" w:author="John Clevenger" w:date="2022-06-22T12:36:00Z">
        <w:r w:rsidR="0067302E">
          <w:rPr>
            <w:color w:val="000000"/>
          </w:rPr>
          <w:t xml:space="preserve">uses </w:t>
        </w:r>
      </w:ins>
      <w:ins w:id="3766" w:author="John Clevenger" w:date="2022-06-22T12:35:00Z">
        <w:r w:rsidR="00B50866">
          <w:rPr>
            <w:color w:val="000000"/>
          </w:rPr>
          <w:t xml:space="preserve">the term “run” to mean </w:t>
        </w:r>
      </w:ins>
      <w:ins w:id="3767" w:author="John Clevenger" w:date="2022-06-22T12:36:00Z">
        <w:r w:rsidR="00B50866">
          <w:rPr>
            <w:color w:val="000000"/>
          </w:rPr>
          <w:t>the execution of ALL test cases associated with a submission)</w:t>
        </w:r>
      </w:ins>
      <w:ins w:id="3768" w:author="John Clevenger" w:date="2022-06-22T12:37:00Z">
        <w:r w:rsidR="0067302E">
          <w:rPr>
            <w:color w:val="000000"/>
          </w:rPr>
          <w:t xml:space="preserve">. </w:t>
        </w:r>
      </w:ins>
      <w:del w:id="3769" w:author="John Clevenger" w:date="2022-06-22T12:37:00Z">
        <w:r w:rsidDel="0067302E">
          <w:rPr>
            <w:color w:val="000000"/>
          </w:rPr>
          <w:delText xml:space="preserve">, and </w:delText>
        </w:r>
      </w:del>
      <w:r w:rsidR="0067302E">
        <w:rPr>
          <w:color w:val="000000"/>
        </w:rPr>
        <w:t xml:space="preserve">The </w:t>
      </w:r>
      <w:r>
        <w:rPr>
          <w:color w:val="000000"/>
        </w:rPr>
        <w:t xml:space="preserve">results of each of these </w:t>
      </w:r>
      <w:ins w:id="3770" w:author="John Clevenger" w:date="2022-06-22T12:37:00Z">
        <w:r w:rsidR="0067302E">
          <w:rPr>
            <w:color w:val="000000"/>
          </w:rPr>
          <w:t xml:space="preserve">test case </w:t>
        </w:r>
      </w:ins>
      <w:r>
        <w:rPr>
          <w:color w:val="000000"/>
        </w:rPr>
        <w:t xml:space="preserve">executions will be displayed for the judge </w:t>
      </w:r>
      <w:r>
        <w:rPr>
          <w:color w:val="000000"/>
        </w:rPr>
        <w:lastRenderedPageBreak/>
        <w:t>(see the separate PC</w:t>
      </w:r>
      <w:r w:rsidRPr="00C36206">
        <w:rPr>
          <w:color w:val="000000"/>
          <w:vertAlign w:val="superscript"/>
        </w:rPr>
        <w:t>2</w:t>
      </w:r>
      <w:r>
        <w:rPr>
          <w:color w:val="000000"/>
        </w:rPr>
        <w:t xml:space="preserve"> Judge’s Guide for details on the display of execution results to the judge).</w:t>
      </w:r>
    </w:p>
    <w:p w14:paraId="6B148A29" w14:textId="06962762" w:rsidR="00B7563B" w:rsidRDefault="00EA7B23" w:rsidP="00EB7F00">
      <w:pPr>
        <w:spacing w:before="240"/>
        <w:ind w:right="443" w:firstLine="720"/>
        <w:jc w:val="both"/>
        <w:rPr>
          <w:ins w:id="3771" w:author="John Clevenger" w:date="2022-06-22T12:41:00Z"/>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w:t>
      </w:r>
      <w:proofErr w:type="gramStart"/>
      <w:r w:rsidR="0058198F">
        <w:rPr>
          <w:color w:val="000000"/>
        </w:rPr>
        <w:t>e.g.</w:t>
      </w:r>
      <w:proofErr w:type="gramEnd"/>
      <w:r w:rsidR="0058198F">
        <w:rPr>
          <w:color w:val="000000"/>
        </w:rPr>
        <w:t xml:space="preserve"> “001”, “002”, “010”) i</w:t>
      </w:r>
      <w:r>
        <w:rPr>
          <w:color w:val="000000"/>
        </w:rPr>
        <w:t xml:space="preserve">n all numeric </w:t>
      </w:r>
      <w:r w:rsidR="0058198F">
        <w:rPr>
          <w:color w:val="000000"/>
        </w:rPr>
        <w:t>file name elements</w:t>
      </w:r>
      <w:r>
        <w:rPr>
          <w:color w:val="000000"/>
        </w:rPr>
        <w:t xml:space="preserve"> to keep “1” and “2” from being separated by “10”.)</w:t>
      </w:r>
    </w:p>
    <w:p w14:paraId="280DC6A6" w14:textId="74195213" w:rsidR="005D4A00" w:rsidRPr="005D4A00" w:rsidRDefault="005D4A00" w:rsidP="00EB7F00">
      <w:pPr>
        <w:spacing w:before="240"/>
        <w:ind w:right="443" w:firstLine="720"/>
        <w:jc w:val="both"/>
        <w:rPr>
          <w:color w:val="000000"/>
        </w:rPr>
      </w:pPr>
      <w:ins w:id="3772" w:author="John Clevenger" w:date="2022-06-22T12:41:00Z">
        <w:r>
          <w:rPr>
            <w:color w:val="000000"/>
          </w:rPr>
          <w:t>Starting with Version 9.8, PC</w:t>
        </w:r>
        <w:r w:rsidRPr="005D4A00">
          <w:rPr>
            <w:color w:val="000000"/>
            <w:vertAlign w:val="superscript"/>
            <w:rPrChange w:id="3773" w:author="John Clevenger" w:date="2022-06-22T12:42:00Z">
              <w:rPr>
                <w:color w:val="000000"/>
              </w:rPr>
            </w:rPrChange>
          </w:rPr>
          <w:t>2</w:t>
        </w:r>
        <w:r>
          <w:rPr>
            <w:color w:val="000000"/>
          </w:rPr>
          <w:t xml:space="preserve"> supports the ability to merge CLICS-formatted </w:t>
        </w:r>
        <w:r>
          <w:rPr>
            <w:i/>
            <w:iCs/>
            <w:color w:val="000000"/>
          </w:rPr>
          <w:t>sample</w:t>
        </w:r>
        <w:r>
          <w:rPr>
            <w:color w:val="000000"/>
          </w:rPr>
          <w:t xml:space="preserve"> and </w:t>
        </w:r>
        <w:r>
          <w:rPr>
            <w:i/>
            <w:iCs/>
            <w:color w:val="000000"/>
          </w:rPr>
          <w:t xml:space="preserve">secret </w:t>
        </w:r>
        <w:r>
          <w:rPr>
            <w:color w:val="000000"/>
          </w:rPr>
          <w:t>data files into a single set of test case files for execution.  S</w:t>
        </w:r>
      </w:ins>
      <w:ins w:id="3774" w:author="John Clevenger" w:date="2022-06-22T12:42:00Z">
        <w:r>
          <w:rPr>
            <w:color w:val="000000"/>
          </w:rPr>
          <w:t xml:space="preserve">ee the Appendix on </w:t>
        </w:r>
      </w:ins>
      <w:proofErr w:type="gramStart"/>
      <w:ins w:id="3775" w:author="John Clevenger" w:date="2022-06-24T12:47:00Z">
        <w:r w:rsidR="00931839" w:rsidRPr="00931839">
          <w:rPr>
            <w:b/>
            <w:bCs/>
            <w:rPrChange w:id="3776" w:author="John Clevenger" w:date="2022-06-24T12:47:00Z">
              <w:rPr/>
            </w:rPrChange>
          </w:rPr>
          <w:t>The</w:t>
        </w:r>
        <w:proofErr w:type="gramEnd"/>
        <w:r w:rsidR="00931839" w:rsidRPr="00931839">
          <w:rPr>
            <w:b/>
            <w:bCs/>
            <w:rPrChange w:id="3777" w:author="John Clevenger" w:date="2022-06-24T12:47:00Z">
              <w:rPr/>
            </w:rPrChange>
          </w:rPr>
          <w:t xml:space="preserve"> </w:t>
        </w:r>
        <w:r w:rsidR="00931839" w:rsidRPr="00931839">
          <w:rPr>
            <w:b/>
            <w:bCs/>
            <w:i/>
            <w:iCs/>
            <w:rPrChange w:id="3778" w:author="John Clevenger" w:date="2022-06-24T12:47:00Z">
              <w:rPr>
                <w:i/>
                <w:iCs/>
              </w:rPr>
            </w:rPrChange>
          </w:rPr>
          <w:t>pc2tools</w:t>
        </w:r>
        <w:r w:rsidR="00931839" w:rsidRPr="00931839">
          <w:rPr>
            <w:b/>
            <w:bCs/>
            <w:rPrChange w:id="3779" w:author="John Clevenger" w:date="2022-06-24T12:47:00Z">
              <w:rPr/>
            </w:rPrChange>
          </w:rPr>
          <w:t xml:space="preserve"> </w:t>
        </w:r>
        <w:proofErr w:type="spellStart"/>
        <w:r w:rsidR="00931839" w:rsidRPr="00931839">
          <w:rPr>
            <w:b/>
            <w:bCs/>
            <w:rPrChange w:id="3780" w:author="John Clevenger" w:date="2022-06-24T12:47:00Z">
              <w:rPr/>
            </w:rPrChange>
          </w:rPr>
          <w:t>Toolsuite</w:t>
        </w:r>
        <w:proofErr w:type="spellEnd"/>
        <w:r w:rsidR="00931839">
          <w:rPr>
            <w:color w:val="000000"/>
          </w:rPr>
          <w:t xml:space="preserve"> </w:t>
        </w:r>
      </w:ins>
      <w:ins w:id="3781" w:author="John Clevenger" w:date="2022-06-22T12:42:00Z">
        <w:r>
          <w:rPr>
            <w:color w:val="000000"/>
          </w:rPr>
          <w:t>for details.</w:t>
        </w:r>
      </w:ins>
    </w:p>
    <w:p w14:paraId="0E05321F" w14:textId="792C8956" w:rsidR="00070516" w:rsidRPr="00070516" w:rsidRDefault="00070516" w:rsidP="00070516"/>
    <w:p w14:paraId="78608009" w14:textId="00831CA3" w:rsidR="00ED2995" w:rsidRDefault="001C288A" w:rsidP="004E14CD">
      <w:pPr>
        <w:pStyle w:val="Heading3"/>
      </w:pPr>
      <w:bookmarkStart w:id="3782" w:name="_Toc261788208"/>
      <w:bookmarkStart w:id="3783" w:name="_Toc274153600"/>
      <w:bookmarkStart w:id="3784" w:name="_Toc274153736"/>
      <w:bookmarkStart w:id="3785" w:name="_Toc274154063"/>
      <w:bookmarkStart w:id="3786" w:name="_Toc132120900"/>
      <w:r>
        <w:t>Defining</w:t>
      </w:r>
      <w:r w:rsidR="002D4246">
        <w:t xml:space="preserve"> Judging</w:t>
      </w:r>
      <w:bookmarkEnd w:id="3782"/>
      <w:bookmarkEnd w:id="3783"/>
      <w:bookmarkEnd w:id="3784"/>
      <w:bookmarkEnd w:id="3785"/>
      <w:r>
        <w:t xml:space="preserve"> Type</w:t>
      </w:r>
      <w:bookmarkEnd w:id="3786"/>
    </w:p>
    <w:p w14:paraId="291CE2FD" w14:textId="75A4073F" w:rsidR="00ED2995" w:rsidRDefault="00F47FA1" w:rsidP="008B419D">
      <w:pPr>
        <w:spacing w:before="240"/>
        <w:ind w:right="443" w:firstLine="720"/>
        <w:jc w:val="both"/>
      </w:pPr>
      <w:r>
        <w:t xml:space="preserve">By </w:t>
      </w:r>
      <w:proofErr w:type="gramStart"/>
      <w:r>
        <w:t>default</w:t>
      </w:r>
      <w:proofErr w:type="gramEnd"/>
      <w:r>
        <w:t xml:space="preserve">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4E871849"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9"/>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w:t>
      </w:r>
      <w:proofErr w:type="spellStart"/>
      <w:r w:rsidR="001C288A">
        <w:t>AutoJudge</w:t>
      </w:r>
      <w:proofErr w:type="spellEnd"/>
      <w:r w:rsidR="001C288A">
        <w:t>”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10CD22C1" w:rsidR="00A20971" w:rsidRDefault="001C288A" w:rsidP="00A20971">
      <w:pPr>
        <w:spacing w:before="240"/>
        <w:ind w:firstLine="720"/>
        <w:jc w:val="both"/>
        <w:rPr>
          <w:ins w:id="3788" w:author="John Clevenger" w:date="2022-06-22T18:35:00Z"/>
        </w:rPr>
      </w:pPr>
      <w:r>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 xml:space="preserve">Add </w:t>
      </w:r>
      <w:proofErr w:type="gramStart"/>
      <w:r w:rsidR="00A20971">
        <w:rPr>
          <w:rFonts w:ascii="Arial" w:hAnsi="Arial"/>
          <w:b/>
          <w:sz w:val="20"/>
        </w:rPr>
        <w:t>New  Problem</w:t>
      </w:r>
      <w:proofErr w:type="gramEnd"/>
      <w:r w:rsidR="00A20971">
        <w:t xml:space="preserve"> dialog</w:t>
      </w:r>
      <w:r w:rsidR="00245132">
        <w:t>,</w:t>
      </w:r>
      <w:r w:rsidR="00A20971">
        <w:t xml:space="preserve"> shown below.</w:t>
      </w:r>
    </w:p>
    <w:p w14:paraId="28BAF3D2" w14:textId="0326918C" w:rsidR="0001117D" w:rsidRDefault="0001117D" w:rsidP="00A20971">
      <w:pPr>
        <w:spacing w:before="240"/>
        <w:ind w:firstLine="720"/>
        <w:jc w:val="both"/>
        <w:rPr>
          <w:ins w:id="3789" w:author="John Clevenger" w:date="2022-06-22T18:35:00Z"/>
        </w:rPr>
      </w:pPr>
    </w:p>
    <w:p w14:paraId="79AA5650" w14:textId="159333AF" w:rsidR="0001117D" w:rsidRDefault="0001117D" w:rsidP="00A20971">
      <w:pPr>
        <w:spacing w:before="240"/>
        <w:ind w:firstLine="720"/>
        <w:jc w:val="both"/>
        <w:rPr>
          <w:ins w:id="3790" w:author="John Clevenger" w:date="2022-06-22T18:35:00Z"/>
        </w:rPr>
      </w:pPr>
    </w:p>
    <w:p w14:paraId="4B327E3D" w14:textId="151F22B7" w:rsidR="0001117D" w:rsidRDefault="0001117D" w:rsidP="00A20971">
      <w:pPr>
        <w:spacing w:before="240"/>
        <w:ind w:firstLine="720"/>
        <w:jc w:val="both"/>
        <w:rPr>
          <w:ins w:id="3791" w:author="John Clevenger" w:date="2022-06-22T18:35:00Z"/>
        </w:rPr>
      </w:pPr>
    </w:p>
    <w:p w14:paraId="668380B3" w14:textId="118C0F77" w:rsidR="0001117D" w:rsidRDefault="0001117D" w:rsidP="00A20971">
      <w:pPr>
        <w:spacing w:before="240"/>
        <w:ind w:firstLine="720"/>
        <w:jc w:val="both"/>
        <w:rPr>
          <w:ins w:id="3792" w:author="John Clevenger" w:date="2022-06-22T18:35:00Z"/>
        </w:rPr>
      </w:pPr>
    </w:p>
    <w:p w14:paraId="3A84CAF6" w14:textId="08EF05A3" w:rsidR="0001117D" w:rsidRDefault="0001117D" w:rsidP="00A20971">
      <w:pPr>
        <w:spacing w:before="240"/>
        <w:ind w:firstLine="720"/>
        <w:jc w:val="both"/>
        <w:rPr>
          <w:ins w:id="3793" w:author="John Clevenger" w:date="2022-06-22T18:36:00Z"/>
          <w:noProof/>
        </w:rPr>
      </w:pPr>
      <w:ins w:id="3794" w:author="John Clevenger" w:date="2022-06-22T18:35:00Z">
        <w:r>
          <w:rPr>
            <w:noProof/>
          </w:rPr>
          <w:lastRenderedPageBreak/>
          <w:drawing>
            <wp:anchor distT="0" distB="0" distL="114300" distR="114300" simplePos="0" relativeHeight="251699200" behindDoc="0" locked="0" layoutInCell="1" allowOverlap="1" wp14:anchorId="147FD86F" wp14:editId="1BABFB00">
              <wp:simplePos x="0" y="0"/>
              <wp:positionH relativeFrom="column">
                <wp:posOffset>0</wp:posOffset>
              </wp:positionH>
              <wp:positionV relativeFrom="paragraph">
                <wp:posOffset>-63500</wp:posOffset>
              </wp:positionV>
              <wp:extent cx="6053455" cy="2357120"/>
              <wp:effectExtent l="0" t="0" r="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3455" cy="2357120"/>
                      </a:xfrm>
                      <a:prstGeom prst="rect">
                        <a:avLst/>
                      </a:prstGeom>
                    </pic:spPr>
                  </pic:pic>
                </a:graphicData>
              </a:graphic>
              <wp14:sizeRelH relativeFrom="page">
                <wp14:pctWidth>0</wp14:pctWidth>
              </wp14:sizeRelH>
              <wp14:sizeRelV relativeFrom="page">
                <wp14:pctHeight>0</wp14:pctHeight>
              </wp14:sizeRelV>
            </wp:anchor>
          </w:drawing>
        </w:r>
      </w:ins>
    </w:p>
    <w:p w14:paraId="22FE3D4C" w14:textId="369F01D7" w:rsidR="0001117D" w:rsidRDefault="0001117D" w:rsidP="00A20971">
      <w:pPr>
        <w:spacing w:before="240"/>
        <w:ind w:firstLine="720"/>
        <w:jc w:val="both"/>
        <w:rPr>
          <w:ins w:id="3795" w:author="John Clevenger" w:date="2022-06-22T18:36:00Z"/>
          <w:noProof/>
        </w:rPr>
      </w:pPr>
    </w:p>
    <w:p w14:paraId="1D49D77D" w14:textId="048B1D28" w:rsidR="0001117D" w:rsidRDefault="0001117D" w:rsidP="00A20971">
      <w:pPr>
        <w:spacing w:before="240"/>
        <w:ind w:firstLine="720"/>
        <w:jc w:val="both"/>
        <w:rPr>
          <w:ins w:id="3796" w:author="John Clevenger" w:date="2022-06-22T18:36:00Z"/>
          <w:noProof/>
        </w:rPr>
      </w:pPr>
    </w:p>
    <w:p w14:paraId="32BF1A46" w14:textId="4A66E52C" w:rsidR="0001117D" w:rsidRDefault="0001117D" w:rsidP="00A20971">
      <w:pPr>
        <w:spacing w:before="240"/>
        <w:ind w:firstLine="720"/>
        <w:jc w:val="both"/>
        <w:rPr>
          <w:ins w:id="3797" w:author="John Clevenger" w:date="2022-06-22T18:36:00Z"/>
          <w:noProof/>
        </w:rPr>
      </w:pPr>
    </w:p>
    <w:p w14:paraId="40321CB7" w14:textId="77777777" w:rsidR="0001117D" w:rsidRDefault="0001117D" w:rsidP="00A20971">
      <w:pPr>
        <w:spacing w:before="240"/>
        <w:ind w:firstLine="720"/>
        <w:jc w:val="both"/>
        <w:rPr>
          <w:ins w:id="3798" w:author="John Clevenger" w:date="2022-06-22T18:36:00Z"/>
          <w:noProof/>
        </w:rPr>
      </w:pPr>
    </w:p>
    <w:p w14:paraId="4539FACF" w14:textId="28380A47" w:rsidR="0001117D" w:rsidRDefault="0001117D" w:rsidP="00A20971">
      <w:pPr>
        <w:spacing w:before="240"/>
        <w:ind w:firstLine="720"/>
        <w:jc w:val="both"/>
        <w:rPr>
          <w:ins w:id="3799" w:author="John Clevenger" w:date="2022-06-22T18:35:00Z"/>
        </w:rPr>
      </w:pPr>
    </w:p>
    <w:p w14:paraId="09274615" w14:textId="3D4ED278" w:rsidR="0001117D" w:rsidRDefault="0001117D" w:rsidP="00A20971">
      <w:pPr>
        <w:spacing w:before="240"/>
        <w:ind w:firstLine="720"/>
        <w:jc w:val="both"/>
      </w:pPr>
    </w:p>
    <w:p w14:paraId="1A73CCC3" w14:textId="45717526" w:rsidR="001C005D" w:rsidDel="0001117D" w:rsidRDefault="001C005D" w:rsidP="001C005D">
      <w:pPr>
        <w:spacing w:before="240"/>
        <w:ind w:firstLine="720"/>
        <w:jc w:val="both"/>
        <w:rPr>
          <w:del w:id="3800" w:author="John Clevenger" w:date="2022-06-22T18:34:00Z"/>
        </w:rPr>
      </w:pPr>
      <w:del w:id="3801" w:author="John Clevenger" w:date="2022-06-22T18:35:00Z">
        <w:r w:rsidDel="0001117D">
          <w:rPr>
            <w:noProof/>
          </w:rPr>
          <w:drawing>
            <wp:anchor distT="0" distB="0" distL="114300" distR="114300" simplePos="0" relativeHeight="251684864" behindDoc="0" locked="0" layoutInCell="1" allowOverlap="1" wp14:anchorId="5D8B53EB" wp14:editId="2FC8E2A0">
              <wp:simplePos x="0" y="0"/>
              <wp:positionH relativeFrom="column">
                <wp:posOffset>522605</wp:posOffset>
              </wp:positionH>
              <wp:positionV relativeFrom="paragraph">
                <wp:posOffset>-4445</wp:posOffset>
              </wp:positionV>
              <wp:extent cx="5008245" cy="198183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9818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FE108C" w14:textId="5145C85D" w:rsidR="0001117D" w:rsidRDefault="0001117D" w:rsidP="00A20971">
      <w:pPr>
        <w:spacing w:before="240"/>
        <w:ind w:firstLine="720"/>
        <w:jc w:val="both"/>
        <w:rPr>
          <w:ins w:id="3802" w:author="John Clevenger" w:date="2022-06-22T18:35:00Z"/>
        </w:rPr>
      </w:pPr>
    </w:p>
    <w:p w14:paraId="606501C0" w14:textId="70ACD4FD" w:rsidR="00471057" w:rsidRDefault="001C288A">
      <w:pPr>
        <w:spacing w:before="240"/>
        <w:ind w:firstLine="720"/>
        <w:jc w:val="both"/>
        <w:pPrChange w:id="3803" w:author="John Clevenger" w:date="2022-06-22T18:34:00Z">
          <w:pPr>
            <w:spacing w:before="240"/>
            <w:ind w:left="90" w:firstLine="630"/>
            <w:jc w:val="both"/>
          </w:pPr>
        </w:pPrChange>
      </w:pPr>
      <w:r>
        <w:t>To specify computer judging (also called “automated judging”), perform the following steps:</w:t>
      </w:r>
    </w:p>
    <w:p w14:paraId="1E0105E2" w14:textId="6A57005E"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1DF19849"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30"/>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w:t>
      </w:r>
      <w:proofErr w:type="gramStart"/>
      <w:r w:rsidR="00D37B2F">
        <w:t>instead</w:t>
      </w:r>
      <w:proofErr w:type="gramEnd"/>
      <w:r w:rsidR="00D37B2F">
        <w:t xml:space="preserve">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4E14CD">
      <w:pPr>
        <w:pStyle w:val="Heading3"/>
      </w:pPr>
      <w:bookmarkStart w:id="3804" w:name="_Toc132120901"/>
      <w:proofErr w:type="gramStart"/>
      <w:r>
        <w:t>Assigning</w:t>
      </w:r>
      <w:r w:rsidR="00125642">
        <w:t xml:space="preserve"> </w:t>
      </w:r>
      <w:r>
        <w:t xml:space="preserve"> Auto</w:t>
      </w:r>
      <w:proofErr w:type="gramEnd"/>
      <w:r>
        <w:t xml:space="preserve"> Judging to Judge module</w:t>
      </w:r>
      <w:r w:rsidR="00EE7C5F">
        <w:t>s</w:t>
      </w:r>
      <w:bookmarkEnd w:id="3804"/>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w:t>
      </w:r>
      <w:r w:rsidR="00EE7C5F">
        <w:lastRenderedPageBreak/>
        <w:t>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48AAF3BC">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1306AAD5" w:rsidR="00F47FA1" w:rsidDel="0001117D" w:rsidRDefault="0087392D" w:rsidP="00AF2322">
      <w:pPr>
        <w:spacing w:before="240"/>
        <w:ind w:right="-7" w:firstLine="720"/>
        <w:jc w:val="both"/>
        <w:rPr>
          <w:del w:id="3805" w:author="John Clevenger" w:date="2022-06-22T18:37:00Z"/>
        </w:rPr>
      </w:pPr>
      <w:r>
        <w:lastRenderedPageBreak/>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t xml:space="preserve">This will pop up the </w:t>
      </w:r>
      <w:r>
        <w:rPr>
          <w:b/>
        </w:rPr>
        <w:t xml:space="preserve">Auto Judge Settings </w:t>
      </w:r>
      <w:r>
        <w:t xml:space="preserve">dialog, shown below.  </w:t>
      </w:r>
      <w:r w:rsidR="00215431">
        <w:t xml:space="preserve">The </w:t>
      </w:r>
      <w:r>
        <w:t xml:space="preserve">dialog </w:t>
      </w:r>
      <w:r w:rsidR="00215431">
        <w:t xml:space="preserve">will show </w:t>
      </w:r>
      <w:r>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01D4620F" w:rsidR="00215431" w:rsidRDefault="0001117D">
      <w:pPr>
        <w:spacing w:before="240"/>
        <w:ind w:right="-7" w:firstLine="720"/>
        <w:jc w:val="both"/>
        <w:pPrChange w:id="3806" w:author="John Clevenger" w:date="2022-06-22T18:37:00Z">
          <w:pPr>
            <w:spacing w:before="240"/>
            <w:ind w:right="443"/>
            <w:jc w:val="both"/>
          </w:pPr>
        </w:pPrChange>
      </w:pPr>
      <w:r>
        <w:rPr>
          <w:noProof/>
        </w:rPr>
        <w:drawing>
          <wp:anchor distT="0" distB="0" distL="114300" distR="114300" simplePos="0" relativeHeight="251624448" behindDoc="0" locked="0" layoutInCell="1" allowOverlap="1" wp14:anchorId="557C91B5" wp14:editId="61554471">
            <wp:simplePos x="0" y="0"/>
            <wp:positionH relativeFrom="column">
              <wp:posOffset>397510</wp:posOffset>
            </wp:positionH>
            <wp:positionV relativeFrom="paragraph">
              <wp:posOffset>-149225</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 xml:space="preserve">at Site 1 will automatically judge the problems named “Bowling for Crabs” and “Sumit”, but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25472" behindDoc="0" locked="0" layoutInCell="1" allowOverlap="1" wp14:anchorId="2B09F772" wp14:editId="1F2F9864">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problems (but will not judge any other problems).  Runs will be automatically selected in </w:t>
      </w:r>
      <w:r w:rsidR="00A721B3">
        <w:lastRenderedPageBreak/>
        <w:t xml:space="preserve">chronological order and judged.    To monitor the status of </w:t>
      </w:r>
      <w:proofErr w:type="gramStart"/>
      <w:r w:rsidR="00A721B3">
        <w:t>runs</w:t>
      </w:r>
      <w:proofErr w:type="gramEnd"/>
      <w:r w:rsidR="00A721B3">
        <w:t xml:space="preserve">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23424" behindDoc="0" locked="0" layoutInCell="1" allowOverlap="1" wp14:anchorId="541D229D" wp14:editId="7FF5F909">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8E55F3">
      <w:pPr>
        <w:pStyle w:val="Heading2"/>
      </w:pPr>
      <w:bookmarkStart w:id="3807" w:name="_Toc261788209"/>
      <w:bookmarkStart w:id="3808" w:name="_Toc274153601"/>
      <w:bookmarkStart w:id="3809" w:name="_Toc274153737"/>
      <w:bookmarkStart w:id="3810" w:name="_Toc274154064"/>
      <w:bookmarkStart w:id="3811" w:name="_Toc132120902"/>
      <w:proofErr w:type="gramStart"/>
      <w:r>
        <w:lastRenderedPageBreak/>
        <w:t>Contest  Languages</w:t>
      </w:r>
      <w:bookmarkEnd w:id="3807"/>
      <w:bookmarkEnd w:id="3808"/>
      <w:bookmarkEnd w:id="3809"/>
      <w:bookmarkEnd w:id="3810"/>
      <w:bookmarkEnd w:id="3811"/>
      <w:proofErr w:type="gramEnd"/>
    </w:p>
    <w:p w14:paraId="5C9A8F6E" w14:textId="25BE0697" w:rsidR="00481474" w:rsidRDefault="00481474" w:rsidP="004E14CD">
      <w:pPr>
        <w:pStyle w:val="Heading3"/>
      </w:pPr>
      <w:bookmarkStart w:id="3812" w:name="_Toc261788210"/>
      <w:bookmarkStart w:id="3813" w:name="_Toc274153602"/>
      <w:bookmarkStart w:id="3814" w:name="_Toc274153738"/>
      <w:bookmarkStart w:id="3815" w:name="_Toc274154065"/>
      <w:bookmarkStart w:id="3816" w:name="_Toc132120903"/>
      <w:r>
        <w:t>Defining a Language</w:t>
      </w:r>
      <w:bookmarkEnd w:id="3812"/>
      <w:bookmarkEnd w:id="3813"/>
      <w:bookmarkEnd w:id="3814"/>
      <w:bookmarkEnd w:id="3815"/>
      <w:bookmarkEnd w:id="3816"/>
      <w:r>
        <w:t xml:space="preserve"> </w:t>
      </w:r>
    </w:p>
    <w:p w14:paraId="307D44FB" w14:textId="5ACB9F8A"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 xml:space="preserve">main Administrator screen.  This will bring up a display </w:t>
      </w:r>
      <w:del w:id="3817" w:author="John Clevenger" w:date="2022-06-22T18:37:00Z">
        <w:r w:rsidDel="001927EB">
          <w:delText>similar to</w:delText>
        </w:r>
      </w:del>
      <w:ins w:id="3818" w:author="John Clevenger" w:date="2022-06-22T18:37:00Z">
        <w:r w:rsidR="001927EB">
          <w:t>like</w:t>
        </w:r>
      </w:ins>
      <w:r>
        <w:t xml:space="preserve">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1A5FBDC4">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proofErr w:type="gramStart"/>
      <w:r w:rsidR="00A94AD6" w:rsidRPr="00A94AD6">
        <w:rPr>
          <w:rFonts w:ascii="Arial" w:hAnsi="Arial"/>
          <w:b/>
          <w:sz w:val="20"/>
        </w:rPr>
        <w:t>{:</w:t>
      </w:r>
      <w:proofErr w:type="spellStart"/>
      <w:r w:rsidR="00A94AD6" w:rsidRPr="00A94AD6">
        <w:rPr>
          <w:rFonts w:ascii="Arial" w:hAnsi="Arial"/>
          <w:b/>
          <w:sz w:val="20"/>
        </w:rPr>
        <w:t>mainfile</w:t>
      </w:r>
      <w:proofErr w:type="spellEnd"/>
      <w:proofErr w:type="gramEnd"/>
      <w:r w:rsidR="00A94AD6" w:rsidRPr="00A94AD6">
        <w:rPr>
          <w:rFonts w:ascii="Arial" w:hAnsi="Arial"/>
          <w:b/>
          <w:sz w:val="20"/>
        </w:rPr>
        <w:t>}</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65FFC677">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 xml:space="preserve">Compile </w:t>
      </w:r>
      <w:proofErr w:type="spellStart"/>
      <w:r w:rsidRPr="009B1056">
        <w:rPr>
          <w:b/>
        </w:rPr>
        <w:t>Cmd</w:t>
      </w:r>
      <w:proofErr w:type="spellEnd"/>
      <w:r w:rsidRPr="009B1056">
        <w:rPr>
          <w:b/>
        </w:rPr>
        <w:t xml:space="preserve">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xml:space="preserve">; on a team machine the program would be directly executed but on a Judge machine the program </w:t>
      </w:r>
      <w:r w:rsidR="005F4D96">
        <w:lastRenderedPageBreak/>
        <w:t>executable would be passed to the sandbox for execution under controlled conditions.</w:t>
      </w:r>
      <w:r>
        <w:t xml:space="preserve">)  </w:t>
      </w:r>
      <w:r w:rsidR="005F4D96">
        <w:t xml:space="preserve">The </w:t>
      </w:r>
      <w:r w:rsidR="005F4D96" w:rsidRPr="005F4D96">
        <w:rPr>
          <w:b/>
        </w:rPr>
        <w:t>Judge Execution Command 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69504" behindDoc="0" locked="0" layoutInCell="1" allowOverlap="1" wp14:anchorId="6ECA6773" wp14:editId="206DC143">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 xml:space="preserve">button.   See the Appendix on </w:t>
      </w:r>
      <w:r w:rsidR="00481474" w:rsidRPr="00D70CBC">
        <w:rPr>
          <w:b/>
          <w:bCs/>
          <w:rPrChange w:id="3819" w:author="John Clevenger" w:date="2022-06-22T12:44:00Z">
            <w:rPr/>
          </w:rPrChange>
        </w:rPr>
        <w:t>Language Definitions</w:t>
      </w:r>
      <w:r w:rsidR="00481474">
        <w:t xml:space="preserve">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lastRenderedPageBreak/>
        <w:t>Note that care must be taken when configuring languages using the “Auto Populate” function.  In particular, this function uses and records the current (platform-specific) path separators (</w:t>
      </w:r>
      <w:proofErr w:type="gramStart"/>
      <w:r>
        <w:t>e.g.</w:t>
      </w:r>
      <w:proofErr w:type="gramEnd"/>
      <w:r>
        <w:t xml:space="preserve">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4E14CD">
      <w:pPr>
        <w:pStyle w:val="Heading3"/>
      </w:pPr>
      <w:bookmarkStart w:id="3820" w:name="_Toc261788211"/>
      <w:bookmarkStart w:id="3821" w:name="_Toc274153603"/>
      <w:bookmarkStart w:id="3822" w:name="_Toc274153739"/>
      <w:bookmarkStart w:id="3823" w:name="_Toc274154066"/>
      <w:bookmarkStart w:id="3824" w:name="_Toc132120904"/>
      <w:r>
        <w:t>Command Parameter Substitutions</w:t>
      </w:r>
      <w:bookmarkEnd w:id="3820"/>
      <w:bookmarkEnd w:id="3821"/>
      <w:bookmarkEnd w:id="3822"/>
      <w:bookmarkEnd w:id="3823"/>
      <w:bookmarkEnd w:id="3824"/>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proofErr w:type="spellStart"/>
            <w:r>
              <w:rPr>
                <w:rFonts w:ascii="Courier New" w:hAnsi="Courier New"/>
                <w:b/>
                <w:sz w:val="22"/>
              </w:rPr>
              <w:t>mainfile</w:t>
            </w:r>
            <w:proofErr w:type="spellEnd"/>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proofErr w:type="spellStart"/>
            <w:r>
              <w:rPr>
                <w:rFonts w:ascii="Courier New" w:hAnsi="Courier New"/>
                <w:b/>
                <w:sz w:val="22"/>
              </w:rPr>
              <w:t>basename</w:t>
            </w:r>
            <w:proofErr w:type="spellEnd"/>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3DF8B88F"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w:t>
      </w:r>
      <w:ins w:id="3825" w:author="John Clevenger" w:date="2022-06-16T18:46:00Z">
        <w:r w:rsidR="00BC2831">
          <w:t>ed</w:t>
        </w:r>
      </w:ins>
      <w:r w:rsidR="00795801">
        <w:t xml:space="preserve"> by PC</w:t>
      </w:r>
      <w:r w:rsidR="00795801" w:rsidRPr="00795801">
        <w:rPr>
          <w:vertAlign w:val="superscript"/>
        </w:rPr>
        <w:t>2</w:t>
      </w:r>
      <w:r w:rsidR="00795801">
        <w:t>, see the PC</w:t>
      </w:r>
      <w:r w:rsidR="00795801" w:rsidRPr="00795801">
        <w:rPr>
          <w:vertAlign w:val="superscript"/>
        </w:rPr>
        <w:t>2</w:t>
      </w:r>
      <w:r w:rsidR="00795801">
        <w:t xml:space="preserve"> Wiki at </w:t>
      </w:r>
      <w:ins w:id="3826" w:author="John Clevenger" w:date="2022-06-16T18:46: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del w:id="3827" w:author="John Clevenger" w:date="2022-06-16T18:46:00Z">
        <w:r w:rsidR="00FE3AD6" w:rsidDel="00BC2831">
          <w:fldChar w:fldCharType="begin"/>
        </w:r>
        <w:r w:rsidR="00FE3AD6" w:rsidDel="00BC2831">
          <w:delInstrText xml:space="preserve"> HYPERLINK "http://pc2.ecs.csus.edu/wiki/Variable_Substitutions" </w:delInstrText>
        </w:r>
        <w:r w:rsidR="00FE3AD6" w:rsidDel="00BC2831">
          <w:fldChar w:fldCharType="separate"/>
        </w:r>
      </w:del>
      <w:r w:rsidR="005A0BAC">
        <w:rPr>
          <w:b/>
          <w:bCs/>
        </w:rPr>
        <w:t>Error! Hyperlink reference not valid.</w:t>
      </w:r>
      <w:del w:id="3828" w:author="John Clevenger" w:date="2022-06-16T18:46:00Z">
        <w:r w:rsidR="00FE3AD6" w:rsidDel="00BC2831">
          <w:rPr>
            <w:rStyle w:val="Hyperlink"/>
          </w:rPr>
          <w:fldChar w:fldCharType="end"/>
        </w:r>
      </w:del>
      <w:r w:rsidR="00795801">
        <w:t xml:space="preserve">. </w:t>
      </w:r>
    </w:p>
    <w:p w14:paraId="3CB8F7B5" w14:textId="77777777" w:rsidR="00481474" w:rsidRDefault="00481474" w:rsidP="004E14CD">
      <w:pPr>
        <w:pStyle w:val="Heading3"/>
      </w:pPr>
      <w:bookmarkStart w:id="3829" w:name="_Toc261788212"/>
      <w:bookmarkStart w:id="3830" w:name="_Toc274153604"/>
      <w:bookmarkStart w:id="3831" w:name="_Toc274153740"/>
      <w:bookmarkStart w:id="3832" w:name="_Toc274154067"/>
      <w:bookmarkStart w:id="3833" w:name="_Toc132120905"/>
      <w:proofErr w:type="gramStart"/>
      <w:r>
        <w:t>Language  Definition</w:t>
      </w:r>
      <w:proofErr w:type="gramEnd"/>
      <w:r>
        <w:t xml:space="preserve">  Examples</w:t>
      </w:r>
      <w:bookmarkEnd w:id="3829"/>
      <w:bookmarkEnd w:id="3830"/>
      <w:bookmarkEnd w:id="3831"/>
      <w:bookmarkEnd w:id="3832"/>
      <w:bookmarkEnd w:id="3833"/>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lastRenderedPageBreak/>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w:t>
      </w:r>
      <w:proofErr w:type="spellStart"/>
      <w:r w:rsidRPr="00716D50">
        <w:rPr>
          <w:rFonts w:ascii="Courier New" w:hAnsi="Courier New" w:cs="Courier New"/>
          <w:b/>
        </w:rPr>
        <w:t>lm</w:t>
      </w:r>
      <w:proofErr w:type="spellEnd"/>
      <w:r>
        <w:t>”).  The compile command line also specifies the assignment 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proofErr w:type="gramStart"/>
      <w:r w:rsidRPr="00716D50">
        <w:rPr>
          <w:rFonts w:ascii="Courier New" w:hAnsi="Courier New" w:cs="Courier New"/>
          <w:b/>
        </w:rPr>
        <w:t>{:</w:t>
      </w:r>
      <w:proofErr w:type="spellStart"/>
      <w:r w:rsidRPr="00716D50">
        <w:rPr>
          <w:rFonts w:ascii="Courier New" w:hAnsi="Courier New" w:cs="Courier New"/>
          <w:b/>
        </w:rPr>
        <w:t>basename</w:t>
      </w:r>
      <w:proofErr w:type="spellEnd"/>
      <w:proofErr w:type="gramEnd"/>
      <w:r w:rsidRPr="00716D50">
        <w:rPr>
          <w:rFonts w:ascii="Courier New" w:hAnsi="Courier New" w:cs="Courier New"/>
          <w:b/>
        </w:rPr>
        <w:t>}</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proofErr w:type="gramStart"/>
      <w:r w:rsidRPr="00716D50">
        <w:rPr>
          <w:rFonts w:ascii="Courier New" w:hAnsi="Courier New" w:cs="Courier New"/>
          <w:b/>
        </w:rPr>
        <w:t>{:</w:t>
      </w:r>
      <w:proofErr w:type="spellStart"/>
      <w:r w:rsidRPr="00716D50">
        <w:rPr>
          <w:rFonts w:ascii="Courier New" w:hAnsi="Courier New" w:cs="Courier New"/>
          <w:b/>
        </w:rPr>
        <w:t>mainfile</w:t>
      </w:r>
      <w:proofErr w:type="spellEnd"/>
      <w:proofErr w:type="gramEnd"/>
      <w:r w:rsidRPr="00716D50">
        <w:rPr>
          <w:rFonts w:ascii="Courier New" w:hAnsi="Courier New" w:cs="Courier New"/>
          <w:b/>
        </w:rPr>
        <w:t>}</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w:t>
      </w:r>
      <w:proofErr w:type="spellStart"/>
      <w:r w:rsidRPr="00716D50">
        <w:rPr>
          <w:rFonts w:cs="Courier New"/>
          <w:b/>
          <w:snapToGrid/>
          <w:sz w:val="24"/>
        </w:rPr>
        <w:t>lm</w:t>
      </w:r>
      <w:proofErr w:type="spellEnd"/>
      <w:r w:rsidRPr="00716D50">
        <w:rPr>
          <w:rFonts w:cs="Courier New"/>
          <w:b/>
          <w:snapToGrid/>
          <w:sz w:val="24"/>
        </w:rPr>
        <w:t xml:space="preserve">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proofErr w:type="spellStart"/>
      <w:r w:rsidRPr="00716D50">
        <w:rPr>
          <w:rFonts w:ascii="Courier New" w:hAnsi="Courier New" w:cs="Courier New"/>
          <w:b/>
        </w:rPr>
        <w:t>proga</w:t>
      </w:r>
      <w:proofErr w:type="spellEnd"/>
      <w:r>
        <w:rPr>
          <w:b/>
          <w:bCs/>
        </w:rPr>
        <w:t xml:space="preserve"> </w:t>
      </w:r>
      <w:r>
        <w:t xml:space="preserve">for the </w:t>
      </w:r>
      <w:proofErr w:type="gramStart"/>
      <w:r w:rsidRPr="00716D50">
        <w:rPr>
          <w:rFonts w:ascii="Courier New" w:hAnsi="Courier New" w:cs="Courier New"/>
          <w:b/>
        </w:rPr>
        <w:t>{:</w:t>
      </w:r>
      <w:proofErr w:type="spellStart"/>
      <w:r w:rsidRPr="00716D50">
        <w:rPr>
          <w:rFonts w:ascii="Courier New" w:hAnsi="Courier New" w:cs="Courier New"/>
          <w:b/>
        </w:rPr>
        <w:t>basename</w:t>
      </w:r>
      <w:proofErr w:type="spellEnd"/>
      <w:proofErr w:type="gramEnd"/>
      <w:r w:rsidRPr="00716D50">
        <w:rPr>
          <w:rFonts w:ascii="Courier New" w:hAnsi="Courier New" w:cs="Courier New"/>
          <w:b/>
        </w:rPr>
        <w:t>}</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w:t>
      </w:r>
      <w:proofErr w:type="spellStart"/>
      <w:r w:rsidRPr="00716D50">
        <w:rPr>
          <w:rFonts w:ascii="Courier New" w:hAnsi="Courier New" w:cs="Courier New"/>
          <w:b/>
        </w:rPr>
        <w:t>mainfile</w:t>
      </w:r>
      <w:proofErr w:type="spellEnd"/>
      <w:r w:rsidRPr="00716D50">
        <w:rPr>
          <w:rFonts w:ascii="Courier New" w:hAnsi="Courier New" w:cs="Courier New"/>
          <w:b/>
        </w:rPr>
        <w:t>}</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lastRenderedPageBreak/>
        <w:drawing>
          <wp:anchor distT="0" distB="0" distL="114300" distR="114300" simplePos="0" relativeHeight="251671552" behindDoc="0" locked="0" layoutInCell="1" allowOverlap="1" wp14:anchorId="3211891B" wp14:editId="2D9BEEBF">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 xml:space="preserve">using this language </w:t>
      </w:r>
      <w:proofErr w:type="gramStart"/>
      <w:r>
        <w:t>definition,  PC</w:t>
      </w:r>
      <w:proofErr w:type="gramEnd"/>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proofErr w:type="spellStart"/>
      <w:r w:rsidRPr="00B80314">
        <w:rPr>
          <w:rFonts w:cs="Courier New"/>
          <w:b/>
          <w:snapToGrid/>
          <w:sz w:val="24"/>
        </w:rPr>
        <w:t>javac</w:t>
      </w:r>
      <w:proofErr w:type="spellEnd"/>
      <w:r w:rsidRPr="00B80314">
        <w:rPr>
          <w:rFonts w:cs="Courier New"/>
          <w:b/>
          <w:snapToGrid/>
          <w:sz w:val="24"/>
        </w:rPr>
        <w:t xml:space="preserve">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w:t>
      </w:r>
      <w:proofErr w:type="gramStart"/>
      <w:r>
        <w:t xml:space="preserve">named  </w:t>
      </w:r>
      <w:proofErr w:type="spellStart"/>
      <w:r w:rsidRPr="00B80314">
        <w:rPr>
          <w:rFonts w:ascii="Courier New" w:hAnsi="Courier New" w:cs="Courier New"/>
          <w:b/>
        </w:rPr>
        <w:t>sumit</w:t>
      </w:r>
      <w:proofErr w:type="gramEnd"/>
      <w:r w:rsidRPr="00B80314">
        <w:rPr>
          <w:rFonts w:ascii="Courier New" w:hAnsi="Courier New" w:cs="Courier New"/>
          <w:b/>
        </w:rPr>
        <w:t>.class</w:t>
      </w:r>
      <w:proofErr w:type="spellEnd"/>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 xml:space="preserve">java </w:t>
      </w:r>
      <w:proofErr w:type="spellStart"/>
      <w:r w:rsidRPr="00B80314">
        <w:rPr>
          <w:rFonts w:cs="Courier New"/>
          <w:b/>
          <w:snapToGrid/>
          <w:sz w:val="24"/>
        </w:rPr>
        <w:t>sumit</w:t>
      </w:r>
      <w:proofErr w:type="spellEnd"/>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4E14CD">
      <w:pPr>
        <w:pStyle w:val="Heading3"/>
      </w:pPr>
      <w:bookmarkStart w:id="3834" w:name="_Toc261788213"/>
      <w:bookmarkStart w:id="3835" w:name="_Toc274153605"/>
      <w:bookmarkStart w:id="3836" w:name="_Toc274153741"/>
      <w:bookmarkStart w:id="3837" w:name="_Toc274154068"/>
      <w:bookmarkStart w:id="3838" w:name="_Toc132120906"/>
      <w:proofErr w:type="gramStart"/>
      <w:r>
        <w:t>Language  Definitions</w:t>
      </w:r>
      <w:proofErr w:type="gramEnd"/>
      <w:r>
        <w:t xml:space="preserve"> In Multi-Site Contests</w:t>
      </w:r>
      <w:bookmarkEnd w:id="3834"/>
      <w:bookmarkEnd w:id="3835"/>
      <w:bookmarkEnd w:id="3836"/>
      <w:bookmarkEnd w:id="3837"/>
      <w:bookmarkEnd w:id="3838"/>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 xml:space="preserve">For example, it may be the case that every site allows the use of the “C” language.  However, it may also be true that the specific command sequence to invoke the C compiler may </w:t>
      </w:r>
      <w:r>
        <w:lastRenderedPageBreak/>
        <w:t>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w:t>
      </w:r>
      <w:proofErr w:type="gramStart"/>
      <w:r>
        <w:t>however;  for</w:t>
      </w:r>
      <w:proofErr w:type="gramEnd"/>
      <w:r>
        <w:t xml:space="preserve">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w:t>
      </w:r>
      <w:proofErr w:type="gramStart"/>
      <w:r>
        <w:t xml:space="preserve">independent)  </w:t>
      </w:r>
      <w:r>
        <w:rPr>
          <w:i/>
          <w:iCs/>
        </w:rPr>
        <w:t>script</w:t>
      </w:r>
      <w:proofErr w:type="gramEnd"/>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proofErr w:type="spellStart"/>
      <w:r>
        <w:rPr>
          <w:i/>
          <w:iCs/>
        </w:rPr>
        <w:t>compileC</w:t>
      </w:r>
      <w:proofErr w:type="spellEnd"/>
      <w:r>
        <w:rPr>
          <w:i/>
          <w:iCs/>
        </w:rPr>
        <w:t xml:space="preserve">” </w:t>
      </w:r>
      <w:r>
        <w:t>(or “</w:t>
      </w:r>
      <w:r>
        <w:rPr>
          <w:i/>
          <w:iCs/>
        </w:rPr>
        <w:t>compileC.bat</w:t>
      </w:r>
      <w:r>
        <w:t>”); the compilation command for Java would be the invocation of a script named “</w:t>
      </w:r>
      <w:proofErr w:type="spellStart"/>
      <w:r>
        <w:rPr>
          <w:i/>
          <w:iCs/>
        </w:rPr>
        <w:t>compileJava</w:t>
      </w:r>
      <w:proofErr w:type="spellEnd"/>
      <w:r>
        <w:rPr>
          <w:i/>
          <w:iCs/>
        </w:rPr>
        <w:t>”</w:t>
      </w:r>
      <w:r>
        <w:t xml:space="preserve">; and </w:t>
      </w:r>
      <w:proofErr w:type="gramStart"/>
      <w:r>
        <w:t>the  compilation</w:t>
      </w:r>
      <w:proofErr w:type="gramEnd"/>
      <w:r>
        <w:t xml:space="preserve"> command for Pascal would be the invocation of a script named “</w:t>
      </w:r>
      <w:proofErr w:type="spellStart"/>
      <w:r>
        <w:rPr>
          <w:i/>
          <w:iCs/>
        </w:rPr>
        <w:t>compilePascal</w:t>
      </w:r>
      <w:proofErr w:type="spellEnd"/>
      <w:r>
        <w:rPr>
          <w:i/>
          <w:iCs/>
        </w:rPr>
        <w:t>”</w:t>
      </w:r>
      <w:r>
        <w:t xml:space="preserve">. </w:t>
      </w:r>
    </w:p>
    <w:p w14:paraId="3AA769D4" w14:textId="77777777" w:rsidR="00481474" w:rsidRDefault="00481474">
      <w:pPr>
        <w:spacing w:before="240"/>
        <w:ind w:firstLine="720"/>
        <w:jc w:val="both"/>
      </w:pPr>
      <w:r>
        <w:t xml:space="preserve">  Then, at </w:t>
      </w:r>
      <w:r>
        <w:rPr>
          <w:i/>
          <w:iCs/>
        </w:rPr>
        <w:t>each site</w:t>
      </w:r>
      <w:r>
        <w:t>, the Site Director is responsible for placing on machines at that site a set of scripts or batch files of the corresponding names (</w:t>
      </w:r>
      <w:proofErr w:type="gramStart"/>
      <w:r>
        <w:t>e.g.</w:t>
      </w:r>
      <w:proofErr w:type="gramEnd"/>
      <w:r>
        <w:t xml:space="preserve"> </w:t>
      </w:r>
      <w:proofErr w:type="spellStart"/>
      <w:r>
        <w:rPr>
          <w:i/>
          <w:iCs/>
        </w:rPr>
        <w:t>compileC</w:t>
      </w:r>
      <w:proofErr w:type="spellEnd"/>
      <w:r>
        <w:rPr>
          <w:i/>
          <w:iCs/>
        </w:rPr>
        <w:t xml:space="preserve">, </w:t>
      </w:r>
      <w:proofErr w:type="spellStart"/>
      <w:r>
        <w:rPr>
          <w:i/>
          <w:iCs/>
        </w:rPr>
        <w:t>compileJava</w:t>
      </w:r>
      <w:proofErr w:type="spellEnd"/>
      <w:r>
        <w:rPr>
          <w:i/>
          <w:iCs/>
        </w:rPr>
        <w:t xml:space="preserve">, </w:t>
      </w:r>
      <w:r>
        <w:t xml:space="preserve">and </w:t>
      </w:r>
      <w:proofErr w:type="spellStart"/>
      <w:r>
        <w:rPr>
          <w:i/>
          <w:iCs/>
        </w:rPr>
        <w:t>compilePascal</w:t>
      </w:r>
      <w:proofErr w:type="spellEnd"/>
      <w:r>
        <w:rPr>
          <w:i/>
          <w:iCs/>
        </w:rPr>
        <w:t xml:space="preserve">).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w:t>
      </w:r>
      <w:proofErr w:type="gramStart"/>
      <w:r>
        <w:t>that</w:t>
      </w:r>
      <w:proofErr w:type="gramEnd"/>
      <w:r>
        <w:t xml:space="preserve"> if necessary, the same technique of “generic scripts” which vary between sites can also be used in specifying the details of “Program Execution Command </w:t>
      </w:r>
      <w:r w:rsidR="00B80314">
        <w:t xml:space="preserve">Line” for languages.  That is, </w:t>
      </w:r>
      <w:r>
        <w:t>the Contest Administrator can specify “</w:t>
      </w:r>
      <w:proofErr w:type="spellStart"/>
      <w:r>
        <w:rPr>
          <w:i/>
          <w:iCs/>
        </w:rPr>
        <w:t>executeC</w:t>
      </w:r>
      <w:proofErr w:type="spellEnd"/>
      <w:r>
        <w:rPr>
          <w:i/>
          <w:iCs/>
        </w:rPr>
        <w:t>”, “</w:t>
      </w:r>
      <w:proofErr w:type="spellStart"/>
      <w:r>
        <w:rPr>
          <w:i/>
          <w:iCs/>
        </w:rPr>
        <w:t>executeJava</w:t>
      </w:r>
      <w:proofErr w:type="spellEnd"/>
      <w:r>
        <w:rPr>
          <w:i/>
          <w:iCs/>
        </w:rPr>
        <w:t xml:space="preserve">”, </w:t>
      </w:r>
      <w:r>
        <w:t>and “</w:t>
      </w:r>
      <w:proofErr w:type="spellStart"/>
      <w:proofErr w:type="gramStart"/>
      <w:r>
        <w:rPr>
          <w:i/>
          <w:iCs/>
        </w:rPr>
        <w:t>executePacal</w:t>
      </w:r>
      <w:proofErr w:type="spellEnd"/>
      <w:r>
        <w:rPr>
          <w:i/>
          <w:iCs/>
        </w:rPr>
        <w:t xml:space="preserve">” </w:t>
      </w:r>
      <w:r>
        <w:t xml:space="preserve"> scripts</w:t>
      </w:r>
      <w:proofErr w:type="gramEnd"/>
      <w:r>
        <w:t xml:space="preserve">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w:t>
      </w:r>
      <w:r>
        <w:lastRenderedPageBreak/>
        <w:t xml:space="preserve">same time retaining the flexibility necessary for dealing with site differences in a multi-site contest.  </w:t>
      </w:r>
    </w:p>
    <w:p w14:paraId="4813473F" w14:textId="77777777" w:rsidR="004D5FBB" w:rsidRDefault="004D5FBB" w:rsidP="008E55F3">
      <w:pPr>
        <w:pStyle w:val="Heading2"/>
      </w:pPr>
      <w:bookmarkStart w:id="3839" w:name="_Toc132120907"/>
      <w:proofErr w:type="gramStart"/>
      <w:r>
        <w:t xml:space="preserve">Contest  </w:t>
      </w:r>
      <w:r w:rsidR="0053526D">
        <w:t>Judgments</w:t>
      </w:r>
      <w:bookmarkEnd w:id="3839"/>
      <w:proofErr w:type="gramEnd"/>
    </w:p>
    <w:p w14:paraId="26A113EE" w14:textId="1A1B3FF9" w:rsidR="004D5FBB" w:rsidRDefault="004D5FBB" w:rsidP="004E14CD">
      <w:pPr>
        <w:pStyle w:val="Heading3"/>
      </w:pPr>
      <w:bookmarkStart w:id="3840" w:name="_Toc132120908"/>
      <w:r>
        <w:t xml:space="preserve">Defining a </w:t>
      </w:r>
      <w:r w:rsidR="00B16187">
        <w:t xml:space="preserve">New </w:t>
      </w:r>
      <w:r>
        <w:t>Judgment</w:t>
      </w:r>
      <w:bookmarkEnd w:id="3840"/>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5222F332">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proofErr w:type="gramStart"/>
      <w:r w:rsidR="0053526D">
        <w:t>judgment</w:t>
      </w:r>
      <w:proofErr w:type="gramEnd"/>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 xml:space="preserve">Add New </w:t>
      </w:r>
      <w:proofErr w:type="gramStart"/>
      <w:r w:rsidR="000C1686">
        <w:rPr>
          <w:rFonts w:ascii="Arial" w:hAnsi="Arial"/>
          <w:b/>
          <w:sz w:val="20"/>
        </w:rPr>
        <w:t>Judg</w:t>
      </w:r>
      <w:r w:rsidR="00ED4141">
        <w:rPr>
          <w:rFonts w:ascii="Arial" w:hAnsi="Arial"/>
          <w:b/>
          <w:sz w:val="20"/>
        </w:rPr>
        <w:t>e</w:t>
      </w:r>
      <w:r w:rsidR="000C1686">
        <w:rPr>
          <w:rFonts w:ascii="Arial" w:hAnsi="Arial"/>
          <w:b/>
          <w:sz w:val="20"/>
        </w:rPr>
        <w:t xml:space="preserve">ment </w:t>
      </w:r>
      <w:r w:rsidR="000C1686">
        <w:t xml:space="preserve"> dialog</w:t>
      </w:r>
      <w:proofErr w:type="gramEnd"/>
      <w:r w:rsidR="000C1686">
        <w:t>,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22400" behindDoc="0" locked="0" layoutInCell="1" allowOverlap="1" wp14:anchorId="117E6F05" wp14:editId="21D8AEE4">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4E14CD">
      <w:pPr>
        <w:pStyle w:val="Heading3"/>
      </w:pPr>
      <w:bookmarkStart w:id="3841" w:name="_Toc132120909"/>
      <w:r>
        <w:t>Changing Existing Judgments</w:t>
      </w:r>
      <w:bookmarkEnd w:id="3841"/>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w:t>
      </w:r>
      <w:proofErr w:type="gramStart"/>
      <w:r>
        <w:rPr>
          <w:rFonts w:ascii="Arial" w:hAnsi="Arial"/>
          <w:b/>
          <w:sz w:val="20"/>
        </w:rPr>
        <w:t xml:space="preserve">Judgment </w:t>
      </w:r>
      <w:r>
        <w:t xml:space="preserve"> dialog</w:t>
      </w:r>
      <w:proofErr w:type="gramEnd"/>
      <w:r>
        <w:t xml:space="preserve">,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w:t>
      </w:r>
      <w:proofErr w:type="gramStart"/>
      <w:r>
        <w:t>Therefore</w:t>
      </w:r>
      <w:proofErr w:type="gramEnd"/>
      <w:r>
        <w:t xml:space="preserve"> it would </w:t>
      </w:r>
      <w:r w:rsidR="008B221E">
        <w:t>be a bad idea</w:t>
      </w:r>
      <w:r>
        <w:t xml:space="preserve"> to change the text of the first judgment message to some form of “No” or “Incorrect Run” message.</w:t>
      </w:r>
    </w:p>
    <w:p w14:paraId="17E9EA00" w14:textId="77777777" w:rsidR="00D1162C" w:rsidRDefault="00D16CE7" w:rsidP="008E55F3">
      <w:pPr>
        <w:pStyle w:val="Heading2"/>
      </w:pPr>
      <w:bookmarkStart w:id="3842" w:name="_Toc261788214"/>
      <w:bookmarkStart w:id="3843" w:name="_Toc274153606"/>
      <w:bookmarkStart w:id="3844" w:name="_Toc274153742"/>
      <w:bookmarkStart w:id="3845" w:name="_Toc274154069"/>
      <w:bookmarkStart w:id="3846" w:name="_Toc132120910"/>
      <w:r>
        <w:lastRenderedPageBreak/>
        <w:t xml:space="preserve">Balloon </w:t>
      </w:r>
      <w:r w:rsidR="0007419D">
        <w:t>Notifications</w:t>
      </w:r>
      <w:bookmarkEnd w:id="3842"/>
      <w:bookmarkEnd w:id="3843"/>
      <w:bookmarkEnd w:id="3844"/>
      <w:bookmarkEnd w:id="3845"/>
      <w:bookmarkEnd w:id="3846"/>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31"/>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59264" behindDoc="0" locked="0" layoutInCell="1" allowOverlap="1" wp14:anchorId="55E87E86" wp14:editId="10BA1F9F">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w:t>
      </w:r>
      <w:proofErr w:type="gramStart"/>
      <w:r w:rsidR="00FF6D67">
        <w:t>default</w:t>
      </w:r>
      <w:proofErr w:type="gramEnd"/>
      <w:r w:rsidR="00FF6D67">
        <w:t xml:space="preserve">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4E14CD">
      <w:pPr>
        <w:pStyle w:val="Heading3"/>
      </w:pPr>
      <w:bookmarkStart w:id="3847" w:name="_Toc261788215"/>
      <w:bookmarkStart w:id="3848" w:name="_Toc274153607"/>
      <w:bookmarkStart w:id="3849" w:name="_Toc274153743"/>
      <w:bookmarkStart w:id="3850" w:name="_Toc274154070"/>
      <w:bookmarkStart w:id="3851" w:name="_Toc132120911"/>
      <w:r>
        <w:lastRenderedPageBreak/>
        <w:t>Definin</w:t>
      </w:r>
      <w:r w:rsidR="00527220">
        <w:t xml:space="preserve">g Balloon </w:t>
      </w:r>
      <w:r>
        <w:t>Notification</w:t>
      </w:r>
      <w:bookmarkEnd w:id="3847"/>
      <w:bookmarkEnd w:id="3848"/>
      <w:bookmarkEnd w:id="3849"/>
      <w:bookmarkEnd w:id="3850"/>
      <w:r w:rsidR="00527220">
        <w:t>s</w:t>
      </w:r>
      <w:bookmarkEnd w:id="3851"/>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21376" behindDoc="0" locked="0" layoutInCell="1" allowOverlap="1" wp14:anchorId="784352B6" wp14:editId="4F5BD27B">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w:t>
      </w:r>
      <w:proofErr w:type="spellStart"/>
      <w:r w:rsidR="00991542">
        <w:t>EMail</w:t>
      </w:r>
      <w:proofErr w:type="spellEnd"/>
      <w:r w:rsidR="00991542">
        <w:t xml:space="preserve">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2"/>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4E14CD">
      <w:pPr>
        <w:pStyle w:val="Heading3"/>
      </w:pPr>
      <w:bookmarkStart w:id="3852" w:name="_Toc261788216"/>
      <w:bookmarkStart w:id="3853" w:name="_Toc274153608"/>
      <w:bookmarkStart w:id="3854" w:name="_Toc274153744"/>
      <w:bookmarkStart w:id="3855" w:name="_Toc274154071"/>
      <w:bookmarkStart w:id="3856" w:name="_Toc132120912"/>
      <w:r>
        <w:lastRenderedPageBreak/>
        <w:t>Email Server Advanced Settings</w:t>
      </w:r>
      <w:bookmarkEnd w:id="3852"/>
      <w:bookmarkEnd w:id="3853"/>
      <w:bookmarkEnd w:id="3854"/>
      <w:bookmarkEnd w:id="3855"/>
      <w:bookmarkEnd w:id="3856"/>
    </w:p>
    <w:p w14:paraId="6B5DC18B" w14:textId="77777777" w:rsidR="0014410C" w:rsidRDefault="00991542" w:rsidP="00517CCD">
      <w:pPr>
        <w:spacing w:before="120"/>
        <w:ind w:firstLine="720"/>
        <w:jc w:val="both"/>
      </w:pPr>
      <w:r>
        <w:t xml:space="preserve">If there are non-standard SMTP or additional SMTP settings required the </w:t>
      </w:r>
      <w:proofErr w:type="spellStart"/>
      <w:r w:rsidR="008D2CA2">
        <w:rPr>
          <w:b/>
        </w:rPr>
        <w:t>EM</w:t>
      </w:r>
      <w:r w:rsidRPr="00CC7A7E">
        <w:rPr>
          <w:b/>
        </w:rPr>
        <w:t>ail</w:t>
      </w:r>
      <w:proofErr w:type="spellEnd"/>
      <w:r w:rsidRPr="00CC7A7E">
        <w:rPr>
          <w:b/>
        </w:rPr>
        <w:t xml:space="preserve">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20352" behindDoc="0" locked="0" layoutInCell="1" allowOverlap="1" wp14:anchorId="41DD079A" wp14:editId="10A6899C">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proofErr w:type="spellStart"/>
      <w:r w:rsidRPr="009D51F7">
        <w:rPr>
          <w:b/>
        </w:rPr>
        <w:t>smtps</w:t>
      </w:r>
      <w:proofErr w:type="spellEnd"/>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8E55F3">
      <w:pPr>
        <w:pStyle w:val="Heading2"/>
      </w:pPr>
      <w:bookmarkStart w:id="3857" w:name="_Toc261788221"/>
      <w:bookmarkStart w:id="3858" w:name="_Toc274153613"/>
      <w:bookmarkStart w:id="3859" w:name="_Toc274153749"/>
      <w:bookmarkStart w:id="3860" w:name="_Toc274154076"/>
      <w:bookmarkStart w:id="3861" w:name="_Toc132120913"/>
      <w:r>
        <w:lastRenderedPageBreak/>
        <w:t>Option</w:t>
      </w:r>
      <w:r w:rsidR="00BA0CFB">
        <w:t>s (Settings tab)</w:t>
      </w:r>
      <w:bookmarkEnd w:id="3857"/>
      <w:bookmarkEnd w:id="3858"/>
      <w:bookmarkEnd w:id="3859"/>
      <w:bookmarkEnd w:id="3860"/>
      <w:bookmarkEnd w:id="3861"/>
    </w:p>
    <w:p w14:paraId="5CB3231F" w14:textId="32ACC3B1"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del w:id="3862" w:author="John Clevenger" w:date="2022-06-22T18:39:00Z">
        <w:r w:rsidR="009722E3" w:rsidDel="000D56AC">
          <w:rPr>
            <w:sz w:val="24"/>
            <w:szCs w:val="24"/>
          </w:rPr>
          <w:delText>similar to</w:delText>
        </w:r>
      </w:del>
      <w:ins w:id="3863" w:author="John Clevenger" w:date="2022-06-22T18:39:00Z">
        <w:r w:rsidR="000D56AC">
          <w:rPr>
            <w:sz w:val="24"/>
            <w:szCs w:val="24"/>
          </w:rPr>
          <w:t>like</w:t>
        </w:r>
      </w:ins>
      <w:r w:rsidR="009722E3">
        <w:rPr>
          <w:sz w:val="24"/>
          <w:szCs w:val="24"/>
        </w:rPr>
        <w:t xml:space="preserve">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214B31E1" w:rsidR="009722E3" w:rsidRDefault="00A92296" w:rsidP="009722E3">
      <w:pPr>
        <w:pStyle w:val="BodyTextIndent3"/>
        <w:ind w:firstLine="0"/>
        <w:rPr>
          <w:b/>
          <w:sz w:val="24"/>
        </w:rPr>
      </w:pPr>
      <w:del w:id="3864" w:author="john" w:date="2020-11-28T01:16:00Z">
        <w:r w:rsidDel="001B15E7">
          <w:rPr>
            <w:noProof/>
          </w:rPr>
          <w:drawing>
            <wp:anchor distT="0" distB="0" distL="114300" distR="114300" simplePos="0" relativeHeight="251689984" behindDoc="0" locked="0" layoutInCell="1" allowOverlap="1" wp14:anchorId="6A3B2744" wp14:editId="5FF9DFBD">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865" w:author="john" w:date="2020-11-28T01:16:00Z">
        <w:r w:rsidR="001B15E7" w:rsidRPr="001B15E7">
          <w:rPr>
            <w:noProof/>
          </w:rPr>
          <w:t xml:space="preserve"> </w:t>
        </w:r>
        <w:del w:id="3866" w:author="John Clevenger" w:date="2022-06-15T13:06:00Z">
          <w:r w:rsidR="001B15E7" w:rsidDel="00C964C4">
            <w:rPr>
              <w:noProof/>
            </w:rPr>
            <w:drawing>
              <wp:inline distT="0" distB="0" distL="0" distR="0" wp14:anchorId="0FDC11C2" wp14:editId="10094D19">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3455" cy="5735320"/>
                        </a:xfrm>
                        <a:prstGeom prst="rect">
                          <a:avLst/>
                        </a:prstGeom>
                      </pic:spPr>
                    </pic:pic>
                  </a:graphicData>
                </a:graphic>
              </wp:inline>
            </w:drawing>
          </w:r>
        </w:del>
      </w:ins>
      <w:ins w:id="3867" w:author="John Clevenger" w:date="2022-06-15T13:06:00Z">
        <w:r w:rsidR="00C964C4">
          <w:rPr>
            <w:noProof/>
          </w:rPr>
          <w:drawing>
            <wp:inline distT="0" distB="0" distL="0" distR="0" wp14:anchorId="5CC552F6" wp14:editId="4FDF8016">
              <wp:extent cx="6053455" cy="5094605"/>
              <wp:effectExtent l="0" t="0" r="444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57"/>
                      <a:stretch>
                        <a:fillRect/>
                      </a:stretch>
                    </pic:blipFill>
                    <pic:spPr>
                      <a:xfrm>
                        <a:off x="0" y="0"/>
                        <a:ext cx="6053455" cy="5094605"/>
                      </a:xfrm>
                      <a:prstGeom prst="rect">
                        <a:avLst/>
                      </a:prstGeom>
                    </pic:spPr>
                  </pic:pic>
                </a:graphicData>
              </a:graphic>
            </wp:inline>
          </w:drawing>
        </w:r>
      </w:ins>
    </w:p>
    <w:p w14:paraId="309AEB6B" w14:textId="77777777" w:rsidR="001B15E7" w:rsidRDefault="001B15E7" w:rsidP="009722E3">
      <w:pPr>
        <w:pStyle w:val="BodyTextIndent3"/>
        <w:ind w:firstLine="0"/>
        <w:rPr>
          <w:ins w:id="3868"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lastRenderedPageBreak/>
        <w:t>Scoreboard Freeze Length</w:t>
      </w:r>
      <w:r>
        <w:rPr>
          <w:b/>
        </w:rPr>
        <w:t xml:space="preserve"> </w:t>
      </w:r>
      <w:r>
        <w:t xml:space="preserve">– the </w:t>
      </w:r>
      <w:r w:rsidR="00A85B7F">
        <w:t xml:space="preserve">point in </w:t>
      </w:r>
      <w:r>
        <w:t>time (in HH:</w:t>
      </w:r>
      <w:proofErr w:type="gramStart"/>
      <w:r>
        <w:t>MM:SS</w:t>
      </w:r>
      <w:proofErr w:type="gramEnd"/>
      <w:r>
        <w:t xml:space="preserve">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3"/>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 xml:space="preserve">None – </w:t>
      </w:r>
      <w:proofErr w:type="gramStart"/>
      <w:r>
        <w:t>show</w:t>
      </w:r>
      <w:r w:rsidR="00AF6A8F">
        <w:t xml:space="preserve"> </w:t>
      </w:r>
      <w:r>
        <w:t xml:space="preserve"> </w:t>
      </w:r>
      <w:r w:rsidR="00AF6A8F">
        <w:t>“</w:t>
      </w:r>
      <w:proofErr w:type="gramEnd"/>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w:t>
      </w:r>
      <w:proofErr w:type="gramStart"/>
      <w:r w:rsidR="00407CF2">
        <w:t xml:space="preserve">example, </w:t>
      </w:r>
      <w:r>
        <w:t xml:space="preserve"> </w:t>
      </w:r>
      <w:r w:rsidR="00407CF2">
        <w:t>“</w:t>
      </w:r>
      <w:proofErr w:type="gramEnd"/>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 xml:space="preserve">lay name only; for </w:t>
      </w:r>
      <w:proofErr w:type="gramStart"/>
      <w:r w:rsidR="00407CF2">
        <w:t>example</w:t>
      </w:r>
      <w:proofErr w:type="gramEnd"/>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w:t>
      </w:r>
      <w:proofErr w:type="gramStart"/>
      <w:r>
        <w:t xml:space="preserve">example </w:t>
      </w:r>
      <w:r w:rsidR="00B846DD">
        <w:t xml:space="preserve"> </w:t>
      </w:r>
      <w:r>
        <w:t>“</w:t>
      </w:r>
      <w:proofErr w:type="gramEnd"/>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 xml:space="preserve">the </w:t>
      </w:r>
      <w:proofErr w:type="gramStart"/>
      <w:r w:rsidR="00407CF2">
        <w:t>team</w:t>
      </w:r>
      <w:proofErr w:type="gramEnd"/>
      <w:r w:rsidR="00407CF2">
        <w:t xml:space="preserve">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3869"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proofErr w:type="spellStart"/>
      <w:r w:rsidRPr="00B20B6D">
        <w:rPr>
          <w:i/>
        </w:rPr>
        <w:t>stdout</w:t>
      </w:r>
      <w:proofErr w:type="spellEnd"/>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561B2903" w:rsidR="00E8535B" w:rsidRDefault="00E8535B" w:rsidP="008320FA">
      <w:pPr>
        <w:numPr>
          <w:ilvl w:val="0"/>
          <w:numId w:val="27"/>
        </w:numPr>
        <w:spacing w:before="120"/>
        <w:ind w:left="720"/>
        <w:jc w:val="both"/>
        <w:rPr>
          <w:ins w:id="3870" w:author="John Clevenger" w:date="2022-06-15T12:49:00Z"/>
        </w:rPr>
      </w:pPr>
      <w:ins w:id="3871" w:author="john" w:date="2020-11-28T01:19:00Z">
        <w:r>
          <w:rPr>
            <w:rFonts w:ascii="Arial" w:hAnsi="Arial" w:cs="Arial"/>
            <w:b/>
            <w:sz w:val="20"/>
          </w:rPr>
          <w:t xml:space="preserve">Allow multiple logins per team </w:t>
        </w:r>
      </w:ins>
      <w:ins w:id="3872" w:author="john" w:date="2020-11-28T01:20:00Z">
        <w:r>
          <w:t>–</w:t>
        </w:r>
      </w:ins>
      <w:ins w:id="3873" w:author="john" w:date="2020-11-28T01:19:00Z">
        <w:r>
          <w:t xml:space="preserve"> </w:t>
        </w:r>
      </w:ins>
      <w:ins w:id="3874" w:author="john" w:date="2020-11-28T01:20:00Z">
        <w:r>
          <w:t xml:space="preserve">by default, a second login to any account will automatically disconnect the previous login session. If the Contest Administrator checks this box, </w:t>
        </w:r>
      </w:ins>
      <w:ins w:id="3875" w:author="john" w:date="2020-11-28T01:28:00Z">
        <w:r w:rsidR="00084D35">
          <w:t>PC</w:t>
        </w:r>
        <w:r w:rsidR="00084D35" w:rsidRPr="00B20B6D">
          <w:rPr>
            <w:vertAlign w:val="superscript"/>
          </w:rPr>
          <w:t>2</w:t>
        </w:r>
        <w:r w:rsidR="00084D35">
          <w:rPr>
            <w:vertAlign w:val="superscript"/>
          </w:rPr>
          <w:t xml:space="preserve"> </w:t>
        </w:r>
      </w:ins>
      <w:ins w:id="3876" w:author="john" w:date="2020-11-28T01:20:00Z">
        <w:r>
          <w:t xml:space="preserve">will allow multiple simultaneous logins to </w:t>
        </w:r>
        <w:r w:rsidRPr="00E8535B">
          <w:rPr>
            <w:i/>
            <w:rPrChange w:id="3877" w:author="john" w:date="2020-11-28T01:21:00Z">
              <w:rPr/>
            </w:rPrChange>
          </w:rPr>
          <w:t>team</w:t>
        </w:r>
        <w:r>
          <w:t xml:space="preserve"> accounts </w:t>
        </w:r>
      </w:ins>
      <w:ins w:id="3878" w:author="john" w:date="2020-11-28T01:21:00Z">
        <w:r>
          <w:t>(but not to other types of accounts).</w:t>
        </w:r>
      </w:ins>
    </w:p>
    <w:p w14:paraId="6B01487B" w14:textId="6F2E0307" w:rsidR="00BD7214" w:rsidRDefault="00BD7214" w:rsidP="008320FA">
      <w:pPr>
        <w:numPr>
          <w:ilvl w:val="0"/>
          <w:numId w:val="27"/>
        </w:numPr>
        <w:spacing w:before="120"/>
        <w:ind w:left="720"/>
        <w:jc w:val="both"/>
        <w:rPr>
          <w:ins w:id="3879" w:author="John Clevenger" w:date="2022-06-15T12:59:00Z"/>
        </w:rPr>
      </w:pPr>
      <w:ins w:id="3880" w:author="John Clevenger" w:date="2022-06-15T12:49:00Z">
        <w:r>
          <w:rPr>
            <w:rFonts w:ascii="Arial" w:hAnsi="Arial" w:cs="Arial"/>
            <w:b/>
            <w:sz w:val="20"/>
          </w:rPr>
          <w:t xml:space="preserve">Team Scoreboard Display Format </w:t>
        </w:r>
        <w:r>
          <w:rPr>
            <w:rFonts w:ascii="Arial" w:hAnsi="Arial" w:cs="Arial"/>
            <w:bCs/>
            <w:sz w:val="20"/>
          </w:rPr>
          <w:t xml:space="preserve">– </w:t>
        </w:r>
        <w:r w:rsidRPr="00BD7214">
          <w:rPr>
            <w:rPrChange w:id="3881" w:author="John Clevenger" w:date="2022-06-15T12:49:00Z">
              <w:rPr>
                <w:rFonts w:ascii="Arial" w:hAnsi="Arial" w:cs="Arial"/>
                <w:bCs/>
                <w:sz w:val="20"/>
              </w:rPr>
            </w:rPrChange>
          </w:rPr>
          <w:t xml:space="preserve">a text string </w:t>
        </w:r>
      </w:ins>
      <w:ins w:id="3882" w:author="John Clevenger" w:date="2022-06-15T12:53:00Z">
        <w:r>
          <w:t xml:space="preserve">allowing the use of </w:t>
        </w:r>
      </w:ins>
      <w:ins w:id="3883" w:author="John Clevenger" w:date="2022-06-15T12:49:00Z">
        <w:r w:rsidRPr="00BD7214">
          <w:rPr>
            <w:rPrChange w:id="3884" w:author="John Clevenger" w:date="2022-06-15T12:49:00Z">
              <w:rPr>
                <w:rFonts w:ascii="Arial" w:hAnsi="Arial" w:cs="Arial"/>
                <w:bCs/>
                <w:sz w:val="20"/>
              </w:rPr>
            </w:rPrChange>
          </w:rPr>
          <w:t>substitution var</w:t>
        </w:r>
        <w:r>
          <w:t>i</w:t>
        </w:r>
      </w:ins>
      <w:ins w:id="3885" w:author="John Clevenger" w:date="2022-06-15T12:50:00Z">
        <w:r>
          <w:t xml:space="preserve">ables </w:t>
        </w:r>
      </w:ins>
      <w:ins w:id="3886" w:author="John Clevenger" w:date="2022-06-15T12:53:00Z">
        <w:r>
          <w:t>to define</w:t>
        </w:r>
      </w:ins>
      <w:ins w:id="3887" w:author="John Clevenger" w:date="2022-06-15T12:50:00Z">
        <w:r>
          <w:t xml:space="preserve"> the format in which team</w:t>
        </w:r>
      </w:ins>
      <w:ins w:id="3888" w:author="John Clevenger" w:date="2022-06-15T12:54:00Z">
        <w:r w:rsidR="004153E3">
          <w:t xml:space="preserve"> identifications</w:t>
        </w:r>
      </w:ins>
      <w:ins w:id="3889" w:author="John Clevenger" w:date="2022-06-15T12:50:00Z">
        <w:r>
          <w:t xml:space="preserve"> should be displayed on the scoreboard. </w:t>
        </w:r>
      </w:ins>
      <w:ins w:id="3890" w:author="John Clevenger" w:date="2022-06-15T12:54:00Z">
        <w:r w:rsidR="004153E3">
          <w:t>For example, “</w:t>
        </w:r>
        <w:r w:rsidR="004153E3" w:rsidRPr="004153E3">
          <w:rPr>
            <w:rFonts w:ascii="Courier New" w:hAnsi="Courier New" w:cs="Courier New"/>
            <w:b/>
            <w:bCs/>
            <w:sz w:val="20"/>
            <w:rPrChange w:id="3891" w:author="John Clevenger" w:date="2022-06-15T12:58:00Z">
              <w:rPr/>
            </w:rPrChange>
          </w:rPr>
          <w:t xml:space="preserve">Team </w:t>
        </w:r>
      </w:ins>
      <w:proofErr w:type="gramStart"/>
      <w:ins w:id="3892" w:author="John Clevenger" w:date="2022-06-15T12:56:00Z">
        <w:r w:rsidR="004153E3" w:rsidRPr="004153E3">
          <w:rPr>
            <w:rFonts w:ascii="Courier New" w:hAnsi="Courier New" w:cs="Courier New"/>
            <w:b/>
            <w:bCs/>
            <w:sz w:val="20"/>
            <w:rPrChange w:id="3893" w:author="John Clevenger" w:date="2022-06-15T12:58:00Z">
              <w:rPr/>
            </w:rPrChange>
          </w:rPr>
          <w:t>{:</w:t>
        </w:r>
        <w:proofErr w:type="spellStart"/>
        <w:r w:rsidR="004153E3" w:rsidRPr="004153E3">
          <w:rPr>
            <w:rFonts w:ascii="Courier New" w:hAnsi="Courier New" w:cs="Courier New"/>
            <w:b/>
            <w:bCs/>
            <w:sz w:val="20"/>
            <w:rPrChange w:id="3894" w:author="John Clevenger" w:date="2022-06-15T12:58:00Z">
              <w:rPr/>
            </w:rPrChange>
          </w:rPr>
          <w:t>client</w:t>
        </w:r>
      </w:ins>
      <w:ins w:id="3895" w:author="John Clevenger" w:date="2022-06-15T12:57:00Z">
        <w:r w:rsidR="004153E3" w:rsidRPr="004153E3">
          <w:rPr>
            <w:rFonts w:ascii="Courier New" w:hAnsi="Courier New" w:cs="Courier New"/>
            <w:b/>
            <w:bCs/>
            <w:sz w:val="20"/>
            <w:rPrChange w:id="3896" w:author="John Clevenger" w:date="2022-06-15T12:58:00Z">
              <w:rPr/>
            </w:rPrChange>
          </w:rPr>
          <w:t>number</w:t>
        </w:r>
        <w:proofErr w:type="spellEnd"/>
        <w:proofErr w:type="gramEnd"/>
        <w:r w:rsidR="004153E3" w:rsidRPr="004153E3">
          <w:rPr>
            <w:rFonts w:ascii="Courier New" w:hAnsi="Courier New" w:cs="Courier New"/>
            <w:b/>
            <w:bCs/>
            <w:sz w:val="20"/>
            <w:rPrChange w:id="3897" w:author="John Clevenger" w:date="2022-06-15T12:58:00Z">
              <w:rPr/>
            </w:rPrChange>
          </w:rPr>
          <w:t xml:space="preserve">} : </w:t>
        </w:r>
      </w:ins>
      <w:ins w:id="3898" w:author="John Clevenger" w:date="2022-06-15T12:55:00Z">
        <w:r w:rsidR="004153E3" w:rsidRPr="004153E3">
          <w:rPr>
            <w:rFonts w:ascii="Courier New" w:hAnsi="Courier New" w:cs="Courier New"/>
            <w:b/>
            <w:bCs/>
            <w:sz w:val="20"/>
            <w:rPrChange w:id="3899" w:author="John Clevenger" w:date="2022-06-15T12:58:00Z">
              <w:rPr/>
            </w:rPrChange>
          </w:rPr>
          <w:t>{:</w:t>
        </w:r>
        <w:proofErr w:type="spellStart"/>
        <w:r w:rsidR="004153E3" w:rsidRPr="004153E3">
          <w:rPr>
            <w:rFonts w:ascii="Courier New" w:hAnsi="Courier New" w:cs="Courier New"/>
            <w:b/>
            <w:bCs/>
            <w:sz w:val="20"/>
            <w:rPrChange w:id="3900" w:author="John Clevenger" w:date="2022-06-15T12:58:00Z">
              <w:rPr/>
            </w:rPrChange>
          </w:rPr>
          <w:t>teamname</w:t>
        </w:r>
        <w:proofErr w:type="spellEnd"/>
        <w:r w:rsidR="004153E3" w:rsidRPr="004153E3">
          <w:rPr>
            <w:rFonts w:ascii="Courier New" w:hAnsi="Courier New" w:cs="Courier New"/>
            <w:b/>
            <w:bCs/>
            <w:sz w:val="20"/>
            <w:rPrChange w:id="3901" w:author="John Clevenger" w:date="2022-06-15T12:58:00Z">
              <w:rPr/>
            </w:rPrChange>
          </w:rPr>
          <w:t>} ( {:</w:t>
        </w:r>
      </w:ins>
      <w:proofErr w:type="spellStart"/>
      <w:ins w:id="3902" w:author="John Clevenger" w:date="2022-06-15T12:56:00Z">
        <w:r w:rsidR="004153E3" w:rsidRPr="004153E3">
          <w:rPr>
            <w:rFonts w:ascii="Courier New" w:hAnsi="Courier New" w:cs="Courier New"/>
            <w:b/>
            <w:bCs/>
            <w:sz w:val="20"/>
            <w:rPrChange w:id="3903" w:author="John Clevenger" w:date="2022-06-15T12:58:00Z">
              <w:rPr/>
            </w:rPrChange>
          </w:rPr>
          <w:t>shortschoolname</w:t>
        </w:r>
        <w:proofErr w:type="spellEnd"/>
        <w:r w:rsidR="004153E3" w:rsidRPr="004153E3">
          <w:rPr>
            <w:rFonts w:ascii="Courier New" w:hAnsi="Courier New" w:cs="Courier New"/>
            <w:b/>
            <w:bCs/>
            <w:sz w:val="20"/>
            <w:rPrChange w:id="3904" w:author="John Clevenger" w:date="2022-06-15T12:58:00Z">
              <w:rPr/>
            </w:rPrChange>
          </w:rPr>
          <w:t>} )</w:t>
        </w:r>
        <w:r w:rsidR="004153E3">
          <w:t xml:space="preserve">” </w:t>
        </w:r>
      </w:ins>
      <w:ins w:id="3905" w:author="John Clevenger" w:date="2022-06-15T12:50:00Z">
        <w:r>
          <w:t xml:space="preserve"> </w:t>
        </w:r>
      </w:ins>
      <w:ins w:id="3906" w:author="John Clevenger" w:date="2022-06-15T12:58:00Z">
        <w:r w:rsidR="004153E3">
          <w:t>will displ</w:t>
        </w:r>
      </w:ins>
      <w:ins w:id="3907" w:author="John Clevenger" w:date="2022-06-15T12:59:00Z">
        <w:r w:rsidR="004153E3">
          <w:t xml:space="preserve">ay teams on the scoreboard similar to the </w:t>
        </w:r>
        <w:r w:rsidR="00FB2ABF">
          <w:t xml:space="preserve">following:   </w:t>
        </w:r>
      </w:ins>
    </w:p>
    <w:p w14:paraId="53370938" w14:textId="468C6DFC" w:rsidR="00FB2ABF" w:rsidRPr="00FB2ABF" w:rsidRDefault="00FB2ABF" w:rsidP="00FB2ABF">
      <w:pPr>
        <w:spacing w:before="120"/>
        <w:ind w:left="1440"/>
        <w:jc w:val="both"/>
        <w:rPr>
          <w:ins w:id="3908" w:author="John Clevenger" w:date="2022-06-15T13:00:00Z"/>
          <w:b/>
          <w:bCs/>
          <w:rPrChange w:id="3909" w:author="John Clevenger" w:date="2022-06-15T13:01:00Z">
            <w:rPr>
              <w:ins w:id="3910" w:author="John Clevenger" w:date="2022-06-15T13:00:00Z"/>
            </w:rPr>
          </w:rPrChange>
        </w:rPr>
      </w:pPr>
      <w:ins w:id="3911" w:author="John Clevenger" w:date="2022-06-15T12:59:00Z">
        <w:r w:rsidRPr="00FB2ABF">
          <w:rPr>
            <w:b/>
            <w:bCs/>
            <w:rPrChange w:id="3912" w:author="John Clevenger" w:date="2022-06-15T13:01:00Z">
              <w:rPr/>
            </w:rPrChange>
          </w:rPr>
          <w:t xml:space="preserve">Team </w:t>
        </w:r>
        <w:proofErr w:type="gramStart"/>
        <w:r w:rsidRPr="00FB2ABF">
          <w:rPr>
            <w:b/>
            <w:bCs/>
            <w:rPrChange w:id="3913" w:author="John Clevenger" w:date="2022-06-15T13:01:00Z">
              <w:rPr/>
            </w:rPrChange>
          </w:rPr>
          <w:t>3 :</w:t>
        </w:r>
        <w:proofErr w:type="gramEnd"/>
        <w:r w:rsidRPr="00FB2ABF">
          <w:rPr>
            <w:b/>
            <w:bCs/>
            <w:rPrChange w:id="3914" w:author="John Clevenger" w:date="2022-06-15T13:01:00Z">
              <w:rPr/>
            </w:rPrChange>
          </w:rPr>
          <w:t xml:space="preserve">  Th</w:t>
        </w:r>
      </w:ins>
      <w:ins w:id="3915" w:author="John Clevenger" w:date="2022-06-15T13:00:00Z">
        <w:r w:rsidRPr="00FB2ABF">
          <w:rPr>
            <w:b/>
            <w:bCs/>
            <w:rPrChange w:id="3916" w:author="John Clevenger" w:date="2022-06-15T13:01:00Z">
              <w:rPr/>
            </w:rPrChange>
          </w:rPr>
          <w:t>e Awesome Coders  (</w:t>
        </w:r>
      </w:ins>
      <w:ins w:id="3917" w:author="John Clevenger" w:date="2022-06-15T13:05:00Z">
        <w:r w:rsidR="00563B3F">
          <w:rPr>
            <w:b/>
            <w:bCs/>
          </w:rPr>
          <w:t xml:space="preserve"> </w:t>
        </w:r>
      </w:ins>
      <w:ins w:id="3918" w:author="John Clevenger" w:date="2022-06-15T13:00:00Z">
        <w:r w:rsidRPr="00FB2ABF">
          <w:rPr>
            <w:b/>
            <w:bCs/>
            <w:rPrChange w:id="3919" w:author="John Clevenger" w:date="2022-06-15T13:01:00Z">
              <w:rPr/>
            </w:rPrChange>
          </w:rPr>
          <w:t>Cal State Sacramento</w:t>
        </w:r>
      </w:ins>
      <w:ins w:id="3920" w:author="John Clevenger" w:date="2022-06-15T13:05:00Z">
        <w:r w:rsidR="00563B3F">
          <w:rPr>
            <w:b/>
            <w:bCs/>
          </w:rPr>
          <w:t xml:space="preserve"> </w:t>
        </w:r>
      </w:ins>
      <w:ins w:id="3921" w:author="John Clevenger" w:date="2022-06-15T13:00:00Z">
        <w:r w:rsidRPr="00FB2ABF">
          <w:rPr>
            <w:b/>
            <w:bCs/>
            <w:rPrChange w:id="3922" w:author="John Clevenger" w:date="2022-06-15T13:01:00Z">
              <w:rPr/>
            </w:rPrChange>
          </w:rPr>
          <w:t>)</w:t>
        </w:r>
      </w:ins>
    </w:p>
    <w:p w14:paraId="44BA032C" w14:textId="5A67653D" w:rsidR="00FB2ABF" w:rsidRDefault="00C964C4">
      <w:pPr>
        <w:spacing w:before="120"/>
        <w:ind w:left="720"/>
        <w:jc w:val="both"/>
        <w:pPrChange w:id="3923" w:author="John Clevenger" w:date="2022-06-15T13:00:00Z">
          <w:pPr>
            <w:numPr>
              <w:numId w:val="27"/>
            </w:numPr>
            <w:spacing w:before="120"/>
            <w:ind w:left="720" w:hanging="360"/>
            <w:jc w:val="both"/>
          </w:pPr>
        </w:pPrChange>
      </w:pPr>
      <w:ins w:id="3924" w:author="John Clevenger" w:date="2022-06-15T13:07:00Z">
        <w:r>
          <w:t xml:space="preserve">Clicking the “?” next to the Display Format text field will display a list of supported substitution </w:t>
        </w:r>
      </w:ins>
      <w:ins w:id="3925" w:author="John Clevenger" w:date="2022-06-15T13:08:00Z">
        <w:r>
          <w:t>variables</w:t>
        </w:r>
      </w:ins>
      <w:ins w:id="3926" w:author="John Clevenger" w:date="2022-06-15T13:07:00Z">
        <w:r>
          <w:t xml:space="preserve"> (s</w:t>
        </w:r>
      </w:ins>
      <w:ins w:id="3927" w:author="John Clevenger" w:date="2022-06-15T13:00:00Z">
        <w:r w:rsidR="00FB2ABF">
          <w:t xml:space="preserve">ee </w:t>
        </w:r>
      </w:ins>
      <w:ins w:id="3928" w:author="John Clevenger" w:date="2022-06-15T13:07:00Z">
        <w:r>
          <w:t xml:space="preserve">also </w:t>
        </w:r>
      </w:ins>
      <w:ins w:id="3929" w:author="John Clevenger" w:date="2022-06-16T18:48: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ins w:id="3930" w:author="John Clevenger" w:date="2022-06-15T13:07:00Z">
        <w:r>
          <w:t>)</w:t>
        </w:r>
      </w:ins>
      <w:ins w:id="3931" w:author="John Clevenger" w:date="2022-06-15T13:01:00Z">
        <w:r w:rsidR="00FB2ABF">
          <w:t>.</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6D4A9DCB" w14:textId="0C7EE598" w:rsidR="00B20B6D" w:rsidRDefault="00736603">
      <w:pPr>
        <w:pPrChange w:id="3932" w:author="John Clevenger" w:date="2022-06-24T12:49:00Z">
          <w:pPr>
            <w:spacing w:before="120"/>
            <w:ind w:firstLine="360"/>
            <w:jc w:val="both"/>
          </w:pPr>
        </w:pPrChange>
      </w:pPr>
      <w:ins w:id="3933" w:author="John Clevenger" w:date="2022-06-24T12:49:00Z">
        <w:r>
          <w:br w:type="page"/>
        </w:r>
      </w:ins>
    </w:p>
    <w:p w14:paraId="427F22C5" w14:textId="77777777" w:rsidR="00481474" w:rsidRDefault="00481474" w:rsidP="008E55F3">
      <w:pPr>
        <w:pStyle w:val="Heading2"/>
      </w:pPr>
      <w:bookmarkStart w:id="3934" w:name="_Toc261788223"/>
      <w:bookmarkStart w:id="3935" w:name="_Toc274153615"/>
      <w:bookmarkStart w:id="3936" w:name="_Toc274153751"/>
      <w:bookmarkStart w:id="3937" w:name="_Toc274154078"/>
      <w:bookmarkStart w:id="3938" w:name="_Toc132120914"/>
      <w:r>
        <w:lastRenderedPageBreak/>
        <w:t>Sites</w:t>
      </w:r>
      <w:bookmarkEnd w:id="3934"/>
      <w:bookmarkEnd w:id="3935"/>
      <w:bookmarkEnd w:id="3936"/>
      <w:bookmarkEnd w:id="3937"/>
      <w:bookmarkEnd w:id="3938"/>
    </w:p>
    <w:p w14:paraId="2265C53F" w14:textId="4A3D6B0C" w:rsidR="00040ACC" w:rsidRDefault="00A92296" w:rsidP="00040ACC">
      <w:pPr>
        <w:keepLines/>
        <w:spacing w:before="120"/>
        <w:ind w:firstLine="720"/>
        <w:jc w:val="both"/>
        <w:rPr>
          <w:ins w:id="3939" w:author="John Clevenger" w:date="2022-12-15T15:18:00Z"/>
        </w:rPr>
      </w:pPr>
      <w:r>
        <w:rPr>
          <w:noProof/>
        </w:rPr>
        <w:drawing>
          <wp:anchor distT="0" distB="0" distL="114300" distR="114300" simplePos="0" relativeHeight="251619328" behindDoc="0" locked="0" layoutInCell="1" allowOverlap="1" wp14:anchorId="4B8A22EE" wp14:editId="4C41BB2F">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1408307" w14:textId="5DDA5FFC" w:rsidR="004E14CD" w:rsidRDefault="004E14CD" w:rsidP="00040ACC">
      <w:pPr>
        <w:keepLines/>
        <w:spacing w:before="120"/>
        <w:ind w:firstLine="720"/>
        <w:jc w:val="both"/>
        <w:rPr>
          <w:ins w:id="3940" w:author="John Clevenger" w:date="2022-12-15T15:18:00Z"/>
        </w:rPr>
      </w:pPr>
    </w:p>
    <w:p w14:paraId="1DA1404F" w14:textId="78A27735" w:rsidR="004E14CD" w:rsidRDefault="004E14CD" w:rsidP="00040ACC">
      <w:pPr>
        <w:keepLines/>
        <w:spacing w:before="120"/>
        <w:ind w:firstLine="720"/>
        <w:jc w:val="both"/>
      </w:pPr>
      <w:ins w:id="3941" w:author="John Clevenger" w:date="2022-12-15T15:18:00Z">
        <w:r>
          <w:t xml:space="preserve">Note that configuration of contest sites can also be done using YAML files; see the chapter on </w:t>
        </w:r>
      </w:ins>
      <w:ins w:id="3942" w:author="John Clevenger" w:date="2022-12-15T15:19:00Z">
        <w:r w:rsidRPr="004E14CD">
          <w:rPr>
            <w:rFonts w:ascii="Arial" w:hAnsi="Arial" w:cs="Arial"/>
            <w:b/>
            <w:sz w:val="22"/>
            <w:szCs w:val="22"/>
            <w:rPrChange w:id="3943" w:author="John Clevenger" w:date="2022-12-15T15:20:00Z">
              <w:rPr/>
            </w:rPrChange>
          </w:rPr>
          <w:t>Configuring the Contest Using Configuration Files</w:t>
        </w:r>
        <w:r>
          <w:t xml:space="preserve"> for a general overview</w:t>
        </w:r>
      </w:ins>
      <w:ins w:id="3944" w:author="John Clevenger" w:date="2022-12-15T15:20:00Z">
        <w:r>
          <w:t>, and see the PC</w:t>
        </w:r>
        <w:r w:rsidRPr="004E14CD">
          <w:rPr>
            <w:vertAlign w:val="superscript"/>
            <w:rPrChange w:id="3945" w:author="John Clevenger" w:date="2022-12-15T15:20:00Z">
              <w:rPr/>
            </w:rPrChange>
          </w:rPr>
          <w:t>2</w:t>
        </w:r>
        <w:r>
          <w:t xml:space="preserve"> Wiki page at </w:t>
        </w:r>
        <w:r>
          <w:fldChar w:fldCharType="begin"/>
        </w:r>
        <w:r>
          <w:instrText xml:space="preserve"> HYPERLINK "https://github.com/pc2ccs/pc2v9/wiki/YAML-Contest-Configuration%23sites-keywords" </w:instrText>
        </w:r>
        <w:r>
          <w:fldChar w:fldCharType="separate"/>
        </w:r>
        <w:r w:rsidRPr="004E14CD">
          <w:rPr>
            <w:rStyle w:val="Hyperlink"/>
          </w:rPr>
          <w:t>https://github.com/pc2ccs/pc2v9/wiki/YAML-Contest-Configuration#sites-keywords</w:t>
        </w:r>
        <w:r>
          <w:fldChar w:fldCharType="end"/>
        </w:r>
        <w:r>
          <w:t xml:space="preserve"> for specific information on </w:t>
        </w:r>
      </w:ins>
      <w:ins w:id="3946" w:author="John Clevenger" w:date="2022-12-15T15:21:00Z">
        <w:r>
          <w:t>configuration of sites.</w:t>
        </w:r>
      </w:ins>
    </w:p>
    <w:p w14:paraId="354CC805" w14:textId="77777777" w:rsidR="00630A22" w:rsidRDefault="004A06FE" w:rsidP="000D56AC">
      <w:pPr>
        <w:pStyle w:val="Heading1"/>
      </w:pPr>
      <w:bookmarkStart w:id="3947" w:name="_Toc132120915"/>
      <w:r>
        <w:lastRenderedPageBreak/>
        <w:t>Configuring the Contest</w:t>
      </w:r>
      <w:r w:rsidR="00B320C1">
        <w:t xml:space="preserve"> via Configuration </w:t>
      </w:r>
      <w:r w:rsidR="00630A22">
        <w:t>Files</w:t>
      </w:r>
      <w:bookmarkEnd w:id="3947"/>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4"/>
      </w:r>
      <w:r w:rsidR="002A703F">
        <w:t xml:space="preserve">  </w:t>
      </w:r>
    </w:p>
    <w:p w14:paraId="34D49AAB" w14:textId="7C2FE7AE"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proofErr w:type="spellStart"/>
      <w:proofErr w:type="gramStart"/>
      <w:r w:rsidRPr="002A703F">
        <w:rPr>
          <w:rFonts w:ascii="Arial" w:hAnsi="Arial" w:cs="Arial"/>
          <w:b/>
          <w:sz w:val="20"/>
        </w:rPr>
        <w:t>contest.yaml</w:t>
      </w:r>
      <w:proofErr w:type="spellEnd"/>
      <w:proofErr w:type="gramEnd"/>
      <w:r w:rsidR="00205CCA">
        <w:t xml:space="preserve">, </w:t>
      </w:r>
      <w:r>
        <w:t>describing general con</w:t>
      </w:r>
      <w:r w:rsidR="00205CCA">
        <w:t>test information;</w:t>
      </w:r>
      <w:r>
        <w:t xml:space="preserve"> </w:t>
      </w:r>
      <w:proofErr w:type="spellStart"/>
      <w:r w:rsidRPr="002A703F">
        <w:rPr>
          <w:rFonts w:ascii="Arial" w:hAnsi="Arial" w:cs="Arial"/>
          <w:b/>
          <w:sz w:val="20"/>
        </w:rPr>
        <w:t>problemset.yaml</w:t>
      </w:r>
      <w:proofErr w:type="spellEnd"/>
      <w:r w:rsidR="00205CCA">
        <w:t xml:space="preserve">, </w:t>
      </w:r>
      <w:r w:rsidR="002D590B">
        <w:t>containing</w:t>
      </w:r>
      <w:r w:rsidR="00964B4A">
        <w:t xml:space="preserve"> general information about </w:t>
      </w:r>
      <w:r w:rsidR="00205CCA">
        <w:t>the contest problem set;</w:t>
      </w:r>
      <w:r>
        <w:t xml:space="preserve"> and </w:t>
      </w:r>
      <w:proofErr w:type="spellStart"/>
      <w:r w:rsidRPr="002A703F">
        <w:rPr>
          <w:rFonts w:ascii="Arial" w:hAnsi="Arial" w:cs="Arial"/>
          <w:b/>
          <w:sz w:val="20"/>
        </w:rPr>
        <w:t>system.yaml</w:t>
      </w:r>
      <w:proofErr w:type="spellEnd"/>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5"/>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ins w:id="3954" w:author="John Clevenger" w:date="2022-06-15T15:39:00Z">
        <w:r w:rsidR="003B228B">
          <w:fldChar w:fldCharType="begin"/>
        </w:r>
        <w:r w:rsidR="003B228B">
          <w:instrText xml:space="preserve"> HYPERLINK "https://github.com/pc2ccs/pc2v9/wiki/YAML-Contest-Configuration" </w:instrText>
        </w:r>
        <w:r w:rsidR="003B228B">
          <w:fldChar w:fldCharType="separate"/>
        </w:r>
        <w:r w:rsidR="00A0211D" w:rsidRPr="003B228B">
          <w:rPr>
            <w:rStyle w:val="Hyperlink"/>
          </w:rPr>
          <w:t>https://github.com/pc2ccs/pc2v9/wiki/YAML-Contest-Configuration</w:t>
        </w:r>
        <w:r w:rsidR="003B228B">
          <w:fldChar w:fldCharType="end"/>
        </w:r>
      </w:ins>
      <w:del w:id="3955" w:author="John Clevenger" w:date="2022-06-14T18:41:00Z">
        <w:r w:rsidR="00D06049" w:rsidDel="00A0211D">
          <w:fldChar w:fldCharType="begin"/>
        </w:r>
        <w:r w:rsidR="00D06049" w:rsidDel="00A0211D">
          <w:delInstrText xml:space="preserve"> HYPERLINK "https://pc2.ecs.csus.edu/wiki/Configuring_A_Contest" </w:delInstrText>
        </w:r>
        <w:r w:rsidR="00D06049" w:rsidDel="00A0211D">
          <w:fldChar w:fldCharType="separate"/>
        </w:r>
      </w:del>
      <w:r w:rsidR="005A0BAC">
        <w:rPr>
          <w:b/>
          <w:bCs/>
        </w:rPr>
        <w:t>Error! Hyperlink reference not valid.</w:t>
      </w:r>
      <w:del w:id="3956" w:author="John Clevenger" w:date="2022-06-14T18:41:00Z">
        <w:r w:rsidR="00D06049" w:rsidDel="00A0211D">
          <w:rPr>
            <w:rStyle w:val="Hyperlink"/>
          </w:rPr>
          <w:fldChar w:fldCharType="end"/>
        </w:r>
      </w:del>
      <w:r w:rsidR="00964B4A">
        <w:t>.</w:t>
      </w:r>
      <w:r w:rsidR="00442AC7">
        <w:rPr>
          <w:rStyle w:val="FootnoteReference"/>
        </w:rPr>
        <w:footnoteReference w:id="36"/>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proofErr w:type="spellStart"/>
      <w:r w:rsidR="00442AC7" w:rsidRPr="00442AC7">
        <w:rPr>
          <w:rFonts w:ascii="Arial" w:hAnsi="Arial" w:cs="Arial"/>
          <w:b/>
          <w:sz w:val="20"/>
        </w:rPr>
        <w:t>problemset.yaml</w:t>
      </w:r>
      <w:proofErr w:type="spellEnd"/>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7"/>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145948A4" w:rsidR="00476DEF" w:rsidRDefault="00476DEF" w:rsidP="008E55F3">
      <w:pPr>
        <w:pStyle w:val="Heading2"/>
      </w:pPr>
      <w:bookmarkStart w:id="3964" w:name="_Toc132120916"/>
      <w:r>
        <w:t>Loading Configuration Files</w:t>
      </w:r>
      <w:r w:rsidR="00B320C1">
        <w:t xml:space="preserve"> via the PC</w:t>
      </w:r>
      <w:r w:rsidR="00B320C1" w:rsidRPr="00B320C1">
        <w:rPr>
          <w:vertAlign w:val="superscript"/>
        </w:rPr>
        <w:t>2</w:t>
      </w:r>
      <w:r w:rsidR="00B320C1">
        <w:t xml:space="preserve"> Server</w:t>
      </w:r>
      <w:bookmarkEnd w:id="3964"/>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proofErr w:type="spellStart"/>
      <w:proofErr w:type="gramStart"/>
      <w:r w:rsidRPr="00D17031">
        <w:rPr>
          <w:rFonts w:ascii="Arial" w:hAnsi="Arial" w:cs="Arial"/>
          <w:b/>
          <w:sz w:val="20"/>
        </w:rPr>
        <w:t>contest.yaml</w:t>
      </w:r>
      <w:proofErr w:type="spellEnd"/>
      <w:proofErr w:type="gramEnd"/>
      <w:r>
        <w:t xml:space="preserve">, </w:t>
      </w:r>
      <w:proofErr w:type="spellStart"/>
      <w:r w:rsidRPr="00D17031">
        <w:rPr>
          <w:rFonts w:ascii="Arial" w:hAnsi="Arial" w:cs="Arial"/>
          <w:b/>
          <w:sz w:val="20"/>
        </w:rPr>
        <w:t>problemset.yaml</w:t>
      </w:r>
      <w:proofErr w:type="spellEnd"/>
      <w:r>
        <w:t xml:space="preserve">, </w:t>
      </w:r>
      <w:proofErr w:type="spellStart"/>
      <w:r w:rsidRPr="00D17031">
        <w:rPr>
          <w:rFonts w:ascii="Arial" w:hAnsi="Arial" w:cs="Arial"/>
          <w:b/>
          <w:sz w:val="20"/>
        </w:rPr>
        <w:t>system.yaml</w:t>
      </w:r>
      <w:proofErr w:type="spellEnd"/>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proofErr w:type="spellStart"/>
      <w:proofErr w:type="gramStart"/>
      <w:r w:rsidR="00C5087F" w:rsidRPr="00C5087F">
        <w:rPr>
          <w:rFonts w:ascii="Arial" w:hAnsi="Arial" w:cs="Arial"/>
          <w:b/>
          <w:sz w:val="20"/>
        </w:rPr>
        <w:t>contest.yaml</w:t>
      </w:r>
      <w:proofErr w:type="spellEnd"/>
      <w:proofErr w:type="gramEnd"/>
      <w:r w:rsidR="00C5087F">
        <w:t>”</w:t>
      </w:r>
      <w:r w:rsidR="00745A61">
        <w:t xml:space="preserve">, </w:t>
      </w:r>
      <w:r w:rsidR="00C5087F">
        <w:t xml:space="preserve">and expects that </w:t>
      </w:r>
      <w:proofErr w:type="spellStart"/>
      <w:r w:rsidR="00C5087F" w:rsidRPr="00C5087F">
        <w:rPr>
          <w:rFonts w:ascii="Arial" w:hAnsi="Arial" w:cs="Arial"/>
          <w:b/>
          <w:sz w:val="20"/>
        </w:rPr>
        <w:t>contest.yaml</w:t>
      </w:r>
      <w:proofErr w:type="spellEnd"/>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w:t>
      </w:r>
      <w:proofErr w:type="gramStart"/>
      <w:r w:rsidR="002D590B">
        <w:t>an</w:t>
      </w:r>
      <w:proofErr w:type="gramEnd"/>
      <w:r w:rsidR="002D590B">
        <w:t xml:space="preserve">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8E55F3">
      <w:pPr>
        <w:pStyle w:val="Heading2"/>
      </w:pPr>
      <w:bookmarkStart w:id="3965" w:name="_Toc132120917"/>
      <w:r>
        <w:t>Loading Configuration Files</w:t>
      </w:r>
      <w:r w:rsidR="00A0384B">
        <w:t xml:space="preserve"> via the PC</w:t>
      </w:r>
      <w:r w:rsidR="00A0384B" w:rsidRPr="00745A61">
        <w:rPr>
          <w:vertAlign w:val="superscript"/>
        </w:rPr>
        <w:t>2</w:t>
      </w:r>
      <w:r w:rsidR="00A0384B">
        <w:t xml:space="preserve"> Admin</w:t>
      </w:r>
      <w:bookmarkEnd w:id="3965"/>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proofErr w:type="spellStart"/>
      <w:proofErr w:type="gramStart"/>
      <w:r w:rsidR="009D0080">
        <w:rPr>
          <w:rFonts w:ascii="Arial" w:hAnsi="Arial" w:cs="Arial"/>
          <w:b/>
          <w:sz w:val="20"/>
        </w:rPr>
        <w:t>c</w:t>
      </w:r>
      <w:r w:rsidR="00DF18E0" w:rsidRPr="007F7672">
        <w:rPr>
          <w:rFonts w:ascii="Arial" w:hAnsi="Arial" w:cs="Arial"/>
          <w:b/>
          <w:sz w:val="20"/>
        </w:rPr>
        <w:t>ontest.yaml</w:t>
      </w:r>
      <w:proofErr w:type="spellEnd"/>
      <w:proofErr w:type="gramEnd"/>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proofErr w:type="spellStart"/>
      <w:proofErr w:type="gramStart"/>
      <w:r w:rsidR="009D0080">
        <w:rPr>
          <w:rFonts w:ascii="Arial" w:hAnsi="Arial" w:cs="Arial"/>
          <w:b/>
          <w:sz w:val="20"/>
        </w:rPr>
        <w:t>c</w:t>
      </w:r>
      <w:r w:rsidR="00B54F02" w:rsidRPr="00B54F02">
        <w:rPr>
          <w:rFonts w:ascii="Arial" w:hAnsi="Arial" w:cs="Arial"/>
          <w:b/>
          <w:sz w:val="20"/>
        </w:rPr>
        <w:t>ontest.yaml</w:t>
      </w:r>
      <w:proofErr w:type="spellEnd"/>
      <w:proofErr w:type="gramEnd"/>
      <w:r w:rsidR="00F82DE1">
        <w:t xml:space="preserve"> </w:t>
      </w:r>
      <w:r w:rsidR="007F7672">
        <w:t xml:space="preserve">displays a “file navigation” dialog </w:t>
      </w:r>
      <w:r w:rsidR="002D590B">
        <w:t xml:space="preserve">allowing the user to select a </w:t>
      </w:r>
      <w:proofErr w:type="spellStart"/>
      <w:r w:rsidR="002D590B" w:rsidRPr="002D590B">
        <w:rPr>
          <w:rFonts w:ascii="Arial" w:hAnsi="Arial" w:cs="Arial"/>
          <w:b/>
          <w:sz w:val="20"/>
        </w:rPr>
        <w:t>contest.yaml</w:t>
      </w:r>
      <w:proofErr w:type="spellEnd"/>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proofErr w:type="spellStart"/>
      <w:proofErr w:type="gramStart"/>
      <w:r w:rsidR="009D0080">
        <w:rPr>
          <w:rFonts w:ascii="Arial" w:hAnsi="Arial" w:cs="Arial"/>
          <w:b/>
          <w:sz w:val="20"/>
        </w:rPr>
        <w:t>c</w:t>
      </w:r>
      <w:r w:rsidR="00F23970" w:rsidRPr="00F23970">
        <w:rPr>
          <w:rFonts w:ascii="Arial" w:hAnsi="Arial" w:cs="Arial"/>
          <w:b/>
          <w:sz w:val="20"/>
        </w:rPr>
        <w:t>ontest.yaml</w:t>
      </w:r>
      <w:proofErr w:type="spellEnd"/>
      <w:proofErr w:type="gramEnd"/>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proofErr w:type="spellStart"/>
      <w:proofErr w:type="gramStart"/>
      <w:r w:rsidR="009D0080">
        <w:rPr>
          <w:rFonts w:ascii="Arial" w:hAnsi="Arial" w:cs="Arial"/>
          <w:b/>
          <w:sz w:val="20"/>
        </w:rPr>
        <w:t>c</w:t>
      </w:r>
      <w:r w:rsidR="00F23970" w:rsidRPr="00F23970">
        <w:rPr>
          <w:rFonts w:ascii="Arial" w:hAnsi="Arial" w:cs="Arial"/>
          <w:b/>
          <w:sz w:val="20"/>
        </w:rPr>
        <w:t>ontest.yaml</w:t>
      </w:r>
      <w:proofErr w:type="spellEnd"/>
      <w:proofErr w:type="gramEnd"/>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8E55F3">
      <w:pPr>
        <w:pStyle w:val="Heading2"/>
      </w:pPr>
      <w:bookmarkStart w:id="3966" w:name="_Toc132120918"/>
      <w:r>
        <w:t>Additional Configuration File Capabilities</w:t>
      </w:r>
      <w:bookmarkEnd w:id="3966"/>
    </w:p>
    <w:p w14:paraId="19050725" w14:textId="3CCFC7B1"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proofErr w:type="spellStart"/>
      <w:r w:rsidR="00C102FA" w:rsidRPr="009D0080">
        <w:rPr>
          <w:rFonts w:ascii="Arial" w:hAnsi="Arial" w:cs="Arial"/>
          <w:b/>
          <w:sz w:val="20"/>
          <w:szCs w:val="22"/>
        </w:rPr>
        <w:t>contest.yaml</w:t>
      </w:r>
      <w:proofErr w:type="spellEnd"/>
      <w:r w:rsidR="00C102FA">
        <w:t>,</w:t>
      </w:r>
      <w:del w:id="3967" w:author="John Clevenger" w:date="2022-06-15T16:13:00Z">
        <w:r w:rsidR="00C102FA" w:rsidDel="008D608F">
          <w:delText xml:space="preserve"> </w:delText>
        </w:r>
        <w:r w:rsidR="00C102FA" w:rsidRPr="009D0080" w:rsidDel="008D608F">
          <w:rPr>
            <w:rFonts w:ascii="Arial" w:hAnsi="Arial" w:cs="Arial"/>
            <w:b/>
            <w:sz w:val="20"/>
            <w:szCs w:val="22"/>
          </w:rPr>
          <w:delText>system.yaml</w:delText>
        </w:r>
        <w:r w:rsidR="00C102FA" w:rsidDel="008D608F">
          <w:delText xml:space="preserve">, </w:delText>
        </w:r>
      </w:del>
      <w:ins w:id="3968" w:author="John Clevenger" w:date="2022-06-15T16:13:00Z">
        <w:r w:rsidR="008D608F">
          <w:t xml:space="preserve"> </w:t>
        </w:r>
      </w:ins>
      <w:r w:rsidR="00C102FA">
        <w:t xml:space="preserve">and </w:t>
      </w:r>
      <w:proofErr w:type="spellStart"/>
      <w:r w:rsidR="00C102FA" w:rsidRPr="009D0080">
        <w:rPr>
          <w:rFonts w:ascii="Arial" w:hAnsi="Arial" w:cs="Arial"/>
          <w:b/>
          <w:sz w:val="20"/>
          <w:szCs w:val="22"/>
        </w:rPr>
        <w:t>problems</w:t>
      </w:r>
      <w:del w:id="3969" w:author="John Clevenger" w:date="2022-06-15T16:12:00Z">
        <w:r w:rsidR="00C102FA" w:rsidRPr="009D0080" w:rsidDel="008D608F">
          <w:rPr>
            <w:rFonts w:ascii="Arial" w:hAnsi="Arial" w:cs="Arial"/>
            <w:b/>
            <w:sz w:val="20"/>
            <w:szCs w:val="22"/>
          </w:rPr>
          <w:delText>et</w:delText>
        </w:r>
      </w:del>
      <w:r w:rsidR="00C102FA" w:rsidRPr="009D0080">
        <w:rPr>
          <w:rFonts w:ascii="Arial" w:hAnsi="Arial" w:cs="Arial"/>
          <w:b/>
          <w:sz w:val="20"/>
          <w:szCs w:val="22"/>
        </w:rPr>
        <w:t>.yaml</w:t>
      </w:r>
      <w:proofErr w:type="spellEnd"/>
      <w:r w:rsidR="00C102FA">
        <w:t xml:space="preserve"> </w:t>
      </w:r>
      <w:del w:id="3970" w:author="John Clevenger" w:date="2022-06-15T16:14:00Z">
        <w:r w:rsidR="00C102FA" w:rsidDel="008D608F">
          <w:delText>sub</w:delText>
        </w:r>
      </w:del>
      <w:r w:rsidR="00C102FA">
        <w:t xml:space="preserve">sections of the </w:t>
      </w:r>
      <w:del w:id="3971" w:author="John Clevenger" w:date="2022-06-15T16:14:00Z">
        <w:r w:rsidR="00C102FA" w:rsidDel="008D608F">
          <w:rPr>
            <w:i/>
          </w:rPr>
          <w:delText xml:space="preserve">Input </w:delText>
        </w:r>
      </w:del>
      <w:ins w:id="3972" w:author="John Clevenger" w:date="2022-06-15T16:14:00Z">
        <w:r w:rsidR="008D608F">
          <w:rPr>
            <w:i/>
          </w:rPr>
          <w:t xml:space="preserve">Example YAML </w:t>
        </w:r>
      </w:ins>
      <w:r w:rsidR="00C102FA">
        <w:rPr>
          <w:i/>
        </w:rPr>
        <w:t>Files</w:t>
      </w:r>
      <w:del w:id="3973" w:author="John Clevenger" w:date="2022-06-15T16:14:00Z">
        <w:r w:rsidR="00C102FA" w:rsidDel="008D608F">
          <w:rPr>
            <w:i/>
          </w:rPr>
          <w:delText xml:space="preserve"> </w:delText>
        </w:r>
      </w:del>
      <w:ins w:id="3974" w:author="John Clevenger" w:date="2022-06-15T16:14:00Z">
        <w:r w:rsidR="008D608F">
          <w:rPr>
            <w:i/>
          </w:rPr>
          <w:t xml:space="preserve"> </w:t>
        </w:r>
        <w:r w:rsidR="008D608F">
          <w:rPr>
            <w:iCs/>
          </w:rPr>
          <w:t xml:space="preserve">specification given at </w:t>
        </w:r>
      </w:ins>
      <w:ins w:id="3975" w:author="John Clevenger" w:date="2022-06-15T16:15:00Z">
        <w:r w:rsidR="008D608F">
          <w:rPr>
            <w:iCs/>
          </w:rPr>
          <w:fldChar w:fldCharType="begin"/>
        </w:r>
        <w:r w:rsidR="008D608F">
          <w:rPr>
            <w:iCs/>
          </w:rPr>
          <w:instrText xml:space="preserve"> HYPERLINK "https://ccs-specs.icpc.io/master/contest_archive_format%23example-yaml-files" </w:instrText>
        </w:r>
        <w:r w:rsidR="008D608F">
          <w:rPr>
            <w:iCs/>
          </w:rPr>
        </w:r>
        <w:r w:rsidR="008D608F">
          <w:rPr>
            <w:iCs/>
          </w:rPr>
          <w:fldChar w:fldCharType="separate"/>
        </w:r>
        <w:r w:rsidR="008D608F" w:rsidRPr="008D608F">
          <w:rPr>
            <w:rStyle w:val="Hyperlink"/>
            <w:iCs/>
          </w:rPr>
          <w:t>https://ccs-specs.icpc.io/master/contest_archive_format#example-yaml-files</w:t>
        </w:r>
        <w:r w:rsidR="008D608F">
          <w:rPr>
            <w:iCs/>
          </w:rPr>
          <w:fldChar w:fldCharType="end"/>
        </w:r>
      </w:ins>
      <w:del w:id="3976" w:author="John Clevenger" w:date="2022-06-15T16:14:00Z">
        <w:r w:rsidR="00C102FA" w:rsidDel="008D608F">
          <w:delText xml:space="preserve">section </w:delText>
        </w:r>
        <w:r w:rsidDel="008D608F">
          <w:delText>specified</w:delText>
        </w:r>
        <w:r w:rsidR="00C102FA" w:rsidDel="008D608F">
          <w:delText xml:space="preserve"> at </w:delText>
        </w:r>
        <w:r w:rsidR="00D06049" w:rsidDel="008D608F">
          <w:fldChar w:fldCharType="begin"/>
        </w:r>
        <w:r w:rsidR="00D06049" w:rsidDel="008D608F">
          <w:delInstrText xml:space="preserve"> HYPERLINK "https://clics.ecs.baylor.edu/index.php/Contest_Control_System%23Input_files" </w:delInstrText>
        </w:r>
        <w:r w:rsidR="00D06049" w:rsidDel="008D608F">
          <w:fldChar w:fldCharType="separate"/>
        </w:r>
      </w:del>
      <w:r w:rsidR="005A0BAC">
        <w:rPr>
          <w:b/>
          <w:bCs/>
        </w:rPr>
        <w:t>Error! Hyperlink reference not valid.</w:t>
      </w:r>
      <w:del w:id="3977" w:author="John Clevenger" w:date="2022-06-15T16:14:00Z">
        <w:r w:rsidR="00D06049" w:rsidDel="008D608F">
          <w:rPr>
            <w:rStyle w:val="Hyperlink"/>
          </w:rPr>
          <w:fldChar w:fldCharType="end"/>
        </w:r>
      </w:del>
      <w:r w:rsidR="00C102FA">
        <w:t xml:space="preserve">.  </w:t>
      </w:r>
      <w:r>
        <w:t xml:space="preserve"> (</w:t>
      </w:r>
      <w:del w:id="3978" w:author="John Clevenger" w:date="2022-06-15T16:17:00Z">
        <w:r w:rsidDel="008D608F">
          <w:delText>The exceptions include that YAML import specifications for Default Clarification and Clarification Categories will be ignored in the current system (w</w:delText>
        </w:r>
      </w:del>
      <w:ins w:id="3979" w:author="John Clevenger" w:date="2022-06-15T16:17:00Z">
        <w:r w:rsidR="008D608F">
          <w:t>W</w:t>
        </w:r>
      </w:ins>
      <w:r>
        <w:t xml:space="preserve">e’re working on </w:t>
      </w:r>
      <w:del w:id="3980" w:author="John Clevenger" w:date="2022-06-15T16:17:00Z">
        <w:r w:rsidDel="008D608F">
          <w:delText>it…</w:delText>
        </w:r>
      </w:del>
      <w:ins w:id="3981" w:author="John Clevenger" w:date="2022-06-15T16:17:00Z">
        <w:r w:rsidR="008D608F">
          <w:t>fixing the exceptions…</w:t>
        </w:r>
      </w:ins>
      <w:del w:id="3982" w:author="John Clevenger" w:date="2022-06-15T16:17:00Z">
        <w:r w:rsidDel="008D608F">
          <w:delText>)</w:delText>
        </w:r>
      </w:del>
      <w:r w:rsidR="00E836E2">
        <w:t>)</w:t>
      </w:r>
      <w:del w:id="3983" w:author="John Clevenger" w:date="2022-06-15T16:17:00Z">
        <w:r w:rsidR="00E836E2" w:rsidDel="008D608F">
          <w:delText>.</w:delText>
        </w:r>
      </w:del>
      <w:del w:id="3984" w:author="John Clevenger" w:date="2022-06-15T16:20:00Z">
        <w:r w:rsidR="00E836E2" w:rsidDel="005D0C56">
          <w:rPr>
            <w:rStyle w:val="FootnoteReference"/>
          </w:rPr>
          <w:footnoteReference w:id="38"/>
        </w:r>
      </w:del>
    </w:p>
    <w:p w14:paraId="70EFC6EB" w14:textId="5A32CD7E"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ins w:id="3988" w:author="John Clevenger" w:date="2022-06-17T12:22:00Z">
        <w:r w:rsidR="0035024E">
          <w:fldChar w:fldCharType="begin"/>
        </w:r>
        <w:r w:rsidR="0035024E">
          <w:instrText xml:space="preserve"> HYPERLINK "https://github.com/pc2ccs/pc2v9/wiki/YAML-Contest-Configuration" </w:instrText>
        </w:r>
        <w:r w:rsidR="0035024E">
          <w:fldChar w:fldCharType="separate"/>
        </w:r>
        <w:r w:rsidR="0035024E" w:rsidRPr="0035024E">
          <w:rPr>
            <w:rStyle w:val="Hyperlink"/>
          </w:rPr>
          <w:t>https://github.com/pc2ccs/pc2v9/wiki/YAML-Contest-Configuration</w:t>
        </w:r>
        <w:r w:rsidR="0035024E">
          <w:fldChar w:fldCharType="end"/>
        </w:r>
      </w:ins>
      <w:del w:id="3989" w:author="John Clevenger" w:date="2022-06-17T12:22:00Z">
        <w:r w:rsidR="00FE3AD6" w:rsidDel="0035024E">
          <w:fldChar w:fldCharType="begin"/>
        </w:r>
        <w:r w:rsidR="00FE3AD6" w:rsidDel="0035024E">
          <w:delInstrText xml:space="preserve"> HYPERLINK "https://pc2.ecs.csus.edu/wiki/CCS_Enhancements" </w:delInstrText>
        </w:r>
        <w:r w:rsidR="00FE3AD6" w:rsidDel="0035024E">
          <w:fldChar w:fldCharType="separate"/>
        </w:r>
      </w:del>
      <w:r w:rsidR="005A0BAC">
        <w:rPr>
          <w:b/>
          <w:bCs/>
        </w:rPr>
        <w:t>Error! Hyperlink reference not valid.</w:t>
      </w:r>
      <w:del w:id="3990" w:author="John Clevenger" w:date="2022-06-17T12:22:00Z">
        <w:r w:rsidR="00FE3AD6" w:rsidDel="0035024E">
          <w:rPr>
            <w:rStyle w:val="Hyperlink"/>
          </w:rPr>
          <w:fldChar w:fldCharType="end"/>
        </w:r>
      </w:del>
      <w:r>
        <w:t>.</w:t>
      </w:r>
    </w:p>
    <w:p w14:paraId="39AF1337" w14:textId="5992A1BC"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w:t>
      </w:r>
      <w:del w:id="3991" w:author="John Clevenger" w:date="2022-06-17T12:28:00Z">
        <w:r w:rsidR="000A3976" w:rsidDel="00A72015">
          <w:delText xml:space="preserve">format of the </w:delText>
        </w:r>
      </w:del>
      <w:r w:rsidR="000A3976">
        <w:t xml:space="preserve">password file is </w:t>
      </w:r>
      <w:ins w:id="3992" w:author="John Clevenger" w:date="2022-06-17T12:29:00Z">
        <w:r w:rsidR="00A72015">
          <w:t>a</w:t>
        </w:r>
      </w:ins>
      <w:ins w:id="3993" w:author="John Clevenger" w:date="2022-06-17T12:28:00Z">
        <w:r w:rsidR="00A72015" w:rsidRPr="00A72015">
          <w:rPr>
            <w:rPrChange w:id="3994" w:author="John Clevenger" w:date="2022-06-17T12:28:00Z">
              <w:rPr>
                <w:rFonts w:ascii="Arial" w:hAnsi="Arial" w:cs="Arial"/>
                <w:color w:val="202122"/>
                <w:sz w:val="21"/>
                <w:szCs w:val="21"/>
                <w:shd w:val="clear" w:color="auto" w:fill="FFFFFF"/>
              </w:rPr>
            </w:rPrChange>
          </w:rPr>
          <w:t xml:space="preserve"> text file containing passwords with a length of between </w:t>
        </w:r>
      </w:ins>
      <w:ins w:id="3995" w:author="John Clevenger" w:date="2022-06-17T12:29:00Z">
        <w:r w:rsidR="00A72015">
          <w:t>1</w:t>
        </w:r>
      </w:ins>
      <w:ins w:id="3996" w:author="John Clevenger" w:date="2022-06-17T12:28:00Z">
        <w:r w:rsidR="00A72015" w:rsidRPr="00A72015">
          <w:rPr>
            <w:rPrChange w:id="3997" w:author="John Clevenger" w:date="2022-06-17T12:28:00Z">
              <w:rPr>
                <w:rFonts w:ascii="Arial" w:hAnsi="Arial" w:cs="Arial"/>
                <w:color w:val="202122"/>
                <w:sz w:val="21"/>
                <w:szCs w:val="21"/>
                <w:shd w:val="clear" w:color="auto" w:fill="FFFFFF"/>
              </w:rPr>
            </w:rPrChange>
          </w:rPr>
          <w:t xml:space="preserve"> and 128 characters, one password per file line. All password characters </w:t>
        </w:r>
      </w:ins>
      <w:ins w:id="3998" w:author="John Clevenger" w:date="2022-06-17T12:30:00Z">
        <w:r w:rsidR="00A72015">
          <w:t>must</w:t>
        </w:r>
      </w:ins>
      <w:ins w:id="3999" w:author="John Clevenger" w:date="2022-06-17T12:28:00Z">
        <w:r w:rsidR="00A72015" w:rsidRPr="00A72015">
          <w:rPr>
            <w:rPrChange w:id="4000" w:author="John Clevenger" w:date="2022-06-17T12:28:00Z">
              <w:rPr>
                <w:rFonts w:ascii="Arial" w:hAnsi="Arial" w:cs="Arial"/>
                <w:color w:val="202122"/>
                <w:sz w:val="21"/>
                <w:szCs w:val="21"/>
                <w:shd w:val="clear" w:color="auto" w:fill="FFFFFF"/>
              </w:rPr>
            </w:rPrChange>
          </w:rPr>
          <w:t xml:space="preserve"> be non-space printable ASCII characters (</w:t>
        </w:r>
        <w:proofErr w:type="spellStart"/>
        <w:r w:rsidR="00A72015" w:rsidRPr="00A72015">
          <w:rPr>
            <w:rPrChange w:id="4001" w:author="John Clevenger" w:date="2022-06-17T12:28:00Z">
              <w:rPr>
                <w:rFonts w:ascii="Arial" w:hAnsi="Arial" w:cs="Arial"/>
                <w:color w:val="202122"/>
                <w:sz w:val="21"/>
                <w:szCs w:val="21"/>
                <w:shd w:val="clear" w:color="auto" w:fill="FFFFFF"/>
              </w:rPr>
            </w:rPrChange>
          </w:rPr>
          <w:t>i.e</w:t>
        </w:r>
        <w:proofErr w:type="spellEnd"/>
        <w:r w:rsidR="00A72015" w:rsidRPr="00A72015">
          <w:rPr>
            <w:rPrChange w:id="4002" w:author="John Clevenger" w:date="2022-06-17T12:28:00Z">
              <w:rPr>
                <w:rFonts w:ascii="Arial" w:hAnsi="Arial" w:cs="Arial"/>
                <w:color w:val="202122"/>
                <w:sz w:val="21"/>
                <w:szCs w:val="21"/>
                <w:shd w:val="clear" w:color="auto" w:fill="FFFFFF"/>
              </w:rPr>
            </w:rPrChange>
          </w:rPr>
          <w:t>, 0x21 to 0x7E inclusive)</w:t>
        </w:r>
      </w:ins>
      <w:ins w:id="4003" w:author="John Clevenger" w:date="2022-06-17T12:30:00Z">
        <w:r w:rsidR="00A72015">
          <w:t xml:space="preserve">.  </w:t>
        </w:r>
      </w:ins>
      <w:del w:id="4004" w:author="John Clevenger" w:date="2022-06-17T12:28:00Z">
        <w:r w:rsidR="000A3976" w:rsidDel="00A72015">
          <w:delText xml:space="preserve">described at </w:delText>
        </w:r>
        <w:r w:rsidR="00FE3AD6" w:rsidDel="00A72015">
          <w:fldChar w:fldCharType="begin"/>
        </w:r>
        <w:r w:rsidR="00FE3AD6" w:rsidDel="00A72015">
          <w:delInstrText xml:space="preserve"> HYPERLINK "http://pc2.ecs.csus.edu/wiki/Passwords.txt" </w:delInstrText>
        </w:r>
        <w:r w:rsidR="00FE3AD6" w:rsidDel="00A72015">
          <w:fldChar w:fldCharType="separate"/>
        </w:r>
      </w:del>
      <w:r w:rsidR="005A0BAC">
        <w:rPr>
          <w:b/>
          <w:bCs/>
        </w:rPr>
        <w:t>Error! Hyperlink reference not valid.</w:t>
      </w:r>
      <w:del w:id="4005" w:author="John Clevenger" w:date="2022-06-17T12:28:00Z">
        <w:r w:rsidR="00FE3AD6" w:rsidDel="00A72015">
          <w:rPr>
            <w:rStyle w:val="Hyperlink"/>
          </w:rPr>
          <w:fldChar w:fldCharType="end"/>
        </w:r>
        <w:r w:rsidR="000A3976" w:rsidDel="00A72015">
          <w:delText>.</w:delText>
        </w:r>
        <w:r w:rsidR="004853F5" w:rsidDel="00A72015">
          <w:delText xml:space="preserve">  </w:delText>
        </w:r>
      </w:del>
      <w:r w:rsidR="004853F5">
        <w:t xml:space="preserve">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639D2FDD" w:rsidR="00F0509B" w:rsidRDefault="0096542A">
      <w:pPr>
        <w:keepLines/>
        <w:spacing w:before="120"/>
        <w:ind w:firstLine="720"/>
        <w:jc w:val="both"/>
      </w:pPr>
      <w:del w:id="4006" w:author="John Clevenger" w:date="2022-06-17T12:31:00Z">
        <w:r w:rsidDel="00A72015">
          <w:lastRenderedPageBreak/>
          <w:delText>Imported p</w:delText>
        </w:r>
        <w:r w:rsidR="00844316" w:rsidDel="00A72015">
          <w:delText xml:space="preserve">asswords must appear one per line in the file.  </w:delText>
        </w:r>
      </w:del>
      <w:r w:rsidR="00844316">
        <w:t xml:space="preserve">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679C65E1" w:rsidR="004A16CC" w:rsidRDefault="004A16CC" w:rsidP="004A16CC">
      <w:pPr>
        <w:keepLines/>
        <w:spacing w:before="120"/>
        <w:ind w:firstLine="720"/>
        <w:jc w:val="both"/>
        <w:rPr>
          <w:ins w:id="4007" w:author="John Clevenger" w:date="2022-06-17T12:38:00Z"/>
        </w:rPr>
      </w:pPr>
      <w:r>
        <w:t xml:space="preserve">The settings described in the Defining Judging Type section can be defined in the </w:t>
      </w:r>
      <w:proofErr w:type="spellStart"/>
      <w:ins w:id="4008" w:author="John Clevenger" w:date="2022-06-17T12:35:00Z">
        <w:r w:rsidR="00EF528F" w:rsidRPr="00EF528F">
          <w:rPr>
            <w:rFonts w:ascii="Arial" w:hAnsi="Arial" w:cs="Arial"/>
            <w:b/>
            <w:sz w:val="20"/>
            <w:szCs w:val="22"/>
            <w:rPrChange w:id="4009" w:author="John Clevenger" w:date="2022-06-17T12:35:00Z">
              <w:rPr/>
            </w:rPrChange>
          </w:rPr>
          <w:t>contest.yaml</w:t>
        </w:r>
        <w:proofErr w:type="spellEnd"/>
        <w:r w:rsidR="00EF528F">
          <w:t xml:space="preserve"> file (as global settings) and/or in the </w:t>
        </w:r>
      </w:ins>
      <w:proofErr w:type="spellStart"/>
      <w:r w:rsidRPr="00782C39">
        <w:rPr>
          <w:rFonts w:ascii="Arial" w:hAnsi="Arial" w:cs="Arial"/>
          <w:b/>
          <w:sz w:val="20"/>
          <w:szCs w:val="22"/>
          <w:rPrChange w:id="4010" w:author="john" w:date="2020-11-28T01:33:00Z">
            <w:rPr/>
          </w:rPrChange>
        </w:rPr>
        <w:t>problem.yaml</w:t>
      </w:r>
      <w:proofErr w:type="spellEnd"/>
      <w:r>
        <w:t xml:space="preserve"> file for </w:t>
      </w:r>
      <w:del w:id="4011" w:author="John Clevenger" w:date="2022-06-17T12:37:00Z">
        <w:r w:rsidDel="00EF528F">
          <w:delText xml:space="preserve">each </w:delText>
        </w:r>
      </w:del>
      <w:ins w:id="4012" w:author="John Clevenger" w:date="2022-06-17T12:37:00Z">
        <w:r w:rsidR="00EF528F">
          <w:t xml:space="preserve">a </w:t>
        </w:r>
      </w:ins>
      <w:ins w:id="4013" w:author="John Clevenger" w:date="2022-06-17T12:38:00Z">
        <w:r w:rsidR="00EF528F">
          <w:t>specific</w:t>
        </w:r>
      </w:ins>
      <w:ins w:id="4014" w:author="John Clevenger" w:date="2022-06-17T12:37:00Z">
        <w:r w:rsidR="00EF528F">
          <w:t xml:space="preserve"> </w:t>
        </w:r>
      </w:ins>
      <w:r>
        <w:t xml:space="preserve">problem. </w:t>
      </w:r>
      <w:ins w:id="4015" w:author="John Clevenger" w:date="2022-06-17T12:35:00Z">
        <w:r w:rsidR="00EF528F">
          <w:t xml:space="preserve"> Setting</w:t>
        </w:r>
      </w:ins>
      <w:ins w:id="4016" w:author="John Clevenger" w:date="2022-06-17T12:38:00Z">
        <w:r w:rsidR="00EF528F">
          <w:t>s</w:t>
        </w:r>
      </w:ins>
      <w:ins w:id="4017" w:author="John Clevenger" w:date="2022-06-17T12:35:00Z">
        <w:r w:rsidR="00EF528F">
          <w:t xml:space="preserve"> specified in a </w:t>
        </w:r>
        <w:proofErr w:type="spellStart"/>
        <w:r w:rsidR="00EF528F" w:rsidRPr="00EF528F">
          <w:rPr>
            <w:rFonts w:ascii="Arial" w:hAnsi="Arial" w:cs="Arial"/>
            <w:b/>
            <w:sz w:val="20"/>
            <w:szCs w:val="22"/>
            <w:rPrChange w:id="4018" w:author="John Clevenger" w:date="2022-06-17T12:36:00Z">
              <w:rPr/>
            </w:rPrChange>
          </w:rPr>
          <w:t>problem.yaml</w:t>
        </w:r>
        <w:proofErr w:type="spellEnd"/>
        <w:r w:rsidR="00EF528F">
          <w:t xml:space="preserve"> file override any global settin</w:t>
        </w:r>
      </w:ins>
      <w:ins w:id="4019" w:author="John Clevenger" w:date="2022-06-17T12:36:00Z">
        <w:r w:rsidR="00EF528F">
          <w:t>gs for that problem</w:t>
        </w:r>
      </w:ins>
      <w:del w:id="4020" w:author="John Clevenger" w:date="2022-06-17T12:35:00Z">
        <w:r w:rsidDel="00EF528F">
          <w:delText xml:space="preserve">  </w:delText>
        </w:r>
      </w:del>
      <w:del w:id="4021" w:author="John Clevenger" w:date="2022-06-17T12:36:00Z">
        <w:r w:rsidDel="00EF528F">
          <w:delText xml:space="preserve"> </w:delText>
        </w:r>
      </w:del>
      <w:del w:id="4022" w:author="John Clevenger" w:date="2022-06-17T12:35:00Z">
        <w:r w:rsidDel="00EF528F">
          <w:delText xml:space="preserve">Examples and more information about the settings can be found at the wiki article </w:delText>
        </w:r>
        <w:r w:rsidR="00FE3AD6" w:rsidDel="00EF528F">
          <w:fldChar w:fldCharType="begin"/>
        </w:r>
        <w:r w:rsidR="00FE3AD6" w:rsidDel="00EF528F">
          <w:delInstrText xml:space="preserve"> HYPERLINK "https://pc2.ecs.csus.edu/wiki/CCS_Enhancements" \l "Judging_Types" </w:delInstrText>
        </w:r>
        <w:r w:rsidR="00FE3AD6" w:rsidDel="00EF528F">
          <w:fldChar w:fldCharType="separate"/>
        </w:r>
      </w:del>
      <w:r w:rsidR="005A0BAC">
        <w:rPr>
          <w:b/>
          <w:bCs/>
        </w:rPr>
        <w:t>Error! Hyperlink reference not valid.</w:t>
      </w:r>
      <w:del w:id="4023" w:author="John Clevenger" w:date="2022-06-17T12:35:00Z">
        <w:r w:rsidR="00FE3AD6" w:rsidDel="00EF528F">
          <w:rPr>
            <w:rStyle w:val="Hyperlink"/>
          </w:rPr>
          <w:fldChar w:fldCharType="end"/>
        </w:r>
      </w:del>
      <w:ins w:id="4024" w:author="John Clevenger" w:date="2022-06-15T16:21:00Z">
        <w:r w:rsidR="005D0C56">
          <w:t>.</w:t>
        </w:r>
      </w:ins>
      <w:ins w:id="4025" w:author="John Clevenger" w:date="2022-06-17T12:36:00Z">
        <w:r w:rsidR="00EF528F">
          <w:t xml:space="preserve"> For example, the following might appear in either </w:t>
        </w:r>
        <w:proofErr w:type="spellStart"/>
        <w:proofErr w:type="gramStart"/>
        <w:r w:rsidR="00EF528F" w:rsidRPr="00EF528F">
          <w:rPr>
            <w:rFonts w:ascii="Arial" w:hAnsi="Arial" w:cs="Arial"/>
            <w:b/>
            <w:sz w:val="20"/>
            <w:szCs w:val="22"/>
            <w:rPrChange w:id="4026" w:author="John Clevenger" w:date="2022-06-17T12:36:00Z">
              <w:rPr/>
            </w:rPrChange>
          </w:rPr>
          <w:t>contest.yaml</w:t>
        </w:r>
        <w:proofErr w:type="spellEnd"/>
        <w:proofErr w:type="gramEnd"/>
        <w:r w:rsidR="00EF528F">
          <w:t xml:space="preserve"> or a specific </w:t>
        </w:r>
        <w:proofErr w:type="spellStart"/>
        <w:r w:rsidR="00EF528F" w:rsidRPr="00EF528F">
          <w:rPr>
            <w:rFonts w:ascii="Arial" w:hAnsi="Arial" w:cs="Arial"/>
            <w:b/>
            <w:sz w:val="20"/>
            <w:szCs w:val="22"/>
            <w:rPrChange w:id="4027" w:author="John Clevenger" w:date="2022-06-17T12:37:00Z">
              <w:rPr/>
            </w:rPrChange>
          </w:rPr>
          <w:t>problem.yaml</w:t>
        </w:r>
        <w:proofErr w:type="spellEnd"/>
        <w:r w:rsidR="00EF528F">
          <w:t xml:space="preserve"> file:</w:t>
        </w:r>
      </w:ins>
      <w:del w:id="4028" w:author="John Clevenger" w:date="2022-06-15T16:21:00Z">
        <w:r w:rsidDel="005D0C56">
          <w:delText xml:space="preserve"> </w:delText>
        </w:r>
      </w:del>
    </w:p>
    <w:p w14:paraId="75FD4C04" w14:textId="77777777" w:rsidR="00EF528F" w:rsidRDefault="00EF528F" w:rsidP="004A16CC">
      <w:pPr>
        <w:keepLines/>
        <w:spacing w:before="120"/>
        <w:ind w:firstLine="720"/>
        <w:jc w:val="both"/>
        <w:rPr>
          <w:ins w:id="4029" w:author="John Clevenger" w:date="2022-06-17T12:36:00Z"/>
        </w:rPr>
      </w:pPr>
    </w:p>
    <w:p w14:paraId="5C5714E7"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30" w:author="John Clevenger" w:date="2022-06-17T12:37:00Z"/>
          <w:rFonts w:ascii="Courier New" w:hAnsi="Courier New" w:cs="Courier New"/>
          <w:color w:val="000000"/>
          <w:sz w:val="21"/>
          <w:szCs w:val="21"/>
        </w:rPr>
      </w:pPr>
      <w:ins w:id="4031" w:author="John Clevenger" w:date="2022-06-17T12:37:00Z">
        <w:r w:rsidRPr="00EF528F">
          <w:rPr>
            <w:rFonts w:ascii="Courier New" w:hAnsi="Courier New" w:cs="Courier New"/>
            <w:color w:val="000000"/>
            <w:sz w:val="21"/>
            <w:szCs w:val="21"/>
          </w:rPr>
          <w:t>judging-type:</w:t>
        </w:r>
      </w:ins>
    </w:p>
    <w:p w14:paraId="13C9D456"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32" w:author="John Clevenger" w:date="2022-06-17T12:37:00Z"/>
          <w:rFonts w:ascii="Courier New" w:hAnsi="Courier New" w:cs="Courier New"/>
          <w:color w:val="000000"/>
          <w:sz w:val="21"/>
          <w:szCs w:val="21"/>
        </w:rPr>
      </w:pPr>
      <w:ins w:id="4033" w:author="John Clevenger" w:date="2022-06-17T12:37:00Z">
        <w:r w:rsidRPr="00EF528F">
          <w:rPr>
            <w:rFonts w:ascii="Courier New" w:hAnsi="Courier New" w:cs="Courier New"/>
            <w:color w:val="000000"/>
            <w:sz w:val="21"/>
            <w:szCs w:val="21"/>
          </w:rPr>
          <w:t xml:space="preserve">   computer-judged: true</w:t>
        </w:r>
      </w:ins>
    </w:p>
    <w:p w14:paraId="40E3A8BB"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34" w:author="John Clevenger" w:date="2022-06-17T12:37:00Z"/>
          <w:rFonts w:ascii="Courier New" w:hAnsi="Courier New" w:cs="Courier New"/>
          <w:color w:val="000000"/>
          <w:sz w:val="21"/>
          <w:szCs w:val="21"/>
        </w:rPr>
      </w:pPr>
      <w:ins w:id="4035" w:author="John Clevenger" w:date="2022-06-17T12:37:00Z">
        <w:r w:rsidRPr="00EF528F">
          <w:rPr>
            <w:rFonts w:ascii="Courier New" w:hAnsi="Courier New" w:cs="Courier New"/>
            <w:color w:val="000000"/>
            <w:sz w:val="21"/>
            <w:szCs w:val="21"/>
          </w:rPr>
          <w:t xml:space="preserve">   manual-review: true</w:t>
        </w:r>
      </w:ins>
    </w:p>
    <w:p w14:paraId="78CCDE54"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36" w:author="John Clevenger" w:date="2022-06-17T12:37:00Z"/>
          <w:rFonts w:ascii="Courier New" w:hAnsi="Courier New" w:cs="Courier New"/>
          <w:color w:val="000000"/>
          <w:sz w:val="21"/>
          <w:szCs w:val="21"/>
        </w:rPr>
      </w:pPr>
      <w:ins w:id="4037" w:author="John Clevenger" w:date="2022-06-17T12:37:00Z">
        <w:r w:rsidRPr="00EF528F">
          <w:rPr>
            <w:rFonts w:ascii="Courier New" w:hAnsi="Courier New" w:cs="Courier New"/>
            <w:color w:val="000000"/>
            <w:sz w:val="21"/>
            <w:szCs w:val="21"/>
          </w:rPr>
          <w:t xml:space="preserve">   send-prelim-judgement: false</w:t>
        </w:r>
      </w:ins>
    </w:p>
    <w:p w14:paraId="667A38E5" w14:textId="18BA5499" w:rsidR="00EF528F" w:rsidRPr="00EF528F" w:rsidRDefault="00EF528F" w:rsidP="00EF528F">
      <w:pPr>
        <w:shd w:val="clear" w:color="auto" w:fill="FFFFFF"/>
        <w:spacing w:before="120" w:after="120"/>
        <w:rPr>
          <w:ins w:id="4038" w:author="John Clevenger" w:date="2022-06-17T12:37:00Z"/>
          <w:rPrChange w:id="4039" w:author="John Clevenger" w:date="2022-06-17T12:39:00Z">
            <w:rPr>
              <w:ins w:id="4040" w:author="John Clevenger" w:date="2022-06-17T12:37:00Z"/>
              <w:rFonts w:ascii="Arial" w:hAnsi="Arial" w:cs="Arial"/>
              <w:color w:val="202122"/>
              <w:sz w:val="21"/>
              <w:szCs w:val="21"/>
            </w:rPr>
          </w:rPrChange>
        </w:rPr>
      </w:pPr>
      <w:ins w:id="4041" w:author="John Clevenger" w:date="2022-06-17T12:39:00Z">
        <w:r w:rsidRPr="00EF528F">
          <w:rPr>
            <w:rPrChange w:id="4042" w:author="John Clevenger" w:date="2022-06-17T12:39:00Z">
              <w:rPr>
                <w:rFonts w:ascii="Arial" w:hAnsi="Arial" w:cs="Arial"/>
                <w:color w:val="202122"/>
                <w:sz w:val="21"/>
                <w:szCs w:val="21"/>
              </w:rPr>
            </w:rPrChange>
          </w:rPr>
          <w:t>A</w:t>
        </w:r>
      </w:ins>
      <w:ins w:id="4043" w:author="John Clevenger" w:date="2022-06-17T12:37:00Z">
        <w:r w:rsidRPr="00EF528F">
          <w:rPr>
            <w:rPrChange w:id="4044" w:author="John Clevenger" w:date="2022-06-17T12:39:00Z">
              <w:rPr>
                <w:rFonts w:ascii="Arial" w:hAnsi="Arial" w:cs="Arial"/>
                <w:color w:val="202122"/>
                <w:sz w:val="21"/>
                <w:szCs w:val="21"/>
              </w:rPr>
            </w:rPrChange>
          </w:rPr>
          <w:t xml:space="preserve">cceptable values for each setting </w:t>
        </w:r>
      </w:ins>
      <w:ins w:id="4045" w:author="John Clevenger" w:date="2022-06-17T12:40:00Z">
        <w:r w:rsidRPr="00EF528F">
          <w:t>are</w:t>
        </w:r>
      </w:ins>
      <w:ins w:id="4046" w:author="John Clevenger" w:date="2022-06-17T12:37:00Z">
        <w:r w:rsidRPr="00EF528F">
          <w:rPr>
            <w:rPrChange w:id="4047"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4048" w:author="John Clevenger" w:date="2022-06-17T12:40:00Z">
              <w:rPr>
                <w:rFonts w:ascii="Arial" w:hAnsi="Arial" w:cs="Arial"/>
                <w:color w:val="202122"/>
                <w:sz w:val="21"/>
                <w:szCs w:val="21"/>
              </w:rPr>
            </w:rPrChange>
          </w:rPr>
          <w:t>true</w:t>
        </w:r>
        <w:r w:rsidRPr="00EF528F">
          <w:rPr>
            <w:rPrChange w:id="4049"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4050" w:author="John Clevenger" w:date="2022-06-17T12:40:00Z">
              <w:rPr>
                <w:rFonts w:ascii="Arial" w:hAnsi="Arial" w:cs="Arial"/>
                <w:color w:val="202122"/>
                <w:sz w:val="21"/>
                <w:szCs w:val="21"/>
              </w:rPr>
            </w:rPrChange>
          </w:rPr>
          <w:t>false</w:t>
        </w:r>
        <w:r w:rsidRPr="00EF528F">
          <w:rPr>
            <w:rPrChange w:id="4051"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4052" w:author="John Clevenger" w:date="2022-06-17T12:40:00Z">
              <w:rPr>
                <w:rFonts w:ascii="Arial" w:hAnsi="Arial" w:cs="Arial"/>
                <w:color w:val="202122"/>
                <w:sz w:val="21"/>
                <w:szCs w:val="21"/>
              </w:rPr>
            </w:rPrChange>
          </w:rPr>
          <w:t>yes</w:t>
        </w:r>
        <w:r w:rsidRPr="00EF528F">
          <w:rPr>
            <w:rPrChange w:id="4053" w:author="John Clevenger" w:date="2022-06-17T12:39:00Z">
              <w:rPr>
                <w:rFonts w:ascii="Arial" w:hAnsi="Arial" w:cs="Arial"/>
                <w:color w:val="202122"/>
                <w:sz w:val="21"/>
                <w:szCs w:val="21"/>
              </w:rPr>
            </w:rPrChange>
          </w:rPr>
          <w:t xml:space="preserve"> and </w:t>
        </w:r>
        <w:r w:rsidRPr="00FA2246">
          <w:rPr>
            <w:rFonts w:ascii="Courier New" w:hAnsi="Courier New" w:cs="Courier New"/>
            <w:b/>
            <w:bCs/>
            <w:sz w:val="22"/>
            <w:szCs w:val="22"/>
            <w:rPrChange w:id="4054" w:author="John Clevenger" w:date="2022-06-17T12:40:00Z">
              <w:rPr>
                <w:rFonts w:ascii="Arial" w:hAnsi="Arial" w:cs="Arial"/>
                <w:color w:val="202122"/>
                <w:sz w:val="21"/>
                <w:szCs w:val="21"/>
              </w:rPr>
            </w:rPrChange>
          </w:rPr>
          <w:t>no</w:t>
        </w:r>
        <w:r w:rsidRPr="00EF528F">
          <w:rPr>
            <w:rPrChange w:id="4055" w:author="John Clevenger" w:date="2022-06-17T12:39:00Z">
              <w:rPr>
                <w:rFonts w:ascii="Arial" w:hAnsi="Arial" w:cs="Arial"/>
                <w:color w:val="202122"/>
                <w:sz w:val="21"/>
                <w:szCs w:val="21"/>
              </w:rPr>
            </w:rPrChange>
          </w:rPr>
          <w:t>. These values are not case sensitive.</w:t>
        </w:r>
      </w:ins>
    </w:p>
    <w:p w14:paraId="79E5971C" w14:textId="098AEE8F" w:rsidR="00EF528F" w:rsidRPr="00EF528F" w:rsidRDefault="00EF528F" w:rsidP="00EF528F">
      <w:pPr>
        <w:shd w:val="clear" w:color="auto" w:fill="FFFFFF"/>
        <w:spacing w:before="120" w:after="120"/>
        <w:rPr>
          <w:ins w:id="4056" w:author="John Clevenger" w:date="2022-06-17T12:37:00Z"/>
          <w:rPrChange w:id="4057" w:author="John Clevenger" w:date="2022-06-17T12:39:00Z">
            <w:rPr>
              <w:ins w:id="4058" w:author="John Clevenger" w:date="2022-06-17T12:37:00Z"/>
              <w:rFonts w:ascii="Arial" w:hAnsi="Arial" w:cs="Arial"/>
              <w:color w:val="202122"/>
              <w:sz w:val="21"/>
              <w:szCs w:val="21"/>
            </w:rPr>
          </w:rPrChange>
        </w:rPr>
      </w:pPr>
      <w:ins w:id="4059" w:author="John Clevenger" w:date="2022-06-17T12:39:00Z">
        <w:r>
          <w:t>Note:  b</w:t>
        </w:r>
      </w:ins>
      <w:ins w:id="4060" w:author="John Clevenger" w:date="2022-06-17T12:37:00Z">
        <w:r w:rsidRPr="00EF528F">
          <w:rPr>
            <w:rPrChange w:id="4061" w:author="John Clevenger" w:date="2022-06-17T12:39:00Z">
              <w:rPr>
                <w:rFonts w:ascii="Arial" w:hAnsi="Arial" w:cs="Arial"/>
                <w:color w:val="202122"/>
                <w:sz w:val="21"/>
                <w:szCs w:val="21"/>
              </w:rPr>
            </w:rPrChange>
          </w:rPr>
          <w:t>y default</w:t>
        </w:r>
      </w:ins>
      <w:ins w:id="4062" w:author="John Clevenger" w:date="2022-06-17T12:39:00Z">
        <w:r>
          <w:t>,</w:t>
        </w:r>
      </w:ins>
      <w:ins w:id="4063" w:author="John Clevenger" w:date="2022-06-17T12:37:00Z">
        <w:r w:rsidRPr="00EF528F">
          <w:rPr>
            <w:rPrChange w:id="4064" w:author="John Clevenger" w:date="2022-06-17T12:39:00Z">
              <w:rPr>
                <w:rFonts w:ascii="Arial" w:hAnsi="Arial" w:cs="Arial"/>
                <w:color w:val="202122"/>
                <w:sz w:val="21"/>
                <w:szCs w:val="21"/>
              </w:rPr>
            </w:rPrChange>
          </w:rPr>
          <w:t xml:space="preserve"> a CDP load will mark a problem as computer judged.</w:t>
        </w:r>
      </w:ins>
    </w:p>
    <w:p w14:paraId="45B29723" w14:textId="77777777" w:rsidR="00EF528F" w:rsidRPr="00844316" w:rsidRDefault="00EF528F">
      <w:pPr>
        <w:keepLines/>
        <w:spacing w:before="120"/>
        <w:jc w:val="both"/>
        <w:pPrChange w:id="4065" w:author="John Clevenger" w:date="2022-06-17T12:40:00Z">
          <w:pPr>
            <w:keepLines/>
            <w:spacing w:before="120"/>
            <w:ind w:firstLine="720"/>
            <w:jc w:val="both"/>
          </w:pPr>
        </w:pPrChange>
      </w:pPr>
    </w:p>
    <w:p w14:paraId="5CA0E193" w14:textId="1571AAA3" w:rsidR="00745A61" w:rsidRDefault="00745A61" w:rsidP="00745A61">
      <w:pPr>
        <w:keepLines/>
        <w:spacing w:before="120"/>
        <w:ind w:firstLine="720"/>
        <w:jc w:val="both"/>
        <w:rPr>
          <w:ins w:id="4066" w:author="John Clevenger" w:date="2022-06-22T15:06:00Z"/>
        </w:rPr>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44ABE277" w14:textId="4D626A90" w:rsidR="00546A6F" w:rsidRDefault="00546A6F" w:rsidP="00745A61">
      <w:pPr>
        <w:keepLines/>
        <w:spacing w:before="120"/>
        <w:ind w:firstLine="720"/>
        <w:jc w:val="both"/>
        <w:rPr>
          <w:ins w:id="4067" w:author="John Clevenger" w:date="2022-06-22T15:06:00Z"/>
        </w:rPr>
      </w:pPr>
    </w:p>
    <w:p w14:paraId="539EFA31" w14:textId="54AD592B" w:rsidR="00546A6F" w:rsidRPr="00293ABF" w:rsidRDefault="00546A6F" w:rsidP="00745A61">
      <w:pPr>
        <w:keepLines/>
        <w:spacing w:before="120"/>
        <w:ind w:firstLine="720"/>
        <w:jc w:val="both"/>
      </w:pPr>
      <w:ins w:id="4068" w:author="John Clevenger" w:date="2022-06-22T15:07:00Z">
        <w:r>
          <w:t xml:space="preserve">The CLICS Problem Package Format specification (at </w:t>
        </w:r>
        <w:r>
          <w:fldChar w:fldCharType="begin"/>
        </w:r>
        <w:r>
          <w:instrText xml:space="preserve"> HYPERLINK "</w:instrText>
        </w:r>
        <w:r w:rsidRPr="00546A6F">
          <w:instrText>https://icpc.io/problem-package-format/spec/problem_package_format</w:instrText>
        </w:r>
        <w:r>
          <w:instrText xml:space="preserve">" </w:instrText>
        </w:r>
        <w:r>
          <w:fldChar w:fldCharType="separate"/>
        </w:r>
        <w:r w:rsidRPr="002A3261">
          <w:rPr>
            <w:rStyle w:val="Hyperlink"/>
          </w:rPr>
          <w:t>https://icpc.io/problem-package-format/spec/problem_package_format</w:t>
        </w:r>
        <w:r>
          <w:fldChar w:fldCharType="end"/>
        </w:r>
        <w:r>
          <w:t xml:space="preserve">) </w:t>
        </w:r>
      </w:ins>
      <w:ins w:id="4069" w:author="John Clevenger" w:date="2022-06-22T15:08:00Z">
        <w:r>
          <w:t>requires that Contest Data Package</w:t>
        </w:r>
      </w:ins>
      <w:ins w:id="4070" w:author="John Clevenger" w:date="2022-06-22T15:09:00Z">
        <w:r>
          <w:t xml:space="preserve"> (CDP) and Contest Archive Format </w:t>
        </w:r>
        <w:r w:rsidR="00293ABF">
          <w:t xml:space="preserve">(CAF) </w:t>
        </w:r>
        <w:r>
          <w:t xml:space="preserve">file structures include </w:t>
        </w:r>
        <w:r w:rsidR="00293ABF">
          <w:t xml:space="preserve">separate </w:t>
        </w:r>
        <w:r w:rsidR="00293ABF" w:rsidRPr="00293ABF">
          <w:rPr>
            <w:rFonts w:ascii="Courier New" w:hAnsi="Courier New" w:cs="Courier New"/>
            <w:b/>
            <w:sz w:val="20"/>
            <w:rPrChange w:id="4071" w:author="John Clevenger" w:date="2022-06-22T15:10:00Z">
              <w:rPr/>
            </w:rPrChange>
          </w:rPr>
          <w:t>s</w:t>
        </w:r>
      </w:ins>
      <w:ins w:id="4072" w:author="John Clevenger" w:date="2022-06-22T15:10:00Z">
        <w:r w:rsidR="00293ABF" w:rsidRPr="00293ABF">
          <w:rPr>
            <w:rFonts w:ascii="Courier New" w:hAnsi="Courier New" w:cs="Courier New"/>
            <w:b/>
            <w:sz w:val="20"/>
            <w:rPrChange w:id="4073" w:author="John Clevenger" w:date="2022-06-22T15:10:00Z">
              <w:rPr/>
            </w:rPrChange>
          </w:rPr>
          <w:t>ample</w:t>
        </w:r>
        <w:r w:rsidR="00293ABF">
          <w:t xml:space="preserve"> and </w:t>
        </w:r>
        <w:r w:rsidR="00293ABF" w:rsidRPr="00293ABF">
          <w:rPr>
            <w:rFonts w:ascii="Courier New" w:hAnsi="Courier New" w:cs="Courier New"/>
            <w:b/>
            <w:sz w:val="20"/>
            <w:rPrChange w:id="4074" w:author="John Clevenger" w:date="2022-06-22T15:10:00Z">
              <w:rPr/>
            </w:rPrChange>
          </w:rPr>
          <w:t>secret</w:t>
        </w:r>
        <w:r w:rsidR="00293ABF">
          <w:t xml:space="preserve"> folders for test case data for each problem.  On the other hand, PC2 </w:t>
        </w:r>
      </w:ins>
      <w:ins w:id="4075" w:author="John Clevenger" w:date="2022-06-22T15:11:00Z">
        <w:r w:rsidR="00293ABF">
          <w:t xml:space="preserve">only supports loading test case data files from a </w:t>
        </w:r>
        <w:r w:rsidR="00293ABF">
          <w:rPr>
            <w:i/>
            <w:iCs/>
          </w:rPr>
          <w:t xml:space="preserve">single </w:t>
        </w:r>
        <w:r w:rsidR="00293ABF">
          <w:t xml:space="preserve">folder.  However, see the Appendix on </w:t>
        </w:r>
        <w:r w:rsidR="00293ABF" w:rsidRPr="00293ABF">
          <w:rPr>
            <w:b/>
            <w:bCs/>
            <w:rPrChange w:id="4076" w:author="John Clevenger" w:date="2022-06-22T15:11:00Z">
              <w:rPr/>
            </w:rPrChange>
          </w:rPr>
          <w:t>Merging CLICS Sample/Secret Data Files</w:t>
        </w:r>
      </w:ins>
      <w:ins w:id="4077" w:author="John Clevenger" w:date="2022-06-22T15:12:00Z">
        <w:r w:rsidR="00293ABF">
          <w:rPr>
            <w:b/>
            <w:bCs/>
          </w:rPr>
          <w:t xml:space="preserve"> </w:t>
        </w:r>
        <w:r w:rsidR="00293ABF">
          <w:t>for a work-around for this issue.</w:t>
        </w:r>
      </w:ins>
    </w:p>
    <w:p w14:paraId="22FAA3B7" w14:textId="77777777" w:rsidR="00F0509B" w:rsidRDefault="00F0509B" w:rsidP="00DF18E0">
      <w:pPr>
        <w:keepLines/>
        <w:spacing w:before="120"/>
        <w:ind w:firstLine="720"/>
        <w:jc w:val="both"/>
      </w:pPr>
    </w:p>
    <w:p w14:paraId="046758C2" w14:textId="77777777" w:rsidR="00481474" w:rsidRDefault="00481474" w:rsidP="000D56AC">
      <w:pPr>
        <w:pStyle w:val="Heading1"/>
      </w:pPr>
      <w:bookmarkStart w:id="4078" w:name="_Toc261788224"/>
      <w:bookmarkStart w:id="4079" w:name="_Toc274153616"/>
      <w:bookmarkStart w:id="4080" w:name="_Toc274153752"/>
      <w:bookmarkStart w:id="4081" w:name="_Toc274154079"/>
      <w:bookmarkStart w:id="4082" w:name="_Toc132120919"/>
      <w:r>
        <w:lastRenderedPageBreak/>
        <w:t>Starting the Contest</w:t>
      </w:r>
      <w:bookmarkEnd w:id="4078"/>
      <w:bookmarkEnd w:id="4079"/>
      <w:bookmarkEnd w:id="4080"/>
      <w:bookmarkEnd w:id="4081"/>
      <w:bookmarkEnd w:id="4082"/>
    </w:p>
    <w:p w14:paraId="0BC4C393" w14:textId="77777777" w:rsidR="00481474" w:rsidRDefault="00481474" w:rsidP="008E55F3">
      <w:pPr>
        <w:pStyle w:val="Heading2"/>
      </w:pPr>
      <w:bookmarkStart w:id="4083" w:name="_Toc261788225"/>
      <w:bookmarkStart w:id="4084" w:name="_Toc274153617"/>
      <w:bookmarkStart w:id="4085" w:name="_Toc274153753"/>
      <w:bookmarkStart w:id="4086" w:name="_Toc274154080"/>
      <w:bookmarkStart w:id="4087" w:name="_Toc132120920"/>
      <w:r>
        <w:t>Clock Control</w:t>
      </w:r>
      <w:bookmarkEnd w:id="4083"/>
      <w:bookmarkEnd w:id="4084"/>
      <w:bookmarkEnd w:id="4085"/>
      <w:bookmarkEnd w:id="4086"/>
      <w:bookmarkEnd w:id="4087"/>
    </w:p>
    <w:p w14:paraId="168FA19E" w14:textId="77777777" w:rsidR="008400C2" w:rsidRDefault="00481474">
      <w:pPr>
        <w:keepNext/>
        <w:spacing w:before="240"/>
        <w:ind w:firstLine="720"/>
        <w:jc w:val="both"/>
      </w:pPr>
      <w:r>
        <w:t>Once the contest has been</w:t>
      </w:r>
      <w:del w:id="4088" w:author="John Clevenger" w:date="2022-06-15T16:22:00Z">
        <w:r w:rsidDel="005D0C56">
          <w:delText xml:space="preserve"> has been</w:delText>
        </w:r>
      </w:del>
      <w:r>
        <w:t xml:space="preserve">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4E14CD">
      <w:pPr>
        <w:pStyle w:val="Heading3"/>
      </w:pPr>
      <w:bookmarkStart w:id="4089" w:name="_Toc132120921"/>
      <w:r>
        <w:t>Starting the Contest Manually</w:t>
      </w:r>
      <w:bookmarkEnd w:id="4089"/>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10B6E932">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9"/>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40"/>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w:t>
      </w:r>
      <w:proofErr w:type="gramStart"/>
      <w:r>
        <w:t>reason</w:t>
      </w:r>
      <w:proofErr w:type="gramEnd"/>
      <w:r>
        <w:t xml:space="preserve">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6AB5451F"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w:t>
      </w:r>
      <w:del w:id="4091" w:author="John Clevenger" w:date="2022-06-15T16:23:00Z">
        <w:r w:rsidDel="000517A3">
          <w:delText>that 15 minutes</w:delText>
        </w:r>
      </w:del>
      <w:ins w:id="4092" w:author="John Clevenger" w:date="2022-06-15T16:23:00Z">
        <w:r w:rsidR="000517A3">
          <w:t>those 15 minutes</w:t>
        </w:r>
      </w:ins>
      <w:r>
        <w:t xml:space="preserve"> will not be considered to have been part of the contest by PC</w:t>
      </w:r>
      <w:r>
        <w:rPr>
          <w:vertAlign w:val="superscript"/>
        </w:rPr>
        <w:t>2</w:t>
      </w:r>
      <w:r>
        <w:t>.  If a team were to submit a run 20 minutes after the contest started (</w:t>
      </w:r>
      <w:proofErr w:type="gramStart"/>
      <w:r>
        <w:t>i.e.</w:t>
      </w:r>
      <w:proofErr w:type="gramEnd"/>
      <w:r>
        <w:t xml:space="preserv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4E14CD">
      <w:pPr>
        <w:pStyle w:val="Heading3"/>
      </w:pPr>
      <w:bookmarkStart w:id="4093" w:name="_Toc132120922"/>
      <w:r>
        <w:t>Starting the Contest Automatically</w:t>
      </w:r>
      <w:bookmarkEnd w:id="4093"/>
    </w:p>
    <w:p w14:paraId="4BADFB5E" w14:textId="4205F6D4"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w:t>
      </w:r>
      <w:del w:id="4094" w:author="John Clevenger" w:date="2022-06-22T18:42:00Z">
        <w:r w:rsidR="00175942" w:rsidDel="000D56AC">
          <w:delText>similar to</w:delText>
        </w:r>
      </w:del>
      <w:ins w:id="4095" w:author="John Clevenger" w:date="2022-06-22T18:42:00Z">
        <w:r w:rsidR="000D56AC">
          <w:t>like</w:t>
        </w:r>
      </w:ins>
      <w:r w:rsidR="00175942">
        <w:t xml:space="preserve">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61312" behindDoc="0" locked="0" layoutInCell="1" allowOverlap="1" wp14:anchorId="5F60B2F4" wp14:editId="541CE4F3">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w:t>
      </w:r>
      <w:proofErr w:type="spellStart"/>
      <w:r w:rsidRPr="00944812">
        <w:rPr>
          <w:rFonts w:ascii="Arial" w:hAnsi="Arial"/>
          <w:b/>
          <w:sz w:val="20"/>
        </w:rPr>
        <w:t>starttime</w:t>
      </w:r>
      <w:proofErr w:type="spellEnd"/>
      <w:r>
        <w:t xml:space="preserve">” web service.  See the Appendix on </w:t>
      </w:r>
      <w:r w:rsidRPr="00D70CBC">
        <w:rPr>
          <w:b/>
          <w:bCs/>
          <w:rPrChange w:id="4096" w:author="John Clevenger" w:date="2022-06-22T12:44:00Z">
            <w:rPr/>
          </w:rPrChange>
        </w:rPr>
        <w:t>Web Services</w:t>
      </w:r>
      <w:r>
        <w:t xml:space="preserve"> for further details.</w:t>
      </w:r>
    </w:p>
    <w:p w14:paraId="048F77E6" w14:textId="77777777" w:rsidR="002B17FA" w:rsidRDefault="002B17FA" w:rsidP="008E55F3">
      <w:pPr>
        <w:pStyle w:val="Heading2"/>
      </w:pPr>
      <w:bookmarkStart w:id="4097" w:name="_Toc132120923"/>
      <w:bookmarkStart w:id="4098" w:name="_Toc261788226"/>
      <w:bookmarkStart w:id="4099" w:name="_Toc274153618"/>
      <w:bookmarkStart w:id="4100" w:name="_Toc274153754"/>
      <w:bookmarkStart w:id="4101" w:name="_Toc274154081"/>
      <w:r w:rsidRPr="002B17FA">
        <w:t>Contest Length</w:t>
      </w:r>
      <w:bookmarkEnd w:id="4097"/>
    </w:p>
    <w:bookmarkEnd w:id="4098"/>
    <w:bookmarkEnd w:id="4099"/>
    <w:bookmarkEnd w:id="4100"/>
    <w:bookmarkEnd w:id="4101"/>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64384" behindDoc="0" locked="0" layoutInCell="1" allowOverlap="1" wp14:anchorId="6ACA8ED0" wp14:editId="73882A8C">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w:t>
      </w:r>
      <w:proofErr w:type="gramStart"/>
      <w:r w:rsidR="00C84539">
        <w:t>example</w:t>
      </w:r>
      <w:proofErr w:type="gramEnd"/>
      <w:r w:rsidR="00C84539">
        <w:t xml:space="preserve"> if the contest is running for 25 seconds after the end of the contest the contest time would display as +0:00:25.</w:t>
      </w:r>
    </w:p>
    <w:p w14:paraId="0591332A" w14:textId="77777777" w:rsidR="00481474" w:rsidRDefault="00481474" w:rsidP="008E55F3">
      <w:pPr>
        <w:pStyle w:val="Heading2"/>
      </w:pPr>
      <w:bookmarkStart w:id="4102" w:name="_Toc261788227"/>
      <w:bookmarkStart w:id="4103" w:name="_Toc274153619"/>
      <w:bookmarkStart w:id="4104" w:name="_Toc274153755"/>
      <w:bookmarkStart w:id="4105" w:name="_Toc274154082"/>
      <w:bookmarkStart w:id="4106" w:name="_Toc132120924"/>
      <w:r>
        <w:t>Multi-Site Clock Control</w:t>
      </w:r>
      <w:bookmarkEnd w:id="4102"/>
      <w:bookmarkEnd w:id="4103"/>
      <w:bookmarkEnd w:id="4104"/>
      <w:bookmarkEnd w:id="4105"/>
      <w:bookmarkEnd w:id="4106"/>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w:t>
      </w:r>
      <w:r>
        <w:lastRenderedPageBreak/>
        <w:t xml:space="preserve">mechanism intended to support situations where one site is “ready to go” and the Contest Director does not wish to delay that site while waiting for other sites to become ready.  Having separate contest clocks for each site allows each site to operate quasi-independently while </w:t>
      </w:r>
      <w:proofErr w:type="gramStart"/>
      <w:r>
        <w:t>insuring</w:t>
      </w:r>
      <w:proofErr w:type="gramEnd"/>
      <w:r>
        <w:t xml:space="preserve">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41"/>
      </w:r>
      <w:r>
        <w:t xml:space="preserve"> </w:t>
      </w:r>
    </w:p>
    <w:p w14:paraId="3464271B" w14:textId="77777777" w:rsidR="00481474" w:rsidRDefault="00481474" w:rsidP="00F05134">
      <w:pPr>
        <w:pStyle w:val="Normal-Justified"/>
      </w:pPr>
      <w:r>
        <w:t>In a fully-connected multi-site contest where Contest Administrators at each site have agreed (</w:t>
      </w:r>
      <w:proofErr w:type="gramStart"/>
      <w:r>
        <w:t>e.g.</w:t>
      </w:r>
      <w:proofErr w:type="gramEnd"/>
      <w:r>
        <w:t xml:space="preserve">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lastRenderedPageBreak/>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w:t>
      </w:r>
      <w:del w:id="4107" w:author="John Clevenger" w:date="2022-06-15T16:25:00Z">
        <w:r w:rsidDel="000517A3">
          <w:delText xml:space="preserve"> </w:delText>
        </w:r>
      </w:del>
      <w:r>
        <w:t xml:space="preserve">“1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8E55F3">
      <w:pPr>
        <w:pStyle w:val="Heading2"/>
      </w:pPr>
      <w:bookmarkStart w:id="4108" w:name="_Toc132120925"/>
      <w:bookmarkStart w:id="4109" w:name="_Toc261788228"/>
      <w:bookmarkStart w:id="4110" w:name="_Toc274153620"/>
      <w:bookmarkStart w:id="4111" w:name="_Toc274153756"/>
      <w:bookmarkStart w:id="4112" w:name="_Toc274154083"/>
      <w:r>
        <w:t>Practice Sessions:  Resetting A Contest</w:t>
      </w:r>
      <w:bookmarkEnd w:id="4108"/>
      <w:r w:rsidR="002B17FA">
        <w:t xml:space="preserve"> </w:t>
      </w:r>
      <w:bookmarkEnd w:id="4109"/>
      <w:bookmarkEnd w:id="4110"/>
      <w:bookmarkEnd w:id="4111"/>
      <w:bookmarkEnd w:id="4112"/>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w:t>
      </w:r>
      <w:proofErr w:type="gramStart"/>
      <w:r>
        <w:t>team</w:t>
      </w:r>
      <w:proofErr w:type="gramEnd"/>
      <w:r>
        <w:t xml:space="preserve">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w:t>
      </w:r>
      <w:r>
        <w:lastRenderedPageBreak/>
        <w:t>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14:paraId="2ABC44D1" w14:textId="77777777" w:rsidR="00097FF8" w:rsidRDefault="00481474" w:rsidP="00097FF8">
      <w:pPr>
        <w:spacing w:before="240"/>
        <w:ind w:firstLine="720"/>
        <w:jc w:val="both"/>
      </w:pPr>
      <w:r>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w:t>
      </w:r>
      <w:proofErr w:type="gramStart"/>
      <w:r>
        <w:t>Admin</w:t>
      </w:r>
      <w:proofErr w:type="gramEnd"/>
      <w:r>
        <w:t xml:space="preserve">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0D56AC">
      <w:pPr>
        <w:pStyle w:val="Heading1"/>
      </w:pPr>
      <w:bookmarkStart w:id="4113" w:name="_Toc261788229"/>
      <w:bookmarkStart w:id="4114" w:name="_Toc274153621"/>
      <w:bookmarkStart w:id="4115" w:name="_Toc274153757"/>
      <w:bookmarkStart w:id="4116" w:name="_Toc274154084"/>
      <w:bookmarkStart w:id="4117" w:name="_Toc132120926"/>
      <w:r>
        <w:lastRenderedPageBreak/>
        <w:t>Monitoring Contest Status</w:t>
      </w:r>
      <w:bookmarkEnd w:id="4113"/>
      <w:bookmarkEnd w:id="4114"/>
      <w:bookmarkEnd w:id="4115"/>
      <w:bookmarkEnd w:id="4116"/>
      <w:bookmarkEnd w:id="4117"/>
    </w:p>
    <w:p w14:paraId="56AABCC5" w14:textId="77777777" w:rsidR="00481474" w:rsidRDefault="007B085D" w:rsidP="008E55F3">
      <w:pPr>
        <w:pStyle w:val="Heading2"/>
      </w:pPr>
      <w:bookmarkStart w:id="4118" w:name="_Toc261788230"/>
      <w:bookmarkStart w:id="4119" w:name="_Toc274153622"/>
      <w:bookmarkStart w:id="4120" w:name="_Toc274153758"/>
      <w:bookmarkStart w:id="4121" w:name="_Toc274154085"/>
      <w:bookmarkStart w:id="4122" w:name="_Toc132120927"/>
      <w:r>
        <w:t>Team Startup Status</w:t>
      </w:r>
      <w:bookmarkEnd w:id="4118"/>
      <w:bookmarkEnd w:id="4119"/>
      <w:bookmarkEnd w:id="4120"/>
      <w:bookmarkEnd w:id="4121"/>
      <w:bookmarkEnd w:id="4122"/>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9D528C1">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8E55F3">
      <w:pPr>
        <w:pStyle w:val="Heading2"/>
      </w:pPr>
      <w:bookmarkStart w:id="4123" w:name="_Toc261788231"/>
      <w:bookmarkStart w:id="4124" w:name="_Toc274153623"/>
      <w:bookmarkStart w:id="4125" w:name="_Toc274153759"/>
      <w:bookmarkStart w:id="4126" w:name="_Toc274154086"/>
      <w:bookmarkStart w:id="4127" w:name="_Toc132120928"/>
      <w:r>
        <w:lastRenderedPageBreak/>
        <w:t>The Runs Display</w:t>
      </w:r>
      <w:bookmarkEnd w:id="4123"/>
      <w:bookmarkEnd w:id="4124"/>
      <w:bookmarkEnd w:id="4125"/>
      <w:bookmarkEnd w:id="4126"/>
      <w:bookmarkEnd w:id="4127"/>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11896389">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94FEA54"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w:t>
      </w:r>
      <w:del w:id="4128" w:author="John Clevenger" w:date="2022-06-15T16:26:00Z">
        <w:r w:rsidDel="000517A3">
          <w:delText>a number of</w:delText>
        </w:r>
      </w:del>
      <w:ins w:id="4129" w:author="John Clevenger" w:date="2022-06-15T16:26:00Z">
        <w:r w:rsidR="000517A3">
          <w:t>several</w:t>
        </w:r>
      </w:ins>
      <w:r>
        <w:t xml:space="preserve">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w:t>
      </w:r>
      <w:proofErr w:type="gramStart"/>
      <w:r>
        <w:t>Administrative</w:t>
      </w:r>
      <w:proofErr w:type="gramEnd"/>
      <w:r>
        <w:t xml:space="preser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8E55F3">
      <w:pPr>
        <w:pStyle w:val="Heading2"/>
      </w:pPr>
      <w:bookmarkStart w:id="4130" w:name="_Toc261788232"/>
      <w:bookmarkStart w:id="4131" w:name="_Toc274153624"/>
      <w:bookmarkStart w:id="4132" w:name="_Toc274153760"/>
      <w:bookmarkStart w:id="4133" w:name="_Toc274154087"/>
      <w:bookmarkStart w:id="4134" w:name="_Toc132120929"/>
      <w:r>
        <w:t>Editing Runs</w:t>
      </w:r>
      <w:bookmarkEnd w:id="4130"/>
      <w:bookmarkEnd w:id="4131"/>
      <w:bookmarkEnd w:id="4132"/>
      <w:bookmarkEnd w:id="4133"/>
      <w:bookmarkEnd w:id="4134"/>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proofErr w:type="gramStart"/>
      <w:r>
        <w:rPr>
          <w:rFonts w:ascii="Arial" w:hAnsi="Arial"/>
          <w:b/>
          <w:sz w:val="20"/>
        </w:rPr>
        <w:t>Runs</w:t>
      </w:r>
      <w:proofErr w:type="gramEnd"/>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2"/>
      </w:r>
    </w:p>
    <w:p w14:paraId="236AE495" w14:textId="0915F9BF" w:rsidR="00481474" w:rsidRDefault="000612D4">
      <w:pPr>
        <w:spacing w:before="240"/>
        <w:ind w:firstLine="720"/>
      </w:pPr>
      <w:ins w:id="4135" w:author="John Clevenger" w:date="2022-06-22T18:46:00Z">
        <w:r>
          <w:rPr>
            <w:noProof/>
          </w:rPr>
          <w:drawing>
            <wp:anchor distT="0" distB="0" distL="114300" distR="114300" simplePos="0" relativeHeight="251700224" behindDoc="0" locked="0" layoutInCell="1" allowOverlap="1" wp14:anchorId="235CA4AE" wp14:editId="5EBC3611">
              <wp:simplePos x="0" y="0"/>
              <wp:positionH relativeFrom="column">
                <wp:posOffset>739775</wp:posOffset>
              </wp:positionH>
              <wp:positionV relativeFrom="paragraph">
                <wp:posOffset>706120</wp:posOffset>
              </wp:positionV>
              <wp:extent cx="4454525" cy="2680970"/>
              <wp:effectExtent l="0" t="0" r="0"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54525" cy="268097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To edit a run, select the run in the </w:t>
      </w:r>
      <w:r w:rsidR="00481474">
        <w:rPr>
          <w:rFonts w:ascii="Arial" w:hAnsi="Arial" w:cs="Arial"/>
          <w:b/>
          <w:bCs/>
          <w:sz w:val="20"/>
        </w:rPr>
        <w:t>Runs</w:t>
      </w:r>
      <w:r w:rsidR="00481474">
        <w:t xml:space="preserve"> grid and then press the </w:t>
      </w:r>
      <w:r w:rsidR="00481474">
        <w:rPr>
          <w:rFonts w:ascii="Arial" w:hAnsi="Arial" w:cs="Arial"/>
          <w:b/>
          <w:sz w:val="20"/>
        </w:rPr>
        <w:t>Edit</w:t>
      </w:r>
      <w:r w:rsidR="00481474">
        <w:t xml:space="preserve"> button.  This will bring up the following </w:t>
      </w:r>
      <w:r w:rsidR="00481474">
        <w:rPr>
          <w:rFonts w:ascii="Arial" w:hAnsi="Arial" w:cs="Arial"/>
          <w:b/>
          <w:bCs/>
          <w:sz w:val="20"/>
        </w:rPr>
        <w:t>Edit Run</w:t>
      </w:r>
      <w:r w:rsidR="00BF110D">
        <w:t xml:space="preserve"> dialog</w:t>
      </w:r>
      <w:r w:rsidR="00481474">
        <w:t xml:space="preserve">: </w:t>
      </w:r>
    </w:p>
    <w:p w14:paraId="56CFF05C" w14:textId="6EC60208" w:rsidR="00030E22" w:rsidDel="000612D4" w:rsidRDefault="00030E22">
      <w:pPr>
        <w:spacing w:before="240"/>
        <w:ind w:firstLine="720"/>
        <w:rPr>
          <w:del w:id="4136" w:author="John Clevenger" w:date="2022-06-22T18:46:00Z"/>
        </w:rPr>
      </w:pPr>
    </w:p>
    <w:p w14:paraId="0244D729" w14:textId="5EEEC55A" w:rsidR="006E5AAC" w:rsidDel="000612D4" w:rsidRDefault="00A92296" w:rsidP="00030E22">
      <w:pPr>
        <w:ind w:firstLine="720"/>
        <w:rPr>
          <w:del w:id="4137" w:author="John Clevenger" w:date="2022-06-22T18:46:00Z"/>
          <w:noProof/>
          <w:sz w:val="20"/>
        </w:rPr>
      </w:pPr>
      <w:del w:id="4138" w:author="John Clevenger" w:date="2022-06-22T18:45:00Z">
        <w:r w:rsidRPr="00697998" w:rsidDel="000612D4">
          <w:rPr>
            <w:noProof/>
          </w:rPr>
          <w:drawing>
            <wp:inline distT="0" distB="0" distL="0" distR="0" wp14:anchorId="26A09E3C" wp14:editId="757305F6">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del>
    </w:p>
    <w:p w14:paraId="25FEFC4A" w14:textId="3D48E71D" w:rsidR="006E5AAC" w:rsidDel="000612D4" w:rsidRDefault="006E5AAC" w:rsidP="000612D4">
      <w:pPr>
        <w:ind w:firstLine="720"/>
        <w:rPr>
          <w:del w:id="4139" w:author="John Clevenger" w:date="2022-06-22T18:46:00Z"/>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87298EC" w:rsidR="00481474" w:rsidRDefault="006E5AAC" w:rsidP="00387A6A">
      <w:pPr>
        <w:ind w:firstLine="720"/>
        <w:jc w:val="both"/>
      </w:pPr>
      <w:r>
        <w:t xml:space="preserve">The </w:t>
      </w:r>
      <w:ins w:id="4140" w:author="John Clevenger" w:date="2022-06-22T18:47:00Z">
        <w:r w:rsidR="000612D4">
          <w:t xml:space="preserve">“Status”, “Elapsed”, “Judgment”, </w:t>
        </w:r>
      </w:ins>
      <w:r w:rsidR="00481474">
        <w:t xml:space="preserve">“Problem”, </w:t>
      </w:r>
      <w:ins w:id="4141" w:author="John Clevenger" w:date="2022-06-22T18:47:00Z">
        <w:r w:rsidR="000612D4">
          <w:t>and</w:t>
        </w:r>
      </w:ins>
      <w:ins w:id="4142" w:author="John Clevenger" w:date="2022-06-22T18:48:00Z">
        <w:r w:rsidR="000612D4">
          <w:t xml:space="preserve"> </w:t>
        </w:r>
      </w:ins>
      <w:del w:id="4143" w:author="John Clevenger" w:date="2022-06-15T16:26:00Z">
        <w:r w:rsidR="00481474" w:rsidDel="00463282">
          <w:delText xml:space="preserve"> </w:delText>
        </w:r>
      </w:del>
      <w:r w:rsidR="00481474">
        <w:t>“Language”</w:t>
      </w:r>
      <w:del w:id="4144" w:author="John Clevenger" w:date="2022-06-22T18:47:00Z">
        <w:r w:rsidR="00481474" w:rsidDel="000612D4">
          <w:delText>,</w:delText>
        </w:r>
      </w:del>
      <w:r w:rsidR="00481474">
        <w:t xml:space="preserve"> </w:t>
      </w:r>
      <w:del w:id="4145" w:author="John Clevenger" w:date="2022-06-22T18:47:00Z">
        <w:r w:rsidR="00481474" w:rsidDel="000612D4">
          <w:delText xml:space="preserve">and “Judgment” </w:delText>
        </w:r>
      </w:del>
      <w:del w:id="4146" w:author="John Clevenger" w:date="2022-06-22T18:48:00Z">
        <w:r w:rsidR="00481474" w:rsidDel="000612D4">
          <w:delText>drop-down lists</w:delText>
        </w:r>
      </w:del>
      <w:ins w:id="4147" w:author="John Clevenger" w:date="2022-06-22T18:48:00Z">
        <w:r w:rsidR="000612D4">
          <w:t>fields</w:t>
        </w:r>
      </w:ins>
      <w:r w:rsidR="00481474">
        <w:t xml:space="preserve"> allow the Administrator to alter the specification of the corresponding attributes associated with the run.  It is allowable to 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 xml:space="preserve">Changing the “Problem” attribute will have the effect of changing the way in which this run is considered in scoring:  it will be counted as a run for the newly specified </w:t>
      </w:r>
      <w:proofErr w:type="gramStart"/>
      <w:r>
        <w:t xml:space="preserve">Problem  </w:t>
      </w:r>
      <w:r>
        <w:lastRenderedPageBreak/>
        <w:t>(</w:t>
      </w:r>
      <w:proofErr w:type="gramEnd"/>
      <w:r>
        <w:t>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w:t>
      </w:r>
      <w:proofErr w:type="gramStart"/>
      <w:r>
        <w:t>contest  (</w:t>
      </w:r>
      <w:proofErr w:type="gramEnd"/>
      <w:r>
        <w:t xml:space="preserve">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w:t>
      </w:r>
      <w:proofErr w:type="gramStart"/>
      <w:r>
        <w:t>is  marked</w:t>
      </w:r>
      <w:proofErr w:type="gramEnd"/>
      <w:r>
        <w:t xml:space="preserve">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w:t>
      </w:r>
      <w:proofErr w:type="gramStart"/>
      <w:r>
        <w:t>),  and</w:t>
      </w:r>
      <w:proofErr w:type="gramEnd"/>
      <w:r>
        <w:t xml:space="preserve"> it is desired to determine what the result would have been if the language specification had been correct.  The Language drop-down list can be used to change the language attribute of the run, and it can then be executed at the </w:t>
      </w:r>
      <w:proofErr w:type="gramStart"/>
      <w:r>
        <w:t>Admin</w:t>
      </w:r>
      <w:proofErr w:type="gramEnd"/>
      <w:r>
        <w:t xml:space="preserve"> workstation.    Note, however, that </w:t>
      </w:r>
      <w:r>
        <w:rPr>
          <w:i/>
          <w:iCs/>
        </w:rPr>
        <w:t xml:space="preserve">the Execute function will only work correctly on the </w:t>
      </w:r>
      <w:proofErr w:type="gramStart"/>
      <w:r>
        <w:rPr>
          <w:i/>
          <w:iCs/>
        </w:rPr>
        <w:t>Admin</w:t>
      </w:r>
      <w:proofErr w:type="gramEnd"/>
      <w:r>
        <w:rPr>
          <w:i/>
          <w:iCs/>
        </w:rPr>
        <w:t xml:space="preserve">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proofErr w:type="gramStart"/>
      <w:r>
        <w:rPr>
          <w:i/>
          <w:iCs/>
        </w:rPr>
        <w:t xml:space="preserve">not </w:t>
      </w:r>
      <w:r>
        <w:t xml:space="preserve"> been</w:t>
      </w:r>
      <w:proofErr w:type="gramEnd"/>
      <w:r>
        <w:t xml:space="preserve"> suppressed it will send a notice of the run status to the Team.   Note that once an update has been applied, the former state of the run is lost; there is no way to restore a run to a prior state once it has 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4E14CD">
      <w:pPr>
        <w:pStyle w:val="Heading3"/>
      </w:pPr>
      <w:bookmarkStart w:id="4148" w:name="_Toc132120930"/>
      <w:r>
        <w:lastRenderedPageBreak/>
        <w:t>Extracting Run</w:t>
      </w:r>
      <w:r w:rsidR="00387A6A">
        <w:t>s</w:t>
      </w:r>
      <w:bookmarkEnd w:id="4148"/>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618304" behindDoc="0" locked="0" layoutInCell="1" allowOverlap="1" wp14:anchorId="77900C9D" wp14:editId="58B89BC3">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0612D4" w:rsidRDefault="00ED6ACF" w:rsidP="00E65F28">
      <w:pPr>
        <w:spacing w:before="120"/>
        <w:ind w:firstLine="720"/>
        <w:jc w:val="both"/>
        <w:rPr>
          <w:rStyle w:val="CODE"/>
          <w:b/>
          <w:bCs/>
          <w:rPrChange w:id="4149" w:author="John Clevenger" w:date="2022-06-22T18:49:00Z">
            <w:rPr>
              <w:rStyle w:val="CODE"/>
            </w:rPr>
          </w:rPrChange>
        </w:rPr>
      </w:pPr>
      <w:r w:rsidRPr="000612D4">
        <w:rPr>
          <w:rStyle w:val="CODE"/>
          <w:b/>
          <w:bCs/>
          <w:rPrChange w:id="4150" w:author="John Clevenger" w:date="2022-06-22T18:49:00Z">
            <w:rPr>
              <w:rStyle w:val="CODE"/>
            </w:rPr>
          </w:rPrChange>
        </w:rPr>
        <w:t>extract/site1run2/pc2.run2.txt</w:t>
      </w:r>
    </w:p>
    <w:p w14:paraId="4A1DB4E3" w14:textId="77777777" w:rsidR="00ED6ACF" w:rsidRPr="000612D4" w:rsidRDefault="00ED6ACF" w:rsidP="00ED6ACF">
      <w:pPr>
        <w:ind w:firstLine="720"/>
        <w:jc w:val="both"/>
        <w:rPr>
          <w:rStyle w:val="CODE"/>
          <w:b/>
          <w:bCs/>
          <w:rPrChange w:id="4151" w:author="John Clevenger" w:date="2022-06-22T18:49:00Z">
            <w:rPr>
              <w:rStyle w:val="CODE"/>
            </w:rPr>
          </w:rPrChange>
        </w:rPr>
      </w:pPr>
      <w:r w:rsidRPr="000612D4">
        <w:rPr>
          <w:rStyle w:val="CODE"/>
          <w:b/>
          <w:bCs/>
          <w:rPrChange w:id="4152" w:author="John Clevenger" w:date="2022-06-22T18:49:00Z">
            <w:rPr>
              <w:rStyle w:val="CODE"/>
            </w:rPr>
          </w:rPrChange>
        </w:rPr>
        <w:t>extract/site1run2/Prac.java</w:t>
      </w:r>
    </w:p>
    <w:p w14:paraId="70B132B7" w14:textId="77777777" w:rsidR="00ED6ACF" w:rsidRDefault="00ED6ACF" w:rsidP="00ED6ACF">
      <w:pPr>
        <w:spacing w:before="240"/>
        <w:ind w:firstLine="720"/>
        <w:jc w:val="both"/>
      </w:pPr>
      <w:r>
        <w:t xml:space="preserve">The </w:t>
      </w:r>
      <w:r w:rsidRPr="000612D4">
        <w:rPr>
          <w:rStyle w:val="CODE"/>
          <w:b/>
          <w:bCs/>
          <w:rPrChange w:id="4153" w:author="John Clevenger" w:date="2022-06-22T18:49:00Z">
            <w:rPr>
              <w:rStyle w:val="CODE"/>
            </w:rPr>
          </w:rPrChange>
        </w:rPr>
        <w:t>pc2.run2.txt</w:t>
      </w:r>
      <w:r>
        <w:t xml:space="preserve"> </w:t>
      </w:r>
      <w:r w:rsidR="00E65F28">
        <w:t xml:space="preserve">file </w:t>
      </w:r>
      <w:r>
        <w:t>contains information about the run including Run #, Site #, Team Id, Problem Name, Language Name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 xml:space="preserve">Run </w:t>
            </w:r>
            <w:proofErr w:type="gramStart"/>
            <w:r w:rsidRPr="002110D6">
              <w:rPr>
                <w:rFonts w:ascii="Courier New" w:hAnsi="Courier New" w:cs="Courier New"/>
                <w:sz w:val="20"/>
              </w:rPr>
              <w:t xml:space="preserve">  :</w:t>
            </w:r>
            <w:proofErr w:type="gramEnd"/>
            <w:r w:rsidRPr="002110D6">
              <w:rPr>
                <w:rFonts w:ascii="Courier New" w:hAnsi="Courier New" w:cs="Courier New"/>
                <w:sz w:val="20"/>
              </w:rPr>
              <w:t xml:space="preserve"> 2</w:t>
            </w:r>
          </w:p>
          <w:p w14:paraId="2D56A969"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Site  :</w:t>
            </w:r>
            <w:proofErr w:type="gramEnd"/>
            <w:r w:rsidRPr="002110D6">
              <w:rPr>
                <w:rFonts w:ascii="Courier New" w:hAnsi="Courier New" w:cs="Courier New"/>
                <w:sz w:val="20"/>
              </w:rPr>
              <w:t xml:space="preserve"> 1</w:t>
            </w:r>
          </w:p>
          <w:p w14:paraId="70ADE314"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Team  :</w:t>
            </w:r>
            <w:proofErr w:type="gramEnd"/>
            <w:r w:rsidRPr="002110D6">
              <w:rPr>
                <w:rFonts w:ascii="Courier New" w:hAnsi="Courier New" w:cs="Courier New"/>
                <w:sz w:val="20"/>
              </w:rPr>
              <w:t xml:space="preserve"> TEAM5 @ site 1</w:t>
            </w:r>
          </w:p>
          <w:p w14:paraId="59ED7079"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Prob  :</w:t>
            </w:r>
            <w:proofErr w:type="gramEnd"/>
            <w:r w:rsidRPr="002110D6">
              <w:rPr>
                <w:rFonts w:ascii="Courier New" w:hAnsi="Courier New" w:cs="Courier New"/>
                <w:sz w:val="20"/>
              </w:rPr>
              <w:t xml:space="preserve"> Bowling for Crabs</w:t>
            </w:r>
          </w:p>
          <w:p w14:paraId="0500B5B1"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Lang  :</w:t>
            </w:r>
            <w:proofErr w:type="gramEnd"/>
            <w:r w:rsidRPr="002110D6">
              <w:rPr>
                <w:rFonts w:ascii="Courier New" w:hAnsi="Courier New" w:cs="Courier New"/>
                <w:sz w:val="20"/>
              </w:rPr>
              <w:t xml:space="preserve"> Java</w:t>
            </w:r>
          </w:p>
          <w:p w14:paraId="0746F1B7" w14:textId="77777777" w:rsidR="002110D6" w:rsidRDefault="002110D6" w:rsidP="002110D6">
            <w:pPr>
              <w:spacing w:after="60"/>
              <w:rPr>
                <w:rFonts w:ascii="Courier New" w:hAnsi="Courier New" w:cs="Courier New"/>
                <w:sz w:val="20"/>
              </w:rPr>
            </w:pPr>
            <w:proofErr w:type="spellStart"/>
            <w:proofErr w:type="gramStart"/>
            <w:r w:rsidRPr="002110D6">
              <w:rPr>
                <w:rFonts w:ascii="Courier New" w:hAnsi="Courier New" w:cs="Courier New"/>
                <w:sz w:val="20"/>
              </w:rPr>
              <w:t>Elaps</w:t>
            </w:r>
            <w:proofErr w:type="spellEnd"/>
            <w:r w:rsidRPr="002110D6">
              <w:rPr>
                <w:rFonts w:ascii="Courier New" w:hAnsi="Courier New" w:cs="Courier New"/>
                <w:sz w:val="20"/>
              </w:rPr>
              <w:t xml:space="preserve"> :</w:t>
            </w:r>
            <w:proofErr w:type="gramEnd"/>
            <w:r w:rsidRPr="002110D6">
              <w:rPr>
                <w:rFonts w:ascii="Courier New" w:hAnsi="Courier New" w:cs="Courier New"/>
                <w:sz w:val="20"/>
              </w:rPr>
              <w:t xml:space="preserve">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C22E70">
        <w:rPr>
          <w:rStyle w:val="CODE"/>
          <w:b/>
          <w:bCs/>
          <w:rPrChange w:id="4154" w:author="John Clevenger" w:date="2022-06-22T18:49:00Z">
            <w:rPr>
              <w:rStyle w:val="CODE"/>
            </w:rPr>
          </w:rPrChang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w:t>
      </w:r>
      <w:proofErr w:type="gramStart"/>
      <w:r>
        <w:t>to-do’s</w:t>
      </w:r>
      <w:proofErr w:type="gramEnd"/>
      <w:r>
        <w:t>”).</w:t>
      </w:r>
    </w:p>
    <w:p w14:paraId="3E1762FE" w14:textId="77777777" w:rsidR="00481474" w:rsidRDefault="00481474" w:rsidP="008E55F3">
      <w:pPr>
        <w:pStyle w:val="Heading2"/>
      </w:pPr>
      <w:bookmarkStart w:id="4155" w:name="_Toc261788233"/>
      <w:bookmarkStart w:id="4156" w:name="_Toc274153625"/>
      <w:bookmarkStart w:id="4157" w:name="_Toc274153761"/>
      <w:bookmarkStart w:id="4158" w:name="_Toc274154088"/>
      <w:bookmarkStart w:id="4159" w:name="_Toc132120931"/>
      <w:proofErr w:type="gramStart"/>
      <w:r>
        <w:lastRenderedPageBreak/>
        <w:t>Filtering  Runs</w:t>
      </w:r>
      <w:bookmarkEnd w:id="4155"/>
      <w:bookmarkEnd w:id="4156"/>
      <w:bookmarkEnd w:id="4157"/>
      <w:bookmarkEnd w:id="4158"/>
      <w:bookmarkEnd w:id="4159"/>
      <w:proofErr w:type="gramEnd"/>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3"/>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615232" behindDoc="0" locked="0" layoutInCell="1" allowOverlap="1" wp14:anchorId="0D7A8E05" wp14:editId="3D3C692C">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r w:rsidR="000E7192">
        <w:t>Sumit</w:t>
      </w:r>
      <w:r>
        <w:t>”, you would select “</w:t>
      </w:r>
      <w:r w:rsidR="000E7192">
        <w:t>Sumit</w:t>
      </w:r>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w:t>
      </w:r>
      <w:proofErr w:type="gramStart"/>
      <w:r>
        <w:t xml:space="preserve">The  </w:t>
      </w:r>
      <w:r>
        <w:rPr>
          <w:rFonts w:ascii="Arial" w:hAnsi="Arial" w:cs="Arial"/>
          <w:b/>
          <w:bCs/>
          <w:sz w:val="20"/>
        </w:rPr>
        <w:t>Runs</w:t>
      </w:r>
      <w:proofErr w:type="gramEnd"/>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w:t>
      </w:r>
      <w:proofErr w:type="gramStart"/>
      <w:r>
        <w:t>Admin</w:t>
      </w:r>
      <w:proofErr w:type="gramEnd"/>
      <w:r>
        <w:t xml:space="preserve"> screen will change color to blue and will indicate “on”, like so:   </w:t>
      </w:r>
      <w:r>
        <w:rPr>
          <w:color w:val="3366FF"/>
        </w:rPr>
        <w:t>Filter (ON)</w:t>
      </w:r>
      <w:r>
        <w:t xml:space="preserve">.   Disabling filtering (using the “Clear All” button as described above) will return the </w:t>
      </w:r>
      <w:proofErr w:type="gramStart"/>
      <w:r>
        <w:rPr>
          <w:rFonts w:ascii="Arial" w:hAnsi="Arial" w:cs="Arial"/>
          <w:b/>
          <w:bCs/>
          <w:sz w:val="20"/>
        </w:rPr>
        <w:t xml:space="preserve">Filter  </w:t>
      </w:r>
      <w:r>
        <w:t>button</w:t>
      </w:r>
      <w:proofErr w:type="gramEnd"/>
      <w:r>
        <w:t xml:space="preserve"> to its normal state.</w:t>
      </w:r>
    </w:p>
    <w:p w14:paraId="4B0210AB" w14:textId="77777777" w:rsidR="00A3792F" w:rsidRDefault="00A3792F" w:rsidP="00A3792F">
      <w:pPr>
        <w:spacing w:before="240"/>
        <w:ind w:firstLine="720"/>
        <w:jc w:val="both"/>
      </w:pPr>
      <w:r>
        <w:t xml:space="preserve">  The “</w:t>
      </w:r>
      <w:proofErr w:type="gramStart"/>
      <w:r>
        <w:t>Ok ”</w:t>
      </w:r>
      <w:proofErr w:type="gramEnd"/>
      <w:r>
        <w:t xml:space="preserve">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39C50DA9"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w:t>
      </w:r>
      <w:proofErr w:type="gramStart"/>
      <w:r>
        <w:t xml:space="preserve">:  </w:t>
      </w:r>
      <w:ins w:id="4160" w:author="John Clevenger" w:date="2022-06-15T16:27:00Z">
        <w:r w:rsidR="00463282">
          <w:t>(</w:t>
        </w:r>
      </w:ins>
      <w:proofErr w:type="gramEnd"/>
      <w:r>
        <w:t xml:space="preserve">1) (Edit) Filter, </w:t>
      </w:r>
      <w:ins w:id="4161" w:author="John Clevenger" w:date="2022-06-15T16:27:00Z">
        <w:r w:rsidR="00463282">
          <w:t>(</w:t>
        </w:r>
      </w:ins>
      <w:r>
        <w:t>2) change filter</w:t>
      </w:r>
      <w:ins w:id="4162" w:author="John Clevenger" w:date="2022-06-15T16:27:00Z">
        <w:r w:rsidR="00463282">
          <w:t>,</w:t>
        </w:r>
      </w:ins>
      <w:r>
        <w:t xml:space="preserve"> </w:t>
      </w:r>
      <w:ins w:id="4163" w:author="John Clevenger" w:date="2022-06-15T16:27:00Z">
        <w:r w:rsidR="00463282">
          <w:t>(</w:t>
        </w:r>
      </w:ins>
      <w:r>
        <w:t xml:space="preserve">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8E55F3">
      <w:pPr>
        <w:pStyle w:val="Heading2"/>
      </w:pPr>
      <w:bookmarkStart w:id="4164" w:name="_Toc261788234"/>
      <w:bookmarkStart w:id="4165" w:name="_Toc274153626"/>
      <w:bookmarkStart w:id="4166" w:name="_Toc274153762"/>
      <w:bookmarkStart w:id="4167" w:name="_Toc274154089"/>
      <w:bookmarkStart w:id="4168" w:name="_Toc132120932"/>
      <w:r>
        <w:t>Clarifications</w:t>
      </w:r>
      <w:bookmarkEnd w:id="4164"/>
      <w:bookmarkEnd w:id="4165"/>
      <w:bookmarkEnd w:id="4166"/>
      <w:bookmarkEnd w:id="4167"/>
      <w:bookmarkEnd w:id="4168"/>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17280" behindDoc="0" locked="0" layoutInCell="1" allowOverlap="1" wp14:anchorId="6E3969A4" wp14:editId="519B94F3">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8E55F3">
      <w:pPr>
        <w:pStyle w:val="Heading2"/>
      </w:pPr>
      <w:bookmarkStart w:id="4169" w:name="_Toc261788235"/>
      <w:bookmarkStart w:id="4170" w:name="_Toc274153627"/>
      <w:bookmarkStart w:id="4171" w:name="_Toc274153763"/>
      <w:bookmarkStart w:id="4172" w:name="_Toc274154090"/>
      <w:r>
        <w:br w:type="page"/>
      </w:r>
      <w:bookmarkStart w:id="4173" w:name="_Toc132120933"/>
      <w:r w:rsidR="00481474">
        <w:lastRenderedPageBreak/>
        <w:t>Reports</w:t>
      </w:r>
      <w:bookmarkEnd w:id="4169"/>
      <w:bookmarkEnd w:id="4170"/>
      <w:bookmarkEnd w:id="4171"/>
      <w:bookmarkEnd w:id="4172"/>
      <w:bookmarkEnd w:id="4173"/>
    </w:p>
    <w:p w14:paraId="09CFAC79" w14:textId="269F1554" w:rsidR="00481474" w:rsidDel="0044161A" w:rsidRDefault="00481474">
      <w:pPr>
        <w:pStyle w:val="BodyText2"/>
        <w:spacing w:before="240"/>
        <w:ind w:firstLine="720"/>
        <w:jc w:val="both"/>
        <w:rPr>
          <w:del w:id="4174" w:author="John Clevenger" w:date="2022-06-22T11:56:00Z"/>
        </w:rPr>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proofErr w:type="gramStart"/>
      <w:r>
        <w:t xml:space="preserve">The </w:t>
      </w:r>
      <w:r>
        <w:rPr>
          <w:rFonts w:ascii="Arial" w:hAnsi="Arial"/>
          <w:b/>
          <w:sz w:val="20"/>
        </w:rPr>
        <w:t xml:space="preserve"> Reports</w:t>
      </w:r>
      <w:proofErr w:type="gramEnd"/>
      <w:r>
        <w:rPr>
          <w:rFonts w:ascii="Arial" w:hAnsi="Arial"/>
          <w:b/>
          <w:sz w:val="20"/>
        </w:rPr>
        <w:t xml:space="preserve"> </w:t>
      </w:r>
      <w:r>
        <w:t>screen looks like the following:</w:t>
      </w:r>
    </w:p>
    <w:p w14:paraId="7F185EEB" w14:textId="673181FE" w:rsidR="00294CED" w:rsidRDefault="00294CED" w:rsidP="0044161A">
      <w:pPr>
        <w:pStyle w:val="BodyText2"/>
        <w:spacing w:before="240"/>
        <w:ind w:firstLine="720"/>
        <w:jc w:val="both"/>
      </w:pPr>
    </w:p>
    <w:p w14:paraId="64FE49B7" w14:textId="1C7859EE" w:rsidR="00481474" w:rsidRDefault="008C1939">
      <w:pPr>
        <w:pStyle w:val="BodyText2"/>
      </w:pPr>
      <w:ins w:id="4175" w:author="John Clevenger" w:date="2022-06-22T11:55:00Z">
        <w:r>
          <w:rPr>
            <w:noProof/>
          </w:rPr>
          <w:drawing>
            <wp:anchor distT="0" distB="0" distL="114300" distR="114300" simplePos="0" relativeHeight="251691008" behindDoc="0" locked="0" layoutInCell="1" allowOverlap="1" wp14:anchorId="5ED05573" wp14:editId="58AE118E">
              <wp:simplePos x="0" y="0"/>
              <wp:positionH relativeFrom="page">
                <wp:align>center</wp:align>
              </wp:positionH>
              <wp:positionV relativeFrom="paragraph">
                <wp:posOffset>206375</wp:posOffset>
              </wp:positionV>
              <wp:extent cx="5274945" cy="3394710"/>
              <wp:effectExtent l="0" t="0" r="1905"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4945" cy="3394710"/>
                      </a:xfrm>
                      <a:prstGeom prst="rect">
                        <a:avLst/>
                      </a:prstGeom>
                    </pic:spPr>
                  </pic:pic>
                </a:graphicData>
              </a:graphic>
              <wp14:sizeRelH relativeFrom="page">
                <wp14:pctWidth>0</wp14:pctWidth>
              </wp14:sizeRelH>
              <wp14:sizeRelV relativeFrom="page">
                <wp14:pctHeight>0</wp14:pctHeight>
              </wp14:sizeRelV>
            </wp:anchor>
          </w:drawing>
        </w:r>
      </w:ins>
      <w:del w:id="4176" w:author="John Clevenger" w:date="2022-06-22T11:55:00Z">
        <w:r w:rsidR="00A92296" w:rsidRPr="00DF643E" w:rsidDel="0044161A">
          <w:rPr>
            <w:noProof/>
          </w:rPr>
          <w:drawing>
            <wp:inline distT="0" distB="0" distL="0" distR="0" wp14:anchorId="506F6013" wp14:editId="28E46847">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del>
      <w:ins w:id="4177" w:author="John Clevenger" w:date="2022-06-22T11:55:00Z">
        <w:r w:rsidR="0044161A" w:rsidRPr="0044161A">
          <w:rPr>
            <w:noProof/>
          </w:rPr>
          <w:t xml:space="preserve"> </w:t>
        </w:r>
      </w:ins>
    </w:p>
    <w:p w14:paraId="0A5EE480" w14:textId="42965644" w:rsidR="00481474" w:rsidRDefault="00481474" w:rsidP="00DA2A9F">
      <w:pPr>
        <w:ind w:left="720"/>
        <w:jc w:val="center"/>
      </w:pPr>
    </w:p>
    <w:p w14:paraId="7570AF01" w14:textId="7C142C78" w:rsidR="00481474" w:rsidDel="008C1939" w:rsidRDefault="00481474">
      <w:pPr>
        <w:rPr>
          <w:del w:id="4178" w:author="John Clevenger" w:date="2022-06-22T12:03:00Z"/>
        </w:rPr>
      </w:pPr>
    </w:p>
    <w:p w14:paraId="2AA802E2" w14:textId="77777777" w:rsidR="008C1939" w:rsidRDefault="00481474">
      <w:pPr>
        <w:spacing w:before="240"/>
        <w:ind w:firstLine="720"/>
        <w:jc w:val="both"/>
        <w:rPr>
          <w:ins w:id="4179" w:author="John Clevenger" w:date="2022-06-22T12:03:00Z"/>
        </w:rPr>
      </w:pPr>
      <w:r>
        <w:t>The “</w:t>
      </w:r>
      <w:r w:rsidR="005741C7">
        <w:rPr>
          <w:rFonts w:ascii="Arial" w:hAnsi="Arial" w:cs="Arial"/>
          <w:b/>
          <w:bCs/>
          <w:sz w:val="20"/>
        </w:rPr>
        <w:t>Reports</w:t>
      </w:r>
      <w:r>
        <w:t xml:space="preserve">” drop-down list allows choosing one of </w:t>
      </w:r>
      <w:del w:id="4180" w:author="John Clevenger" w:date="2022-06-22T11:56:00Z">
        <w:r w:rsidDel="0044161A">
          <w:delText>a number of</w:delText>
        </w:r>
      </w:del>
      <w:ins w:id="4181" w:author="John Clevenger" w:date="2022-06-22T11:56:00Z">
        <w:r w:rsidR="0044161A">
          <w:t>several</w:t>
        </w:r>
      </w:ins>
      <w:r>
        <w:t xml:space="preserve">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w:t>
      </w:r>
      <w:del w:id="4182" w:author="John Clevenger" w:date="2022-06-22T11:57:00Z">
        <w:r w:rsidDel="0044161A">
          <w:delText>report, and</w:delText>
        </w:r>
      </w:del>
      <w:ins w:id="4183" w:author="John Clevenger" w:date="2022-06-22T11:57:00Z">
        <w:r w:rsidR="0044161A">
          <w:t>report and</w:t>
        </w:r>
      </w:ins>
      <w:r>
        <w:t xml:space="preserve"> will also write the selected report in text form to a file (located by default in the $PC2HOME directory)</w:t>
      </w:r>
      <w:ins w:id="4184" w:author="John Clevenger" w:date="2022-06-22T11:57:00Z">
        <w:r w:rsidR="0044161A">
          <w:t xml:space="preserve">.  </w:t>
        </w:r>
      </w:ins>
    </w:p>
    <w:p w14:paraId="7EF6B584" w14:textId="79809847" w:rsidR="00481474" w:rsidRDefault="0044161A">
      <w:pPr>
        <w:spacing w:before="240"/>
        <w:ind w:firstLine="720"/>
        <w:jc w:val="both"/>
      </w:pPr>
      <w:ins w:id="4185" w:author="John Clevenger" w:date="2022-06-22T11:57:00Z">
        <w:r>
          <w:t>Pressing the “</w:t>
        </w:r>
        <w:r w:rsidRPr="0044161A">
          <w:rPr>
            <w:rFonts w:ascii="Arial" w:hAnsi="Arial" w:cs="Arial"/>
            <w:b/>
            <w:bCs/>
            <w:sz w:val="20"/>
            <w:rPrChange w:id="4186" w:author="John Clevenger" w:date="2022-06-22T12:00:00Z">
              <w:rPr/>
            </w:rPrChange>
          </w:rPr>
          <w:t>Export Report Contents</w:t>
        </w:r>
        <w:r>
          <w:t xml:space="preserve">” </w:t>
        </w:r>
      </w:ins>
      <w:ins w:id="4187" w:author="John Clevenger" w:date="2022-06-22T11:58:00Z">
        <w:r>
          <w:t>button has the same effect</w:t>
        </w:r>
      </w:ins>
      <w:ins w:id="4188" w:author="John Clevenger" w:date="2022-06-22T12:02:00Z">
        <w:r w:rsidR="008C1939">
          <w:t xml:space="preserve"> as “</w:t>
        </w:r>
        <w:r w:rsidR="008C1939" w:rsidRPr="008C1939">
          <w:rPr>
            <w:rFonts w:ascii="Arial" w:hAnsi="Arial" w:cs="Arial"/>
            <w:b/>
            <w:bCs/>
            <w:sz w:val="20"/>
            <w:rPrChange w:id="4189" w:author="John Clevenger" w:date="2022-06-22T12:03:00Z">
              <w:rPr/>
            </w:rPrChange>
          </w:rPr>
          <w:t>V</w:t>
        </w:r>
      </w:ins>
      <w:ins w:id="4190" w:author="John Clevenger" w:date="2022-06-22T12:03:00Z">
        <w:r w:rsidR="008C1939" w:rsidRPr="008C1939">
          <w:rPr>
            <w:rFonts w:ascii="Arial" w:hAnsi="Arial" w:cs="Arial"/>
            <w:b/>
            <w:bCs/>
            <w:sz w:val="20"/>
            <w:rPrChange w:id="4191" w:author="John Clevenger" w:date="2022-06-22T12:03:00Z">
              <w:rPr/>
            </w:rPrChange>
          </w:rPr>
          <w:t>iew Reports</w:t>
        </w:r>
        <w:r w:rsidR="008C1939">
          <w:t>”</w:t>
        </w:r>
      </w:ins>
      <w:ins w:id="4192" w:author="John Clevenger" w:date="2022-06-22T11:58:00Z">
        <w:r>
          <w:t>, except that the generated report has no “header/footer” information – it contains only the “raw report contents”</w:t>
        </w:r>
      </w:ins>
      <w:ins w:id="4193" w:author="John Clevenger" w:date="2022-06-22T12:01:00Z">
        <w:r w:rsidR="004136A0">
          <w:t xml:space="preserve"> (this</w:t>
        </w:r>
      </w:ins>
      <w:ins w:id="4194" w:author="John Clevenger" w:date="2022-06-22T11:58:00Z">
        <w:r>
          <w:t xml:space="preserve"> is useful </w:t>
        </w:r>
      </w:ins>
      <w:ins w:id="4195" w:author="John Clevenger" w:date="2022-06-22T12:01:00Z">
        <w:r w:rsidR="004136A0">
          <w:t xml:space="preserve">for example </w:t>
        </w:r>
      </w:ins>
      <w:ins w:id="4196" w:author="John Clevenger" w:date="2022-06-22T11:58:00Z">
        <w:r>
          <w:t xml:space="preserve">when the content of the report </w:t>
        </w:r>
      </w:ins>
      <w:ins w:id="4197" w:author="John Clevenger" w:date="2022-06-22T11:59:00Z">
        <w:r>
          <w:t xml:space="preserve">(such as an Event Feed report) </w:t>
        </w:r>
      </w:ins>
      <w:ins w:id="4198" w:author="John Clevenger" w:date="2022-06-22T11:58:00Z">
        <w:r>
          <w:t xml:space="preserve">needs to be used as </w:t>
        </w:r>
      </w:ins>
      <w:ins w:id="4199" w:author="John Clevenger" w:date="2022-06-22T11:59:00Z">
        <w:r>
          <w:t>input to an exter</w:t>
        </w:r>
      </w:ins>
      <w:del w:id="4200" w:author="John Clevenger" w:date="2022-06-22T11:57:00Z">
        <w:r w:rsidR="00481474" w:rsidDel="0044161A">
          <w:delText xml:space="preserve"> </w:delText>
        </w:r>
      </w:del>
      <w:ins w:id="4201" w:author="John Clevenger" w:date="2022-06-22T11:59:00Z">
        <w:r>
          <w:t xml:space="preserve">nal tool (such as the </w:t>
        </w:r>
        <w:proofErr w:type="spellStart"/>
        <w:r>
          <w:t>ICPCTools</w:t>
        </w:r>
        <w:proofErr w:type="spellEnd"/>
        <w:r>
          <w:t xml:space="preserve"> Resolver).</w:t>
        </w:r>
      </w:ins>
    </w:p>
    <w:p w14:paraId="7A013E2B" w14:textId="4AB1179C" w:rsidR="008E55F3" w:rsidRDefault="005741C7" w:rsidP="008E55F3">
      <w:pPr>
        <w:spacing w:before="240"/>
        <w:ind w:firstLine="720"/>
        <w:jc w:val="both"/>
        <w:rPr>
          <w:ins w:id="4202" w:author="John Clevenger" w:date="2022-12-15T16:32:00Z"/>
        </w:rPr>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w:t>
      </w:r>
      <w:proofErr w:type="spellStart"/>
      <w:r>
        <w:t>ICPCTools</w:t>
      </w:r>
      <w:proofErr w:type="spellEnd"/>
      <w:r>
        <w:t xml:space="preserve"> Event Feed, JSON Standings, </w:t>
      </w:r>
      <w:r w:rsidR="00C0404A" w:rsidRPr="00C0404A">
        <w:t xml:space="preserve">Languages, Problems, Runs, </w:t>
      </w:r>
      <w:proofErr w:type="gramStart"/>
      <w:r w:rsidR="00C0404A" w:rsidRPr="00C0404A">
        <w:t>Runs</w:t>
      </w:r>
      <w:proofErr w:type="gramEnd"/>
      <w:r w:rsidR="00C0404A" w:rsidRPr="00C0404A">
        <w:t xml:space="preserve">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directory where the reports were saved.</w:t>
      </w:r>
      <w:r w:rsidR="00C0404A">
        <w:t xml:space="preserve">   Reports will be saved in the </w:t>
      </w:r>
      <w:r w:rsidR="00C0404A" w:rsidRPr="0044161A">
        <w:rPr>
          <w:rStyle w:val="CODE"/>
          <w:b/>
          <w:bCs/>
          <w:rPrChange w:id="4203" w:author="John Clevenger" w:date="2022-06-22T12:00:00Z">
            <w:rPr>
              <w:rStyle w:val="CODE"/>
            </w:rPr>
          </w:rPrChange>
        </w:rPr>
        <w:lastRenderedPageBreak/>
        <w:t>profiles\P&lt;</w:t>
      </w:r>
      <w:proofErr w:type="spellStart"/>
      <w:r w:rsidR="00C0404A" w:rsidRPr="0044161A">
        <w:rPr>
          <w:rStyle w:val="CODE"/>
          <w:b/>
          <w:bCs/>
          <w:rPrChange w:id="4204" w:author="John Clevenger" w:date="2022-06-22T12:00:00Z">
            <w:rPr>
              <w:rStyle w:val="CODE"/>
            </w:rPr>
          </w:rPrChange>
        </w:rPr>
        <w:t>profileid</w:t>
      </w:r>
      <w:proofErr w:type="spellEnd"/>
      <w:r w:rsidR="00C0404A" w:rsidRPr="0044161A">
        <w:rPr>
          <w:rStyle w:val="CODE"/>
          <w:b/>
          <w:bCs/>
          <w:rPrChange w:id="4205" w:author="John Clevenger" w:date="2022-06-22T12:00:00Z">
            <w:rPr>
              <w:rStyle w:val="CODE"/>
            </w:rPr>
          </w:rPrChange>
        </w:rPr>
        <w:t>&gt;\reports</w:t>
      </w:r>
      <w:r w:rsidR="00C0404A">
        <w:t xml:space="preserve"> directory.</w:t>
      </w:r>
      <w:ins w:id="4206" w:author="John Clevenger" w:date="2022-12-15T16:32:00Z">
        <w:r w:rsidR="008E55F3" w:rsidRPr="008E55F3">
          <w:t xml:space="preserve"> </w:t>
        </w:r>
        <w:r w:rsidR="008E55F3">
          <w:t xml:space="preserve">When a server is shut down and there are less than 30 minutes remaining in the contest, this same list of reports will be automatically generated in the </w:t>
        </w:r>
        <w:proofErr w:type="gramStart"/>
        <w:r w:rsidR="008E55F3">
          <w:t>reports</w:t>
        </w:r>
        <w:proofErr w:type="gramEnd"/>
        <w:r w:rsidR="008E55F3">
          <w:t xml:space="preserve"> directory.</w:t>
        </w:r>
      </w:ins>
    </w:p>
    <w:p w14:paraId="599E8868" w14:textId="1FF037A5" w:rsidR="006E5AAC" w:rsidRDefault="008E55F3">
      <w:pPr>
        <w:spacing w:before="240"/>
        <w:ind w:firstLine="720"/>
        <w:jc w:val="both"/>
        <w:rPr>
          <w:ins w:id="4207" w:author="John Clevenger" w:date="2022-12-15T16:37:00Z"/>
        </w:rPr>
      </w:pPr>
      <w:ins w:id="4208" w:author="John Clevenger" w:date="2022-12-15T16:32:00Z">
        <w:r>
          <w:t>The following table lists the available reports.</w:t>
        </w:r>
      </w:ins>
    </w:p>
    <w:p w14:paraId="5D937D05" w14:textId="58E41E2E" w:rsidR="008E55F3" w:rsidRDefault="008E55F3">
      <w:pPr>
        <w:spacing w:before="240"/>
        <w:ind w:firstLine="720"/>
        <w:jc w:val="both"/>
        <w:rPr>
          <w:ins w:id="4209" w:author="John Clevenger" w:date="2022-12-15T16:37:00Z"/>
        </w:rPr>
      </w:pPr>
    </w:p>
    <w:tbl>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420"/>
        <w:gridCol w:w="6732"/>
      </w:tblGrid>
      <w:tr w:rsidR="008E55F3" w14:paraId="76CC6940" w14:textId="77777777" w:rsidTr="007323B0">
        <w:trPr>
          <w:cantSplit/>
          <w:tblHeader/>
          <w:jc w:val="center"/>
          <w:ins w:id="4210" w:author="John Clevenger" w:date="2022-12-15T16:38:00Z"/>
        </w:trPr>
        <w:tc>
          <w:tcPr>
            <w:tcW w:w="3420" w:type="dxa"/>
            <w:tcBorders>
              <w:top w:val="single" w:sz="4" w:space="0" w:color="auto"/>
              <w:left w:val="single" w:sz="4" w:space="0" w:color="auto"/>
              <w:bottom w:val="single" w:sz="18" w:space="0" w:color="auto"/>
              <w:right w:val="single" w:sz="4" w:space="0" w:color="auto"/>
            </w:tcBorders>
            <w:shd w:val="clear" w:color="auto" w:fill="FFFFFF"/>
          </w:tcPr>
          <w:p w14:paraId="7200376B" w14:textId="77777777" w:rsidR="008E55F3" w:rsidRPr="00A35D85" w:rsidRDefault="008E55F3" w:rsidP="007323B0">
            <w:pPr>
              <w:jc w:val="center"/>
              <w:rPr>
                <w:ins w:id="4211" w:author="John Clevenger" w:date="2022-12-15T16:38:00Z"/>
              </w:rPr>
            </w:pPr>
            <w:bookmarkStart w:id="4212" w:name="_Hlk122014410"/>
            <w:ins w:id="4213" w:author="John Clevenger" w:date="2022-12-15T16:38:00Z">
              <w:r>
                <w:t>Report</w:t>
              </w:r>
            </w:ins>
          </w:p>
        </w:tc>
        <w:tc>
          <w:tcPr>
            <w:tcW w:w="6732" w:type="dxa"/>
            <w:tcBorders>
              <w:top w:val="single" w:sz="4" w:space="0" w:color="auto"/>
              <w:left w:val="single" w:sz="4" w:space="0" w:color="auto"/>
              <w:bottom w:val="single" w:sz="18" w:space="0" w:color="auto"/>
              <w:right w:val="single" w:sz="4" w:space="0" w:color="auto"/>
            </w:tcBorders>
            <w:shd w:val="clear" w:color="auto" w:fill="FFFFFF"/>
          </w:tcPr>
          <w:p w14:paraId="0D5AFDEF" w14:textId="77777777" w:rsidR="008E55F3" w:rsidRDefault="008E55F3" w:rsidP="007323B0">
            <w:pPr>
              <w:jc w:val="center"/>
              <w:rPr>
                <w:ins w:id="4214" w:author="John Clevenger" w:date="2022-12-15T16:38:00Z"/>
              </w:rPr>
            </w:pPr>
            <w:ins w:id="4215" w:author="John Clevenger" w:date="2022-12-15T16:38:00Z">
              <w:r>
                <w:t>Description</w:t>
              </w:r>
            </w:ins>
          </w:p>
        </w:tc>
      </w:tr>
      <w:tr w:rsidR="008E55F3" w14:paraId="5DED9B27" w14:textId="77777777" w:rsidTr="007323B0">
        <w:trPr>
          <w:cantSplit/>
          <w:trHeight w:val="285"/>
          <w:jc w:val="center"/>
          <w:ins w:id="4216" w:author="John Clevenger" w:date="2022-12-15T16:38:00Z"/>
        </w:trPr>
        <w:tc>
          <w:tcPr>
            <w:tcW w:w="3420" w:type="dxa"/>
            <w:tcBorders>
              <w:bottom w:val="single" w:sz="4" w:space="0" w:color="auto"/>
            </w:tcBorders>
          </w:tcPr>
          <w:p w14:paraId="1AEEBBA1" w14:textId="77777777" w:rsidR="008E55F3" w:rsidRPr="00A35D85" w:rsidRDefault="008E55F3" w:rsidP="007323B0">
            <w:pPr>
              <w:rPr>
                <w:ins w:id="4217" w:author="John Clevenger" w:date="2022-12-15T16:38:00Z"/>
              </w:rPr>
            </w:pPr>
            <w:ins w:id="4218" w:author="John Clevenger" w:date="2022-12-15T16:38:00Z">
              <w:r w:rsidRPr="00A35D85">
                <w:t>Account Permissions Report</w:t>
              </w:r>
            </w:ins>
          </w:p>
        </w:tc>
        <w:tc>
          <w:tcPr>
            <w:tcW w:w="6732" w:type="dxa"/>
            <w:tcBorders>
              <w:bottom w:val="single" w:sz="4" w:space="0" w:color="auto"/>
            </w:tcBorders>
          </w:tcPr>
          <w:p w14:paraId="53A0E13C" w14:textId="77777777" w:rsidR="008E55F3" w:rsidRPr="00A35D85" w:rsidRDefault="008E55F3" w:rsidP="007323B0">
            <w:pPr>
              <w:rPr>
                <w:ins w:id="4219" w:author="John Clevenger" w:date="2022-12-15T16:38:00Z"/>
              </w:rPr>
            </w:pPr>
            <w:ins w:id="4220" w:author="John Clevenger" w:date="2022-12-15T16:38:00Z">
              <w:r>
                <w:t>For each client list their Permissions/Abilities</w:t>
              </w:r>
            </w:ins>
          </w:p>
        </w:tc>
      </w:tr>
      <w:tr w:rsidR="008E55F3" w14:paraId="0D38BC6E" w14:textId="77777777" w:rsidTr="007323B0">
        <w:trPr>
          <w:cantSplit/>
          <w:trHeight w:val="285"/>
          <w:jc w:val="center"/>
          <w:ins w:id="4221" w:author="John Clevenger" w:date="2022-12-15T16:38:00Z"/>
        </w:trPr>
        <w:tc>
          <w:tcPr>
            <w:tcW w:w="3420" w:type="dxa"/>
            <w:tcBorders>
              <w:bottom w:val="single" w:sz="4" w:space="0" w:color="auto"/>
            </w:tcBorders>
          </w:tcPr>
          <w:p w14:paraId="7F6617A2" w14:textId="77777777" w:rsidR="008E55F3" w:rsidRPr="00A35D85" w:rsidRDefault="008E55F3" w:rsidP="007323B0">
            <w:pPr>
              <w:rPr>
                <w:ins w:id="4222" w:author="John Clevenger" w:date="2022-12-15T16:38:00Z"/>
              </w:rPr>
            </w:pPr>
            <w:ins w:id="4223" w:author="John Clevenger" w:date="2022-12-15T16:38:00Z">
              <w:r w:rsidRPr="00A35D85">
                <w:t>Accounts</w:t>
              </w:r>
            </w:ins>
          </w:p>
        </w:tc>
        <w:tc>
          <w:tcPr>
            <w:tcW w:w="6732" w:type="dxa"/>
            <w:tcBorders>
              <w:bottom w:val="single" w:sz="4" w:space="0" w:color="auto"/>
            </w:tcBorders>
          </w:tcPr>
          <w:p w14:paraId="0AA59458" w14:textId="77777777" w:rsidR="008E55F3" w:rsidRPr="00A35D85" w:rsidRDefault="008E55F3" w:rsidP="007323B0">
            <w:pPr>
              <w:rPr>
                <w:ins w:id="4224" w:author="John Clevenger" w:date="2022-12-15T16:38:00Z"/>
              </w:rPr>
            </w:pPr>
            <w:ins w:id="4225" w:author="John Clevenger" w:date="2022-12-15T16:38:00Z">
              <w:r>
                <w:t>List summary of accounts per site, and individual accounts sites, logins, passwords</w:t>
              </w:r>
            </w:ins>
          </w:p>
        </w:tc>
      </w:tr>
      <w:tr w:rsidR="008E55F3" w14:paraId="5187499A" w14:textId="77777777" w:rsidTr="007323B0">
        <w:trPr>
          <w:cantSplit/>
          <w:trHeight w:val="285"/>
          <w:jc w:val="center"/>
          <w:ins w:id="4226" w:author="John Clevenger" w:date="2022-12-15T16:38:00Z"/>
        </w:trPr>
        <w:tc>
          <w:tcPr>
            <w:tcW w:w="3420" w:type="dxa"/>
            <w:tcBorders>
              <w:bottom w:val="single" w:sz="4" w:space="0" w:color="auto"/>
            </w:tcBorders>
          </w:tcPr>
          <w:p w14:paraId="54A16DE0" w14:textId="77777777" w:rsidR="008E55F3" w:rsidRPr="00A35D85" w:rsidRDefault="008E55F3" w:rsidP="007323B0">
            <w:pPr>
              <w:rPr>
                <w:ins w:id="4227" w:author="John Clevenger" w:date="2022-12-15T16:38:00Z"/>
              </w:rPr>
            </w:pPr>
            <w:proofErr w:type="spellStart"/>
            <w:ins w:id="4228" w:author="John Clevenger" w:date="2022-12-15T16:38:00Z">
              <w:r>
                <w:t>Accounts.tsv</w:t>
              </w:r>
              <w:proofErr w:type="spellEnd"/>
              <w:r>
                <w:t xml:space="preserve"> (all accounts)</w:t>
              </w:r>
            </w:ins>
          </w:p>
        </w:tc>
        <w:tc>
          <w:tcPr>
            <w:tcW w:w="6732" w:type="dxa"/>
            <w:tcBorders>
              <w:bottom w:val="single" w:sz="4" w:space="0" w:color="auto"/>
            </w:tcBorders>
          </w:tcPr>
          <w:p w14:paraId="500100C4" w14:textId="77777777" w:rsidR="008E55F3" w:rsidRDefault="008E55F3" w:rsidP="007323B0">
            <w:pPr>
              <w:rPr>
                <w:ins w:id="4229" w:author="John Clevenger" w:date="2022-12-15T16:38:00Z"/>
              </w:rPr>
            </w:pPr>
            <w:ins w:id="4230" w:author="John Clevenger" w:date="2022-12-15T16:38:00Z">
              <w:r>
                <w:t xml:space="preserve">A </w:t>
              </w:r>
              <w:proofErr w:type="spellStart"/>
              <w:r>
                <w:t>tsv</w:t>
              </w:r>
              <w:proofErr w:type="spellEnd"/>
              <w:r>
                <w:t xml:space="preserve"> (tab-separated values) listing of all accounts</w:t>
              </w:r>
            </w:ins>
          </w:p>
        </w:tc>
      </w:tr>
      <w:tr w:rsidR="008E55F3" w14:paraId="73542DA0" w14:textId="77777777" w:rsidTr="007323B0">
        <w:trPr>
          <w:cantSplit/>
          <w:trHeight w:val="285"/>
          <w:jc w:val="center"/>
          <w:ins w:id="4231" w:author="John Clevenger" w:date="2022-12-15T16:38:00Z"/>
        </w:trPr>
        <w:tc>
          <w:tcPr>
            <w:tcW w:w="3420" w:type="dxa"/>
            <w:tcBorders>
              <w:bottom w:val="single" w:sz="4" w:space="0" w:color="auto"/>
            </w:tcBorders>
          </w:tcPr>
          <w:p w14:paraId="4E1F7016" w14:textId="77777777" w:rsidR="008E55F3" w:rsidRDefault="008E55F3" w:rsidP="007323B0">
            <w:pPr>
              <w:rPr>
                <w:ins w:id="4232" w:author="John Clevenger" w:date="2022-12-15T16:38:00Z"/>
              </w:rPr>
            </w:pPr>
            <w:proofErr w:type="spellStart"/>
            <w:ins w:id="4233" w:author="John Clevenger" w:date="2022-12-15T16:38:00Z">
              <w:r>
                <w:t>Accounts.tsv</w:t>
              </w:r>
              <w:proofErr w:type="spellEnd"/>
              <w:r>
                <w:t xml:space="preserve"> (teams and judges)</w:t>
              </w:r>
            </w:ins>
          </w:p>
        </w:tc>
        <w:tc>
          <w:tcPr>
            <w:tcW w:w="6732" w:type="dxa"/>
            <w:tcBorders>
              <w:bottom w:val="single" w:sz="4" w:space="0" w:color="auto"/>
            </w:tcBorders>
          </w:tcPr>
          <w:p w14:paraId="271BDF59" w14:textId="77777777" w:rsidR="008E55F3" w:rsidRDefault="008E55F3" w:rsidP="007323B0">
            <w:pPr>
              <w:rPr>
                <w:ins w:id="4234" w:author="John Clevenger" w:date="2022-12-15T16:38:00Z"/>
              </w:rPr>
            </w:pPr>
            <w:ins w:id="4235" w:author="John Clevenger" w:date="2022-12-15T16:38:00Z">
              <w:r>
                <w:t xml:space="preserve">A </w:t>
              </w:r>
              <w:proofErr w:type="spellStart"/>
              <w:r>
                <w:t>tsv</w:t>
              </w:r>
              <w:proofErr w:type="spellEnd"/>
              <w:r>
                <w:t xml:space="preserve"> listing of (just) team and judge accounts</w:t>
              </w:r>
            </w:ins>
          </w:p>
        </w:tc>
      </w:tr>
      <w:tr w:rsidR="008E55F3" w14:paraId="28016C88" w14:textId="77777777" w:rsidTr="007323B0">
        <w:trPr>
          <w:cantSplit/>
          <w:trHeight w:val="285"/>
          <w:jc w:val="center"/>
          <w:ins w:id="4236" w:author="John Clevenger" w:date="2022-12-15T16:38:00Z"/>
        </w:trPr>
        <w:tc>
          <w:tcPr>
            <w:tcW w:w="3420" w:type="dxa"/>
            <w:tcBorders>
              <w:bottom w:val="single" w:sz="4" w:space="0" w:color="auto"/>
            </w:tcBorders>
          </w:tcPr>
          <w:p w14:paraId="7F673A39" w14:textId="77777777" w:rsidR="008E55F3" w:rsidRDefault="008E55F3" w:rsidP="007323B0">
            <w:pPr>
              <w:rPr>
                <w:ins w:id="4237" w:author="John Clevenger" w:date="2022-12-15T16:38:00Z"/>
              </w:rPr>
            </w:pPr>
            <w:ins w:id="4238" w:author="John Clevenger" w:date="2022-12-15T16:38:00Z">
              <w:r>
                <w:t>Active Profile Clone Settings</w:t>
              </w:r>
            </w:ins>
          </w:p>
        </w:tc>
        <w:tc>
          <w:tcPr>
            <w:tcW w:w="6732" w:type="dxa"/>
            <w:tcBorders>
              <w:bottom w:val="single" w:sz="4" w:space="0" w:color="auto"/>
            </w:tcBorders>
          </w:tcPr>
          <w:p w14:paraId="36319A83" w14:textId="77777777" w:rsidR="008E55F3" w:rsidRDefault="008E55F3" w:rsidP="007323B0">
            <w:pPr>
              <w:rPr>
                <w:ins w:id="4239" w:author="John Clevenger" w:date="2022-12-15T16:38:00Z"/>
              </w:rPr>
            </w:pPr>
            <w:ins w:id="4240" w:author="John Clevenger" w:date="2022-12-15T16:38:00Z">
              <w:r>
                <w:t>A summary of settings in cloned profiles</w:t>
              </w:r>
            </w:ins>
          </w:p>
        </w:tc>
      </w:tr>
      <w:tr w:rsidR="008E55F3" w14:paraId="6DC88C50" w14:textId="77777777" w:rsidTr="007323B0">
        <w:trPr>
          <w:cantSplit/>
          <w:trHeight w:val="285"/>
          <w:jc w:val="center"/>
          <w:ins w:id="4241" w:author="John Clevenger" w:date="2022-12-15T16:38:00Z"/>
        </w:trPr>
        <w:tc>
          <w:tcPr>
            <w:tcW w:w="3420" w:type="dxa"/>
            <w:tcBorders>
              <w:top w:val="single" w:sz="4" w:space="0" w:color="auto"/>
            </w:tcBorders>
          </w:tcPr>
          <w:p w14:paraId="59AD682F" w14:textId="77777777" w:rsidR="008E55F3" w:rsidRPr="00A35D85" w:rsidRDefault="008E55F3" w:rsidP="007323B0">
            <w:pPr>
              <w:rPr>
                <w:ins w:id="4242" w:author="John Clevenger" w:date="2022-12-15T16:38:00Z"/>
              </w:rPr>
            </w:pPr>
            <w:ins w:id="4243" w:author="John Clevenger" w:date="2022-12-15T16:38:00Z">
              <w:r w:rsidRPr="00A35D85">
                <w:t>All Reports</w:t>
              </w:r>
            </w:ins>
          </w:p>
        </w:tc>
        <w:tc>
          <w:tcPr>
            <w:tcW w:w="6732" w:type="dxa"/>
            <w:tcBorders>
              <w:top w:val="single" w:sz="4" w:space="0" w:color="auto"/>
            </w:tcBorders>
          </w:tcPr>
          <w:p w14:paraId="6C82B78D" w14:textId="77777777" w:rsidR="008E55F3" w:rsidRPr="00A35D85" w:rsidRDefault="008E55F3" w:rsidP="007323B0">
            <w:pPr>
              <w:rPr>
                <w:ins w:id="4244" w:author="John Clevenger" w:date="2022-12-15T16:38:00Z"/>
              </w:rPr>
            </w:pPr>
            <w:ins w:id="4245" w:author="John Clevenger" w:date="2022-12-15T16:38:00Z">
              <w:r>
                <w:t>List contents of all reports</w:t>
              </w:r>
            </w:ins>
          </w:p>
        </w:tc>
      </w:tr>
      <w:tr w:rsidR="008E55F3" w14:paraId="7A0FF600" w14:textId="77777777" w:rsidTr="007323B0">
        <w:trPr>
          <w:cantSplit/>
          <w:trHeight w:val="285"/>
          <w:jc w:val="center"/>
          <w:ins w:id="4246" w:author="John Clevenger" w:date="2022-12-15T16:38:00Z"/>
        </w:trPr>
        <w:tc>
          <w:tcPr>
            <w:tcW w:w="3420" w:type="dxa"/>
            <w:tcBorders>
              <w:top w:val="single" w:sz="4" w:space="0" w:color="auto"/>
            </w:tcBorders>
          </w:tcPr>
          <w:p w14:paraId="41BBCF13" w14:textId="77777777" w:rsidR="008E55F3" w:rsidRPr="00A35D85" w:rsidRDefault="008E55F3" w:rsidP="007323B0">
            <w:pPr>
              <w:rPr>
                <w:ins w:id="4247" w:author="John Clevenger" w:date="2022-12-15T16:38:00Z"/>
              </w:rPr>
            </w:pPr>
            <w:ins w:id="4248" w:author="John Clevenger" w:date="2022-12-15T16:38:00Z">
              <w:r>
                <w:t>Auto-Judge Settings</w:t>
              </w:r>
            </w:ins>
          </w:p>
        </w:tc>
        <w:tc>
          <w:tcPr>
            <w:tcW w:w="6732" w:type="dxa"/>
            <w:tcBorders>
              <w:top w:val="single" w:sz="4" w:space="0" w:color="auto"/>
            </w:tcBorders>
          </w:tcPr>
          <w:p w14:paraId="5D03E909" w14:textId="77777777" w:rsidR="008E55F3" w:rsidRDefault="008E55F3" w:rsidP="007323B0">
            <w:pPr>
              <w:rPr>
                <w:ins w:id="4249" w:author="John Clevenger" w:date="2022-12-15T16:38:00Z"/>
              </w:rPr>
            </w:pPr>
            <w:ins w:id="4250" w:author="John Clevenger" w:date="2022-12-15T16:38:00Z">
              <w:r>
                <w:t xml:space="preserve">List of settings for all judges currently configured for Auto-Judging </w:t>
              </w:r>
            </w:ins>
          </w:p>
        </w:tc>
      </w:tr>
      <w:tr w:rsidR="008E55F3" w14:paraId="2C5A34EC" w14:textId="77777777" w:rsidTr="007323B0">
        <w:trPr>
          <w:cantSplit/>
          <w:trHeight w:val="285"/>
          <w:jc w:val="center"/>
          <w:ins w:id="4251" w:author="John Clevenger" w:date="2022-12-15T16:38:00Z"/>
        </w:trPr>
        <w:tc>
          <w:tcPr>
            <w:tcW w:w="3420" w:type="dxa"/>
          </w:tcPr>
          <w:p w14:paraId="515D683E" w14:textId="77777777" w:rsidR="008E55F3" w:rsidRPr="00A35D85" w:rsidRDefault="008E55F3" w:rsidP="007323B0">
            <w:pPr>
              <w:rPr>
                <w:ins w:id="4252" w:author="John Clevenger" w:date="2022-12-15T16:38:00Z"/>
              </w:rPr>
            </w:pPr>
            <w:ins w:id="4253" w:author="John Clevenger" w:date="2022-12-15T16:38:00Z">
              <w:r w:rsidRPr="00A35D85">
                <w:t>Balloons Delivery</w:t>
              </w:r>
            </w:ins>
          </w:p>
        </w:tc>
        <w:tc>
          <w:tcPr>
            <w:tcW w:w="6732" w:type="dxa"/>
          </w:tcPr>
          <w:p w14:paraId="0774F150" w14:textId="77777777" w:rsidR="008E55F3" w:rsidRPr="00A35D85" w:rsidRDefault="008E55F3" w:rsidP="007323B0">
            <w:pPr>
              <w:rPr>
                <w:ins w:id="4254" w:author="John Clevenger" w:date="2022-12-15T16:38:00Z"/>
              </w:rPr>
            </w:pPr>
            <w:ins w:id="4255" w:author="John Clevenger" w:date="2022-12-15T16:38:00Z">
              <w:r>
                <w:t>List of all balloon deliveries by team, by problem and time of delivery</w:t>
              </w:r>
            </w:ins>
          </w:p>
        </w:tc>
      </w:tr>
      <w:tr w:rsidR="008E55F3" w14:paraId="697A37FA" w14:textId="77777777" w:rsidTr="007323B0">
        <w:trPr>
          <w:cantSplit/>
          <w:trHeight w:val="285"/>
          <w:jc w:val="center"/>
          <w:ins w:id="4256" w:author="John Clevenger" w:date="2022-12-15T16:38:00Z"/>
        </w:trPr>
        <w:tc>
          <w:tcPr>
            <w:tcW w:w="3420" w:type="dxa"/>
          </w:tcPr>
          <w:p w14:paraId="1BAD17AE" w14:textId="77777777" w:rsidR="008E55F3" w:rsidRPr="00A35D85" w:rsidRDefault="008E55F3" w:rsidP="007323B0">
            <w:pPr>
              <w:rPr>
                <w:ins w:id="4257" w:author="John Clevenger" w:date="2022-12-15T16:38:00Z"/>
              </w:rPr>
            </w:pPr>
            <w:ins w:id="4258" w:author="John Clevenger" w:date="2022-12-15T16:38:00Z">
              <w:r w:rsidRPr="00A35D85">
                <w:t>Balloons Summary</w:t>
              </w:r>
            </w:ins>
          </w:p>
        </w:tc>
        <w:tc>
          <w:tcPr>
            <w:tcW w:w="6732" w:type="dxa"/>
          </w:tcPr>
          <w:p w14:paraId="5A722ECC" w14:textId="77777777" w:rsidR="008E55F3" w:rsidRPr="00A35D85" w:rsidRDefault="008E55F3" w:rsidP="007323B0">
            <w:pPr>
              <w:rPr>
                <w:ins w:id="4259" w:author="John Clevenger" w:date="2022-12-15T16:38:00Z"/>
              </w:rPr>
            </w:pPr>
            <w:ins w:id="4260" w:author="John Clevenger" w:date="2022-12-15T16:38:00Z">
              <w:r>
                <w:t>List summary of which teams should have which color balloons.</w:t>
              </w:r>
            </w:ins>
          </w:p>
        </w:tc>
      </w:tr>
      <w:tr w:rsidR="008E55F3" w14:paraId="7902D8F5" w14:textId="77777777" w:rsidTr="007323B0">
        <w:trPr>
          <w:cantSplit/>
          <w:trHeight w:val="285"/>
          <w:jc w:val="center"/>
          <w:ins w:id="4261" w:author="John Clevenger" w:date="2022-12-15T16:38:00Z"/>
        </w:trPr>
        <w:tc>
          <w:tcPr>
            <w:tcW w:w="3420" w:type="dxa"/>
          </w:tcPr>
          <w:p w14:paraId="10C252EE" w14:textId="77777777" w:rsidR="008E55F3" w:rsidRPr="00A35D85" w:rsidRDefault="008E55F3" w:rsidP="007323B0">
            <w:pPr>
              <w:rPr>
                <w:ins w:id="4262" w:author="John Clevenger" w:date="2022-12-15T16:38:00Z"/>
              </w:rPr>
            </w:pPr>
            <w:ins w:id="4263" w:author="John Clevenger" w:date="2022-12-15T16:38:00Z">
              <w:r>
                <w:t>Clarification Categories</w:t>
              </w:r>
            </w:ins>
          </w:p>
        </w:tc>
        <w:tc>
          <w:tcPr>
            <w:tcW w:w="6732" w:type="dxa"/>
          </w:tcPr>
          <w:p w14:paraId="09F43786" w14:textId="77777777" w:rsidR="008E55F3" w:rsidRDefault="008E55F3" w:rsidP="007323B0">
            <w:pPr>
              <w:rPr>
                <w:ins w:id="4264" w:author="John Clevenger" w:date="2022-12-15T16:38:00Z"/>
              </w:rPr>
            </w:pPr>
            <w:ins w:id="4265" w:author="John Clevenger" w:date="2022-12-15T16:38:00Z">
              <w:r>
                <w:t>List of clarification categories currently configured in the system</w:t>
              </w:r>
            </w:ins>
          </w:p>
        </w:tc>
      </w:tr>
      <w:tr w:rsidR="008E55F3" w14:paraId="556C5655" w14:textId="77777777" w:rsidTr="007323B0">
        <w:trPr>
          <w:cantSplit/>
          <w:trHeight w:val="285"/>
          <w:jc w:val="center"/>
          <w:ins w:id="4266" w:author="John Clevenger" w:date="2022-12-15T16:38:00Z"/>
        </w:trPr>
        <w:tc>
          <w:tcPr>
            <w:tcW w:w="3420" w:type="dxa"/>
          </w:tcPr>
          <w:p w14:paraId="7D4A2191" w14:textId="77777777" w:rsidR="008E55F3" w:rsidRPr="00A35D85" w:rsidRDefault="008E55F3" w:rsidP="007323B0">
            <w:pPr>
              <w:rPr>
                <w:ins w:id="4267" w:author="John Clevenger" w:date="2022-12-15T16:38:00Z"/>
              </w:rPr>
            </w:pPr>
            <w:ins w:id="4268" w:author="John Clevenger" w:date="2022-12-15T16:38:00Z">
              <w:r w:rsidRPr="00A35D85">
                <w:t>Clarifications</w:t>
              </w:r>
            </w:ins>
          </w:p>
        </w:tc>
        <w:tc>
          <w:tcPr>
            <w:tcW w:w="6732" w:type="dxa"/>
          </w:tcPr>
          <w:p w14:paraId="1FF6AD8A" w14:textId="77777777" w:rsidR="008E55F3" w:rsidRPr="00A35D85" w:rsidRDefault="008E55F3" w:rsidP="007323B0">
            <w:pPr>
              <w:rPr>
                <w:ins w:id="4269" w:author="John Clevenger" w:date="2022-12-15T16:38:00Z"/>
              </w:rPr>
            </w:pPr>
            <w:ins w:id="4270" w:author="John Clevenger" w:date="2022-12-15T16:38:00Z">
              <w:r>
                <w:t>List all clarifications which have been submitted</w:t>
              </w:r>
            </w:ins>
          </w:p>
        </w:tc>
      </w:tr>
      <w:tr w:rsidR="008E55F3" w14:paraId="71F42BAB" w14:textId="77777777" w:rsidTr="007323B0">
        <w:trPr>
          <w:cantSplit/>
          <w:trHeight w:val="285"/>
          <w:jc w:val="center"/>
          <w:ins w:id="4271" w:author="John Clevenger" w:date="2022-12-15T16:38:00Z"/>
        </w:trPr>
        <w:tc>
          <w:tcPr>
            <w:tcW w:w="3420" w:type="dxa"/>
          </w:tcPr>
          <w:p w14:paraId="3838D47E" w14:textId="77777777" w:rsidR="008E55F3" w:rsidRPr="00A35D85" w:rsidRDefault="008E55F3" w:rsidP="007323B0">
            <w:pPr>
              <w:rPr>
                <w:ins w:id="4272" w:author="John Clevenger" w:date="2022-12-15T16:38:00Z"/>
              </w:rPr>
            </w:pPr>
            <w:ins w:id="4273" w:author="John Clevenger" w:date="2022-12-15T16:38:00Z">
              <w:r w:rsidRPr="00A35D85">
                <w:t>Client Settings</w:t>
              </w:r>
            </w:ins>
          </w:p>
        </w:tc>
        <w:tc>
          <w:tcPr>
            <w:tcW w:w="6732" w:type="dxa"/>
          </w:tcPr>
          <w:p w14:paraId="773CC8E7" w14:textId="77777777" w:rsidR="008E55F3" w:rsidRPr="00A35D85" w:rsidRDefault="008E55F3" w:rsidP="007323B0">
            <w:pPr>
              <w:rPr>
                <w:ins w:id="4274" w:author="John Clevenger" w:date="2022-12-15T16:38:00Z"/>
              </w:rPr>
            </w:pPr>
            <w:ins w:id="4275" w:author="John Clevenger" w:date="2022-12-15T16:38:00Z">
              <w:r>
                <w:t>Various settings like Notification settings</w:t>
              </w:r>
            </w:ins>
          </w:p>
        </w:tc>
      </w:tr>
      <w:tr w:rsidR="008E55F3" w14:paraId="769CEE47" w14:textId="77777777" w:rsidTr="007323B0">
        <w:trPr>
          <w:cantSplit/>
          <w:trHeight w:val="285"/>
          <w:jc w:val="center"/>
          <w:ins w:id="4276" w:author="John Clevenger" w:date="2022-12-15T16:38:00Z"/>
        </w:trPr>
        <w:tc>
          <w:tcPr>
            <w:tcW w:w="3420" w:type="dxa"/>
          </w:tcPr>
          <w:p w14:paraId="3F3C32BC" w14:textId="77777777" w:rsidR="008E55F3" w:rsidRPr="00A35D85" w:rsidRDefault="008E55F3" w:rsidP="007323B0">
            <w:pPr>
              <w:rPr>
                <w:ins w:id="4277" w:author="John Clevenger" w:date="2022-12-15T16:38:00Z"/>
              </w:rPr>
            </w:pPr>
            <w:ins w:id="4278" w:author="John Clevenger" w:date="2022-12-15T16:38:00Z">
              <w:r>
                <w:t>Compare Primary with Model</w:t>
              </w:r>
            </w:ins>
          </w:p>
        </w:tc>
        <w:tc>
          <w:tcPr>
            <w:tcW w:w="6732" w:type="dxa"/>
          </w:tcPr>
          <w:p w14:paraId="03733AA1" w14:textId="77777777" w:rsidR="008E55F3" w:rsidRDefault="008E55F3" w:rsidP="007323B0">
            <w:pPr>
              <w:rPr>
                <w:ins w:id="4279" w:author="John Clevenger" w:date="2022-12-15T16:38:00Z"/>
              </w:rPr>
            </w:pPr>
            <w:ins w:id="4280" w:author="John Clevenger" w:date="2022-12-15T16:38:00Z">
              <w:r>
                <w:t>A comparison of the configuration of a remote Primary CCS (based on its Event Feed) with the configuration in a PC2 Shadow</w:t>
              </w:r>
            </w:ins>
          </w:p>
        </w:tc>
      </w:tr>
      <w:tr w:rsidR="008E55F3" w14:paraId="479557E0" w14:textId="77777777" w:rsidTr="007323B0">
        <w:trPr>
          <w:cantSplit/>
          <w:trHeight w:val="285"/>
          <w:jc w:val="center"/>
          <w:ins w:id="4281" w:author="John Clevenger" w:date="2022-12-15T16:38:00Z"/>
        </w:trPr>
        <w:tc>
          <w:tcPr>
            <w:tcW w:w="3420" w:type="dxa"/>
          </w:tcPr>
          <w:p w14:paraId="7D6E180B" w14:textId="77777777" w:rsidR="008E55F3" w:rsidRPr="00A35D85" w:rsidRDefault="008E55F3" w:rsidP="007323B0">
            <w:pPr>
              <w:rPr>
                <w:ins w:id="4282" w:author="John Clevenger" w:date="2022-12-15T16:38:00Z"/>
              </w:rPr>
            </w:pPr>
            <w:ins w:id="4283" w:author="John Clevenger" w:date="2022-12-15T16:38:00Z">
              <w:r w:rsidRPr="00A35D85">
                <w:t>Contest Analysis</w:t>
              </w:r>
              <w:r w:rsidRPr="00A35D85" w:rsidDel="00150AB8">
                <w:t xml:space="preserve"> </w:t>
              </w:r>
            </w:ins>
          </w:p>
        </w:tc>
        <w:tc>
          <w:tcPr>
            <w:tcW w:w="6732" w:type="dxa"/>
          </w:tcPr>
          <w:p w14:paraId="039D60C0" w14:textId="77777777" w:rsidR="008E55F3" w:rsidRPr="00A35D85" w:rsidRDefault="008E55F3" w:rsidP="007323B0">
            <w:pPr>
              <w:rPr>
                <w:ins w:id="4284" w:author="John Clevenger" w:date="2022-12-15T16:38:00Z"/>
              </w:rPr>
            </w:pPr>
            <w:ins w:id="4285" w:author="John Clevenger" w:date="2022-12-15T16:38:00Z">
              <w:r>
                <w:t>Summary of submissions, unjudged runs, various checks on runs.</w:t>
              </w:r>
            </w:ins>
          </w:p>
        </w:tc>
      </w:tr>
      <w:tr w:rsidR="008E55F3" w14:paraId="713DA615" w14:textId="77777777" w:rsidTr="007323B0">
        <w:trPr>
          <w:cantSplit/>
          <w:trHeight w:val="285"/>
          <w:jc w:val="center"/>
          <w:ins w:id="4286" w:author="John Clevenger" w:date="2022-12-15T16:38:00Z"/>
        </w:trPr>
        <w:tc>
          <w:tcPr>
            <w:tcW w:w="3420" w:type="dxa"/>
          </w:tcPr>
          <w:p w14:paraId="47591A12" w14:textId="77777777" w:rsidR="008E55F3" w:rsidRPr="00A35D85" w:rsidRDefault="008E55F3" w:rsidP="007323B0">
            <w:pPr>
              <w:rPr>
                <w:ins w:id="4287" w:author="John Clevenger" w:date="2022-12-15T16:38:00Z"/>
              </w:rPr>
            </w:pPr>
            <w:ins w:id="4288" w:author="John Clevenger" w:date="2022-12-15T16:38:00Z">
              <w:r>
                <w:t>Contest Settings</w:t>
              </w:r>
            </w:ins>
          </w:p>
        </w:tc>
        <w:tc>
          <w:tcPr>
            <w:tcW w:w="6732" w:type="dxa"/>
          </w:tcPr>
          <w:p w14:paraId="4049FB62" w14:textId="77777777" w:rsidR="008E55F3" w:rsidRPr="00A35D85" w:rsidRDefault="008E55F3" w:rsidP="007323B0">
            <w:pPr>
              <w:rPr>
                <w:ins w:id="4289" w:author="John Clevenger" w:date="2022-12-15T16:38:00Z"/>
              </w:rPr>
            </w:pPr>
            <w:ins w:id="4290" w:author="John Clevenger" w:date="2022-12-15T16:38:00Z">
              <w:r>
                <w:t>List of the Contest Settings configured on the Admin Settings pane</w:t>
              </w:r>
            </w:ins>
          </w:p>
        </w:tc>
      </w:tr>
      <w:tr w:rsidR="008E55F3" w14:paraId="6D973BFF" w14:textId="77777777" w:rsidTr="007323B0">
        <w:trPr>
          <w:cantSplit/>
          <w:trHeight w:val="285"/>
          <w:jc w:val="center"/>
          <w:ins w:id="4291" w:author="John Clevenger" w:date="2022-12-15T16:38:00Z"/>
        </w:trPr>
        <w:tc>
          <w:tcPr>
            <w:tcW w:w="3420" w:type="dxa"/>
          </w:tcPr>
          <w:p w14:paraId="65195868" w14:textId="77777777" w:rsidR="008E55F3" w:rsidRDefault="008E55F3" w:rsidP="007323B0">
            <w:pPr>
              <w:rPr>
                <w:ins w:id="4292" w:author="John Clevenger" w:date="2022-12-15T16:38:00Z"/>
              </w:rPr>
            </w:pPr>
            <w:ins w:id="4293" w:author="John Clevenger" w:date="2022-12-15T16:38:00Z">
              <w:r>
                <w:t>Contest XML</w:t>
              </w:r>
            </w:ins>
          </w:p>
        </w:tc>
        <w:tc>
          <w:tcPr>
            <w:tcW w:w="6732" w:type="dxa"/>
          </w:tcPr>
          <w:p w14:paraId="18617376" w14:textId="77777777" w:rsidR="008E55F3" w:rsidDel="00150AB8" w:rsidRDefault="008E55F3" w:rsidP="007323B0">
            <w:pPr>
              <w:rPr>
                <w:ins w:id="4294" w:author="John Clevenger" w:date="2022-12-15T16:38:00Z"/>
              </w:rPr>
            </w:pPr>
            <w:ins w:id="4295" w:author="John Clevenger" w:date="2022-12-15T16:38:00Z">
              <w:r>
                <w:t>An XML description of the current contest settings</w:t>
              </w:r>
            </w:ins>
          </w:p>
        </w:tc>
      </w:tr>
      <w:tr w:rsidR="008E55F3" w14:paraId="7B32ACAD" w14:textId="77777777" w:rsidTr="007323B0">
        <w:trPr>
          <w:cantSplit/>
          <w:trHeight w:val="285"/>
          <w:jc w:val="center"/>
          <w:ins w:id="4296" w:author="John Clevenger" w:date="2022-12-15T16:38:00Z"/>
        </w:trPr>
        <w:tc>
          <w:tcPr>
            <w:tcW w:w="3420" w:type="dxa"/>
          </w:tcPr>
          <w:p w14:paraId="5DE5A670" w14:textId="77777777" w:rsidR="008E55F3" w:rsidRPr="00A35D85" w:rsidRDefault="008E55F3" w:rsidP="007323B0">
            <w:pPr>
              <w:rPr>
                <w:ins w:id="4297" w:author="John Clevenger" w:date="2022-12-15T16:38:00Z"/>
              </w:rPr>
            </w:pPr>
            <w:ins w:id="4298" w:author="John Clevenger" w:date="2022-12-15T16:38:00Z">
              <w:r w:rsidRPr="00A35D85">
                <w:t>Evaluations</w:t>
              </w:r>
            </w:ins>
          </w:p>
        </w:tc>
        <w:tc>
          <w:tcPr>
            <w:tcW w:w="6732" w:type="dxa"/>
          </w:tcPr>
          <w:p w14:paraId="4E2EF9D1" w14:textId="77777777" w:rsidR="008E55F3" w:rsidRPr="00A35D85" w:rsidRDefault="008E55F3" w:rsidP="007323B0">
            <w:pPr>
              <w:rPr>
                <w:ins w:id="4299" w:author="John Clevenger" w:date="2022-12-15T16:38:00Z"/>
              </w:rPr>
            </w:pPr>
            <w:ins w:id="4300" w:author="John Clevenger" w:date="2022-12-15T16:38:00Z">
              <w:r>
                <w:t>One line per judgment output</w:t>
              </w:r>
            </w:ins>
          </w:p>
        </w:tc>
      </w:tr>
      <w:tr w:rsidR="008E55F3" w14:paraId="09B82F8B" w14:textId="77777777" w:rsidTr="007323B0">
        <w:trPr>
          <w:cantSplit/>
          <w:trHeight w:val="285"/>
          <w:jc w:val="center"/>
          <w:ins w:id="4301" w:author="John Clevenger" w:date="2022-12-15T16:38:00Z"/>
        </w:trPr>
        <w:tc>
          <w:tcPr>
            <w:tcW w:w="3420" w:type="dxa"/>
          </w:tcPr>
          <w:p w14:paraId="62175C4F" w14:textId="77777777" w:rsidR="008E55F3" w:rsidRPr="00A35D85" w:rsidRDefault="008E55F3" w:rsidP="007323B0">
            <w:pPr>
              <w:rPr>
                <w:ins w:id="4302" w:author="John Clevenger" w:date="2022-12-15T16:38:00Z"/>
              </w:rPr>
            </w:pPr>
            <w:ins w:id="4303" w:author="John Clevenger" w:date="2022-12-15T16:38:00Z">
              <w:r>
                <w:t>Event Feed JSON</w:t>
              </w:r>
            </w:ins>
          </w:p>
        </w:tc>
        <w:tc>
          <w:tcPr>
            <w:tcW w:w="6732" w:type="dxa"/>
          </w:tcPr>
          <w:p w14:paraId="353D3F75" w14:textId="77777777" w:rsidR="008E55F3" w:rsidRDefault="008E55F3" w:rsidP="007323B0">
            <w:pPr>
              <w:rPr>
                <w:ins w:id="4304" w:author="John Clevenger" w:date="2022-12-15T16:38:00Z"/>
              </w:rPr>
            </w:pPr>
            <w:ins w:id="4305" w:author="John Clevenger" w:date="2022-12-15T16:38:00Z">
              <w:r>
                <w:t>The CLICS Event Feed output in JSON format</w:t>
              </w:r>
            </w:ins>
          </w:p>
        </w:tc>
      </w:tr>
      <w:tr w:rsidR="008E55F3" w14:paraId="04BC2B78" w14:textId="77777777" w:rsidTr="007323B0">
        <w:trPr>
          <w:cantSplit/>
          <w:trHeight w:val="285"/>
          <w:jc w:val="center"/>
          <w:ins w:id="4306" w:author="John Clevenger" w:date="2022-12-15T16:38:00Z"/>
        </w:trPr>
        <w:tc>
          <w:tcPr>
            <w:tcW w:w="3420" w:type="dxa"/>
          </w:tcPr>
          <w:p w14:paraId="7A049845" w14:textId="77777777" w:rsidR="008E55F3" w:rsidRDefault="008E55F3" w:rsidP="007323B0">
            <w:pPr>
              <w:rPr>
                <w:ins w:id="4307" w:author="John Clevenger" w:date="2022-12-15T16:38:00Z"/>
              </w:rPr>
            </w:pPr>
            <w:ins w:id="4308" w:author="John Clevenger" w:date="2022-12-15T16:38:00Z">
              <w:r>
                <w:t>Export Contest YAML files</w:t>
              </w:r>
            </w:ins>
          </w:p>
        </w:tc>
        <w:tc>
          <w:tcPr>
            <w:tcW w:w="6732" w:type="dxa"/>
          </w:tcPr>
          <w:p w14:paraId="1D5298C9" w14:textId="77777777" w:rsidR="008E55F3" w:rsidRDefault="008E55F3" w:rsidP="007323B0">
            <w:pPr>
              <w:rPr>
                <w:ins w:id="4309" w:author="John Clevenger" w:date="2022-12-15T16:38:00Z"/>
              </w:rPr>
            </w:pPr>
            <w:proofErr w:type="spellStart"/>
            <w:ins w:id="4310" w:author="John Clevenger" w:date="2022-12-15T16:38:00Z">
              <w:r>
                <w:t>Contest.yaml</w:t>
              </w:r>
              <w:proofErr w:type="spellEnd"/>
              <w:r>
                <w:t xml:space="preserve"> file containing the current system configuration</w:t>
              </w:r>
            </w:ins>
          </w:p>
        </w:tc>
      </w:tr>
      <w:tr w:rsidR="008E55F3" w14:paraId="1BE3814D" w14:textId="77777777" w:rsidTr="007323B0">
        <w:trPr>
          <w:cantSplit/>
          <w:trHeight w:val="285"/>
          <w:jc w:val="center"/>
          <w:ins w:id="4311" w:author="John Clevenger" w:date="2022-12-15T16:38:00Z"/>
        </w:trPr>
        <w:tc>
          <w:tcPr>
            <w:tcW w:w="3420" w:type="dxa"/>
          </w:tcPr>
          <w:p w14:paraId="41DC42E8" w14:textId="77777777" w:rsidR="008E55F3" w:rsidRPr="00A35D85" w:rsidRDefault="008E55F3" w:rsidP="007323B0">
            <w:pPr>
              <w:rPr>
                <w:ins w:id="4312" w:author="John Clevenger" w:date="2022-12-15T16:38:00Z"/>
              </w:rPr>
            </w:pPr>
            <w:ins w:id="4313" w:author="John Clevenger" w:date="2022-12-15T16:38:00Z">
              <w:r w:rsidRPr="00A35D85">
                <w:t>Extract Replay Runs</w:t>
              </w:r>
            </w:ins>
          </w:p>
        </w:tc>
        <w:tc>
          <w:tcPr>
            <w:tcW w:w="6732" w:type="dxa"/>
          </w:tcPr>
          <w:p w14:paraId="39FF8D7B" w14:textId="77777777" w:rsidR="008E55F3" w:rsidRPr="00A35D85" w:rsidRDefault="008E55F3" w:rsidP="007323B0">
            <w:pPr>
              <w:rPr>
                <w:ins w:id="4314" w:author="John Clevenger" w:date="2022-12-15T16:38:00Z"/>
              </w:rPr>
            </w:pPr>
            <w:ins w:id="4315" w:author="John Clevenger" w:date="2022-12-15T16:38:00Z">
              <w:r>
                <w:t>Files extracted used with Replay feature</w:t>
              </w:r>
            </w:ins>
          </w:p>
        </w:tc>
      </w:tr>
      <w:tr w:rsidR="008E55F3" w14:paraId="1E5C829D" w14:textId="77777777" w:rsidTr="007323B0">
        <w:trPr>
          <w:cantSplit/>
          <w:trHeight w:val="285"/>
          <w:jc w:val="center"/>
          <w:ins w:id="4316" w:author="John Clevenger" w:date="2022-12-15T16:38:00Z"/>
        </w:trPr>
        <w:tc>
          <w:tcPr>
            <w:tcW w:w="3420" w:type="dxa"/>
          </w:tcPr>
          <w:p w14:paraId="01E423BE" w14:textId="77777777" w:rsidR="008E55F3" w:rsidRPr="00A35D85" w:rsidRDefault="008E55F3" w:rsidP="007323B0">
            <w:pPr>
              <w:rPr>
                <w:ins w:id="4317" w:author="John Clevenger" w:date="2022-12-15T16:38:00Z"/>
              </w:rPr>
            </w:pPr>
            <w:ins w:id="4318" w:author="John Clevenger" w:date="2022-12-15T16:38:00Z">
              <w:r w:rsidRPr="00A35D85">
                <w:t>Fastest Solved by Problem</w:t>
              </w:r>
            </w:ins>
          </w:p>
        </w:tc>
        <w:tc>
          <w:tcPr>
            <w:tcW w:w="6732" w:type="dxa"/>
          </w:tcPr>
          <w:p w14:paraId="283BEF6A" w14:textId="77777777" w:rsidR="008E55F3" w:rsidRPr="00A35D85" w:rsidRDefault="008E55F3" w:rsidP="007323B0">
            <w:pPr>
              <w:rPr>
                <w:ins w:id="4319" w:author="John Clevenger" w:date="2022-12-15T16:38:00Z"/>
              </w:rPr>
            </w:pPr>
            <w:ins w:id="4320" w:author="John Clevenger" w:date="2022-12-15T16:38:00Z">
              <w:r>
                <w:t>List all run solving problems by fastest, by problem, and fastest solution showing rank, elapsed, team name</w:t>
              </w:r>
            </w:ins>
          </w:p>
        </w:tc>
      </w:tr>
      <w:tr w:rsidR="008E55F3" w14:paraId="1E184A4E" w14:textId="77777777" w:rsidTr="007323B0">
        <w:trPr>
          <w:cantSplit/>
          <w:trHeight w:val="285"/>
          <w:jc w:val="center"/>
          <w:ins w:id="4321" w:author="John Clevenger" w:date="2022-12-15T16:38:00Z"/>
        </w:trPr>
        <w:tc>
          <w:tcPr>
            <w:tcW w:w="3420" w:type="dxa"/>
          </w:tcPr>
          <w:p w14:paraId="5E0B87FE" w14:textId="77777777" w:rsidR="008E55F3" w:rsidRPr="00A35D85" w:rsidRDefault="008E55F3" w:rsidP="007323B0">
            <w:pPr>
              <w:rPr>
                <w:ins w:id="4322" w:author="John Clevenger" w:date="2022-12-15T16:38:00Z"/>
              </w:rPr>
            </w:pPr>
            <w:ins w:id="4323" w:author="John Clevenger" w:date="2022-12-15T16:38:00Z">
              <w:r>
                <w:t>Finalize-Certify</w:t>
              </w:r>
            </w:ins>
          </w:p>
        </w:tc>
        <w:tc>
          <w:tcPr>
            <w:tcW w:w="6732" w:type="dxa"/>
          </w:tcPr>
          <w:p w14:paraId="7B6CF5A2" w14:textId="77777777" w:rsidR="008E55F3" w:rsidRDefault="008E55F3" w:rsidP="007323B0">
            <w:pPr>
              <w:rPr>
                <w:ins w:id="4324" w:author="John Clevenger" w:date="2022-12-15T16:38:00Z"/>
              </w:rPr>
            </w:pPr>
            <w:ins w:id="4325" w:author="John Clevenger" w:date="2022-12-15T16:38:00Z">
              <w:r>
                <w:t>The “Finalized” status of the contest</w:t>
              </w:r>
            </w:ins>
          </w:p>
        </w:tc>
      </w:tr>
      <w:tr w:rsidR="008E55F3" w14:paraId="41B363D9" w14:textId="77777777" w:rsidTr="007323B0">
        <w:trPr>
          <w:cantSplit/>
          <w:trHeight w:val="285"/>
          <w:jc w:val="center"/>
          <w:ins w:id="4326" w:author="John Clevenger" w:date="2022-12-15T16:38:00Z"/>
        </w:trPr>
        <w:tc>
          <w:tcPr>
            <w:tcW w:w="3420" w:type="dxa"/>
          </w:tcPr>
          <w:p w14:paraId="24E74EF4" w14:textId="77777777" w:rsidR="008E55F3" w:rsidRPr="00A35D85" w:rsidRDefault="008E55F3" w:rsidP="007323B0">
            <w:pPr>
              <w:rPr>
                <w:ins w:id="4327" w:author="John Clevenger" w:date="2022-12-15T16:38:00Z"/>
              </w:rPr>
            </w:pPr>
            <w:ins w:id="4328" w:author="John Clevenger" w:date="2022-12-15T16:38:00Z">
              <w:r w:rsidRPr="00A35D85">
                <w:lastRenderedPageBreak/>
                <w:t>Groups</w:t>
              </w:r>
            </w:ins>
          </w:p>
        </w:tc>
        <w:tc>
          <w:tcPr>
            <w:tcW w:w="6732" w:type="dxa"/>
          </w:tcPr>
          <w:p w14:paraId="58CCBE75" w14:textId="77777777" w:rsidR="008E55F3" w:rsidRPr="00A35D85" w:rsidRDefault="008E55F3" w:rsidP="007323B0">
            <w:pPr>
              <w:rPr>
                <w:ins w:id="4329" w:author="John Clevenger" w:date="2022-12-15T16:38:00Z"/>
              </w:rPr>
            </w:pPr>
            <w:ins w:id="4330" w:author="John Clevenger" w:date="2022-12-15T16:38:00Z">
              <w:r>
                <w:t>List of Groups (Regions)</w:t>
              </w:r>
            </w:ins>
          </w:p>
        </w:tc>
      </w:tr>
      <w:tr w:rsidR="008E55F3" w14:paraId="22D83928" w14:textId="77777777" w:rsidTr="007323B0">
        <w:trPr>
          <w:cantSplit/>
          <w:trHeight w:val="285"/>
          <w:jc w:val="center"/>
          <w:ins w:id="4331" w:author="John Clevenger" w:date="2022-12-15T16:38:00Z"/>
        </w:trPr>
        <w:tc>
          <w:tcPr>
            <w:tcW w:w="3420" w:type="dxa"/>
          </w:tcPr>
          <w:p w14:paraId="1A0A5167" w14:textId="77777777" w:rsidR="008E55F3" w:rsidRPr="00A35D85" w:rsidRDefault="008E55F3" w:rsidP="007323B0">
            <w:pPr>
              <w:rPr>
                <w:ins w:id="4332" w:author="John Clevenger" w:date="2022-12-15T16:38:00Z"/>
              </w:rPr>
            </w:pPr>
            <w:ins w:id="4333" w:author="John Clevenger" w:date="2022-12-15T16:38:00Z">
              <w:r>
                <w:t>Groups for Problems</w:t>
              </w:r>
            </w:ins>
          </w:p>
        </w:tc>
        <w:tc>
          <w:tcPr>
            <w:tcW w:w="6732" w:type="dxa"/>
          </w:tcPr>
          <w:p w14:paraId="18E1A088" w14:textId="77777777" w:rsidR="008E55F3" w:rsidRDefault="008E55F3" w:rsidP="007323B0">
            <w:pPr>
              <w:rPr>
                <w:ins w:id="4334" w:author="John Clevenger" w:date="2022-12-15T16:38:00Z"/>
              </w:rPr>
            </w:pPr>
            <w:ins w:id="4335" w:author="John Clevenger" w:date="2022-12-15T16:38:00Z">
              <w:r>
                <w:t>List of Groups to which each contest problem is assigned</w:t>
              </w:r>
            </w:ins>
          </w:p>
        </w:tc>
      </w:tr>
      <w:tr w:rsidR="008E55F3" w14:paraId="57FAAF92" w14:textId="77777777" w:rsidTr="007323B0">
        <w:trPr>
          <w:cantSplit/>
          <w:trHeight w:val="285"/>
          <w:jc w:val="center"/>
          <w:ins w:id="4336" w:author="John Clevenger" w:date="2022-12-15T16:38:00Z"/>
        </w:trPr>
        <w:tc>
          <w:tcPr>
            <w:tcW w:w="3420" w:type="dxa"/>
          </w:tcPr>
          <w:p w14:paraId="5C156C67" w14:textId="77777777" w:rsidR="008E55F3" w:rsidRDefault="008E55F3" w:rsidP="007323B0">
            <w:pPr>
              <w:rPr>
                <w:ins w:id="4337" w:author="John Clevenger" w:date="2022-12-15T16:38:00Z"/>
              </w:rPr>
            </w:pPr>
            <w:proofErr w:type="spellStart"/>
            <w:ins w:id="4338" w:author="John Clevenger" w:date="2022-12-15T16:38:00Z">
              <w:r>
                <w:t>Groups.tsv</w:t>
              </w:r>
              <w:proofErr w:type="spellEnd"/>
            </w:ins>
          </w:p>
        </w:tc>
        <w:tc>
          <w:tcPr>
            <w:tcW w:w="6732" w:type="dxa"/>
          </w:tcPr>
          <w:p w14:paraId="3CEC8016" w14:textId="77777777" w:rsidR="008E55F3" w:rsidRDefault="008E55F3" w:rsidP="007323B0">
            <w:pPr>
              <w:rPr>
                <w:ins w:id="4339" w:author="John Clevenger" w:date="2022-12-15T16:38:00Z"/>
              </w:rPr>
            </w:pPr>
            <w:ins w:id="4340" w:author="John Clevenger" w:date="2022-12-15T16:38:00Z">
              <w:r>
                <w:t>A tab-separated listing of the Groups defined in the contest</w:t>
              </w:r>
            </w:ins>
          </w:p>
        </w:tc>
      </w:tr>
      <w:tr w:rsidR="008E55F3" w14:paraId="36F09B1F" w14:textId="77777777" w:rsidTr="007323B0">
        <w:trPr>
          <w:cantSplit/>
          <w:trHeight w:val="285"/>
          <w:jc w:val="center"/>
          <w:ins w:id="4341" w:author="John Clevenger" w:date="2022-12-15T16:38:00Z"/>
        </w:trPr>
        <w:tc>
          <w:tcPr>
            <w:tcW w:w="3420" w:type="dxa"/>
          </w:tcPr>
          <w:p w14:paraId="472E5D3D" w14:textId="77777777" w:rsidR="008E55F3" w:rsidRDefault="008E55F3" w:rsidP="007323B0">
            <w:pPr>
              <w:rPr>
                <w:ins w:id="4342" w:author="John Clevenger" w:date="2022-12-15T16:38:00Z"/>
              </w:rPr>
            </w:pPr>
            <w:ins w:id="4343" w:author="John Clevenger" w:date="2022-12-15T16:38:00Z">
              <w:r>
                <w:t>ICPC Tools Event Feed</w:t>
              </w:r>
            </w:ins>
          </w:p>
        </w:tc>
        <w:tc>
          <w:tcPr>
            <w:tcW w:w="6732" w:type="dxa"/>
          </w:tcPr>
          <w:p w14:paraId="58BBC7E6" w14:textId="77777777" w:rsidR="008E55F3" w:rsidRDefault="008E55F3" w:rsidP="007323B0">
            <w:pPr>
              <w:rPr>
                <w:ins w:id="4344" w:author="John Clevenger" w:date="2022-12-15T16:38:00Z"/>
              </w:rPr>
            </w:pPr>
            <w:ins w:id="4345" w:author="John Clevenger" w:date="2022-12-15T16:38:00Z">
              <w:r>
                <w:t xml:space="preserve">The legacy XML event feed </w:t>
              </w:r>
            </w:ins>
          </w:p>
        </w:tc>
      </w:tr>
      <w:tr w:rsidR="008E55F3" w14:paraId="4E3CDE20" w14:textId="77777777" w:rsidTr="007323B0">
        <w:trPr>
          <w:cantSplit/>
          <w:trHeight w:val="285"/>
          <w:jc w:val="center"/>
          <w:ins w:id="4346" w:author="John Clevenger" w:date="2022-12-15T16:38:00Z"/>
        </w:trPr>
        <w:tc>
          <w:tcPr>
            <w:tcW w:w="3420" w:type="dxa"/>
          </w:tcPr>
          <w:p w14:paraId="477BC290" w14:textId="77777777" w:rsidR="008E55F3" w:rsidRPr="00A35D85" w:rsidRDefault="008E55F3" w:rsidP="007323B0">
            <w:pPr>
              <w:rPr>
                <w:ins w:id="4347" w:author="John Clevenger" w:date="2022-12-15T16:38:00Z"/>
              </w:rPr>
            </w:pPr>
            <w:ins w:id="4348" w:author="John Clevenger" w:date="2022-12-15T16:38:00Z">
              <w:r w:rsidRPr="00A35D85">
                <w:t>Internal Dump</w:t>
              </w:r>
            </w:ins>
          </w:p>
        </w:tc>
        <w:tc>
          <w:tcPr>
            <w:tcW w:w="6732" w:type="dxa"/>
          </w:tcPr>
          <w:p w14:paraId="71E3E108" w14:textId="77777777" w:rsidR="008E55F3" w:rsidRPr="00A35D85" w:rsidRDefault="008E55F3" w:rsidP="007323B0">
            <w:pPr>
              <w:rPr>
                <w:ins w:id="4349" w:author="John Clevenger" w:date="2022-12-15T16:38:00Z"/>
              </w:rPr>
            </w:pPr>
            <w:ins w:id="4350" w:author="John Clevenger" w:date="2022-12-15T16:38:00Z">
              <w:r>
                <w:t>An internal dump of a bunch of config settings</w:t>
              </w:r>
            </w:ins>
          </w:p>
        </w:tc>
      </w:tr>
      <w:tr w:rsidR="008E55F3" w14:paraId="06C30561" w14:textId="77777777" w:rsidTr="007323B0">
        <w:trPr>
          <w:cantSplit/>
          <w:trHeight w:val="285"/>
          <w:jc w:val="center"/>
          <w:ins w:id="4351" w:author="John Clevenger" w:date="2022-12-15T16:38:00Z"/>
        </w:trPr>
        <w:tc>
          <w:tcPr>
            <w:tcW w:w="3420" w:type="dxa"/>
          </w:tcPr>
          <w:p w14:paraId="102252F6" w14:textId="77777777" w:rsidR="008E55F3" w:rsidRPr="00A35D85" w:rsidRDefault="008E55F3" w:rsidP="007323B0">
            <w:pPr>
              <w:rPr>
                <w:ins w:id="4352" w:author="John Clevenger" w:date="2022-12-15T16:38:00Z"/>
              </w:rPr>
            </w:pPr>
            <w:ins w:id="4353" w:author="John Clevenger" w:date="2022-12-15T16:38:00Z">
              <w:r w:rsidRPr="00A35D85">
                <w:t>Judgement Notifications</w:t>
              </w:r>
            </w:ins>
          </w:p>
        </w:tc>
        <w:tc>
          <w:tcPr>
            <w:tcW w:w="6732" w:type="dxa"/>
          </w:tcPr>
          <w:p w14:paraId="0FD558F9" w14:textId="77777777" w:rsidR="008E55F3" w:rsidRPr="00A35D85" w:rsidRDefault="008E55F3" w:rsidP="007323B0">
            <w:pPr>
              <w:rPr>
                <w:ins w:id="4354" w:author="John Clevenger" w:date="2022-12-15T16:38:00Z"/>
              </w:rPr>
            </w:pPr>
            <w:ins w:id="4355" w:author="John Clevenger" w:date="2022-12-15T16:38:00Z">
              <w:r>
                <w:t>List (balloon) notifications grouped by problem.</w:t>
              </w:r>
            </w:ins>
          </w:p>
        </w:tc>
      </w:tr>
      <w:tr w:rsidR="008E55F3" w14:paraId="465B58D2" w14:textId="77777777" w:rsidTr="007323B0">
        <w:trPr>
          <w:cantSplit/>
          <w:trHeight w:val="285"/>
          <w:jc w:val="center"/>
          <w:ins w:id="4356" w:author="John Clevenger" w:date="2022-12-15T16:38:00Z"/>
        </w:trPr>
        <w:tc>
          <w:tcPr>
            <w:tcW w:w="3420" w:type="dxa"/>
          </w:tcPr>
          <w:p w14:paraId="02B20134" w14:textId="77777777" w:rsidR="008E55F3" w:rsidRPr="00A35D85" w:rsidRDefault="008E55F3" w:rsidP="007323B0">
            <w:pPr>
              <w:rPr>
                <w:ins w:id="4357" w:author="John Clevenger" w:date="2022-12-15T16:38:00Z"/>
              </w:rPr>
            </w:pPr>
            <w:ins w:id="4358" w:author="John Clevenger" w:date="2022-12-15T16:38:00Z">
              <w:r w:rsidRPr="00A35D85">
                <w:t>Judgements</w:t>
              </w:r>
            </w:ins>
          </w:p>
        </w:tc>
        <w:tc>
          <w:tcPr>
            <w:tcW w:w="6732" w:type="dxa"/>
          </w:tcPr>
          <w:p w14:paraId="01E4ECC1" w14:textId="77777777" w:rsidR="008E55F3" w:rsidRPr="00A35D85" w:rsidRDefault="008E55F3" w:rsidP="007323B0">
            <w:pPr>
              <w:rPr>
                <w:ins w:id="4359" w:author="John Clevenger" w:date="2022-12-15T16:38:00Z"/>
              </w:rPr>
            </w:pPr>
            <w:ins w:id="4360" w:author="John Clevenger" w:date="2022-12-15T16:38:00Z">
              <w:r>
                <w:t>List of judgments</w:t>
              </w:r>
            </w:ins>
          </w:p>
        </w:tc>
      </w:tr>
      <w:tr w:rsidR="008E55F3" w14:paraId="647D71E3" w14:textId="77777777" w:rsidTr="007323B0">
        <w:trPr>
          <w:cantSplit/>
          <w:trHeight w:val="285"/>
          <w:jc w:val="center"/>
          <w:ins w:id="4361" w:author="John Clevenger" w:date="2022-12-15T16:38:00Z"/>
        </w:trPr>
        <w:tc>
          <w:tcPr>
            <w:tcW w:w="3420" w:type="dxa"/>
          </w:tcPr>
          <w:p w14:paraId="396B3D50" w14:textId="77777777" w:rsidR="008E55F3" w:rsidRPr="00A35D85" w:rsidRDefault="008E55F3" w:rsidP="007323B0">
            <w:pPr>
              <w:rPr>
                <w:ins w:id="4362" w:author="John Clevenger" w:date="2022-12-15T16:38:00Z"/>
              </w:rPr>
            </w:pPr>
            <w:ins w:id="4363" w:author="John Clevenger" w:date="2022-12-15T16:38:00Z">
              <w:r>
                <w:t>Judging Analysis</w:t>
              </w:r>
            </w:ins>
          </w:p>
        </w:tc>
        <w:tc>
          <w:tcPr>
            <w:tcW w:w="6732" w:type="dxa"/>
          </w:tcPr>
          <w:p w14:paraId="621BEDC4" w14:textId="77777777" w:rsidR="008E55F3" w:rsidRDefault="008E55F3" w:rsidP="007323B0">
            <w:pPr>
              <w:rPr>
                <w:ins w:id="4364" w:author="John Clevenger" w:date="2022-12-15T16:38:00Z"/>
              </w:rPr>
            </w:pPr>
            <w:ins w:id="4365" w:author="John Clevenger" w:date="2022-12-15T16:38:00Z">
              <w:r>
                <w:t>A summary of judging responses in the contest</w:t>
              </w:r>
            </w:ins>
          </w:p>
        </w:tc>
      </w:tr>
      <w:tr w:rsidR="008E55F3" w14:paraId="517A93FD" w14:textId="77777777" w:rsidTr="007323B0">
        <w:trPr>
          <w:cantSplit/>
          <w:trHeight w:val="285"/>
          <w:jc w:val="center"/>
          <w:ins w:id="4366" w:author="John Clevenger" w:date="2022-12-15T16:38:00Z"/>
        </w:trPr>
        <w:tc>
          <w:tcPr>
            <w:tcW w:w="3420" w:type="dxa"/>
          </w:tcPr>
          <w:p w14:paraId="3B86EAB4" w14:textId="77777777" w:rsidR="008E55F3" w:rsidRPr="00A35D85" w:rsidRDefault="008E55F3" w:rsidP="007323B0">
            <w:pPr>
              <w:rPr>
                <w:ins w:id="4367" w:author="John Clevenger" w:date="2022-12-15T16:38:00Z"/>
              </w:rPr>
            </w:pPr>
            <w:ins w:id="4368" w:author="John Clevenger" w:date="2022-12-15T16:38:00Z">
              <w:r w:rsidRPr="00A35D85">
                <w:t>Languages</w:t>
              </w:r>
            </w:ins>
          </w:p>
        </w:tc>
        <w:tc>
          <w:tcPr>
            <w:tcW w:w="6732" w:type="dxa"/>
          </w:tcPr>
          <w:p w14:paraId="41E6E20B" w14:textId="77777777" w:rsidR="008E55F3" w:rsidRPr="00A35D85" w:rsidRDefault="008E55F3" w:rsidP="007323B0">
            <w:pPr>
              <w:rPr>
                <w:ins w:id="4369" w:author="John Clevenger" w:date="2022-12-15T16:38:00Z"/>
              </w:rPr>
            </w:pPr>
            <w:ins w:id="4370" w:author="John Clevenger" w:date="2022-12-15T16:38:00Z">
              <w:r>
                <w:t>List Languages</w:t>
              </w:r>
            </w:ins>
          </w:p>
        </w:tc>
      </w:tr>
      <w:tr w:rsidR="008E55F3" w14:paraId="07E2FCF8" w14:textId="77777777" w:rsidTr="007323B0">
        <w:trPr>
          <w:cantSplit/>
          <w:trHeight w:val="285"/>
          <w:jc w:val="center"/>
          <w:ins w:id="4371" w:author="John Clevenger" w:date="2022-12-15T16:38:00Z"/>
        </w:trPr>
        <w:tc>
          <w:tcPr>
            <w:tcW w:w="3420" w:type="dxa"/>
          </w:tcPr>
          <w:p w14:paraId="668C4280" w14:textId="77777777" w:rsidR="008E55F3" w:rsidRPr="00A35D85" w:rsidRDefault="008E55F3" w:rsidP="007323B0">
            <w:pPr>
              <w:rPr>
                <w:ins w:id="4372" w:author="John Clevenger" w:date="2022-12-15T16:38:00Z"/>
              </w:rPr>
            </w:pPr>
            <w:ins w:id="4373" w:author="John Clevenger" w:date="2022-12-15T16:38:00Z">
              <w:r w:rsidRPr="00A35D85">
                <w:t>Logins</w:t>
              </w:r>
            </w:ins>
          </w:p>
        </w:tc>
        <w:tc>
          <w:tcPr>
            <w:tcW w:w="6732" w:type="dxa"/>
          </w:tcPr>
          <w:p w14:paraId="2DE0106D" w14:textId="77777777" w:rsidR="008E55F3" w:rsidRPr="00A35D85" w:rsidRDefault="008E55F3" w:rsidP="007323B0">
            <w:pPr>
              <w:rPr>
                <w:ins w:id="4374" w:author="John Clevenger" w:date="2022-12-15T16:38:00Z"/>
              </w:rPr>
            </w:pPr>
            <w:ins w:id="4375" w:author="John Clevenger" w:date="2022-12-15T16:38:00Z">
              <w:r>
                <w:t>List who is logged in</w:t>
              </w:r>
            </w:ins>
          </w:p>
        </w:tc>
      </w:tr>
      <w:tr w:rsidR="008E55F3" w14:paraId="31A56219" w14:textId="77777777" w:rsidTr="007323B0">
        <w:trPr>
          <w:cantSplit/>
          <w:trHeight w:val="285"/>
          <w:jc w:val="center"/>
          <w:ins w:id="4376" w:author="John Clevenger" w:date="2022-12-15T16:38:00Z"/>
        </w:trPr>
        <w:tc>
          <w:tcPr>
            <w:tcW w:w="3420" w:type="dxa"/>
          </w:tcPr>
          <w:p w14:paraId="2A0F61A1" w14:textId="77777777" w:rsidR="008E55F3" w:rsidRPr="00A35D85" w:rsidRDefault="008E55F3" w:rsidP="007323B0">
            <w:pPr>
              <w:rPr>
                <w:ins w:id="4377" w:author="John Clevenger" w:date="2022-12-15T16:38:00Z"/>
              </w:rPr>
            </w:pPr>
            <w:ins w:id="4378" w:author="John Clevenger" w:date="2022-12-15T16:38:00Z">
              <w:r w:rsidRPr="00A35D85">
                <w:t>Notification Settings</w:t>
              </w:r>
            </w:ins>
          </w:p>
        </w:tc>
        <w:tc>
          <w:tcPr>
            <w:tcW w:w="6732" w:type="dxa"/>
          </w:tcPr>
          <w:p w14:paraId="2B21256C" w14:textId="77777777" w:rsidR="008E55F3" w:rsidRPr="00A35D85" w:rsidRDefault="008E55F3" w:rsidP="007323B0">
            <w:pPr>
              <w:rPr>
                <w:ins w:id="4379" w:author="John Clevenger" w:date="2022-12-15T16:38:00Z"/>
              </w:rPr>
            </w:pPr>
            <w:ins w:id="4380" w:author="John Clevenger" w:date="2022-12-15T16:38:00Z">
              <w:r>
                <w:t>List of Notification Settings</w:t>
              </w:r>
            </w:ins>
          </w:p>
        </w:tc>
      </w:tr>
      <w:tr w:rsidR="008E55F3" w14:paraId="780C3515" w14:textId="77777777" w:rsidTr="007323B0">
        <w:trPr>
          <w:cantSplit/>
          <w:trHeight w:val="285"/>
          <w:jc w:val="center"/>
          <w:ins w:id="4381" w:author="John Clevenger" w:date="2022-12-15T16:38:00Z"/>
        </w:trPr>
        <w:tc>
          <w:tcPr>
            <w:tcW w:w="3420" w:type="dxa"/>
          </w:tcPr>
          <w:p w14:paraId="30B125F6" w14:textId="77777777" w:rsidR="008E55F3" w:rsidRPr="00A35D85" w:rsidRDefault="008E55F3" w:rsidP="007323B0">
            <w:pPr>
              <w:rPr>
                <w:ins w:id="4382" w:author="John Clevenger" w:date="2022-12-15T16:38:00Z"/>
              </w:rPr>
            </w:pPr>
            <w:ins w:id="4383" w:author="John Clevenger" w:date="2022-12-15T16:38:00Z">
              <w:r w:rsidRPr="00A35D85">
                <w:t>Problems</w:t>
              </w:r>
            </w:ins>
          </w:p>
        </w:tc>
        <w:tc>
          <w:tcPr>
            <w:tcW w:w="6732" w:type="dxa"/>
          </w:tcPr>
          <w:p w14:paraId="170A0FC8" w14:textId="77777777" w:rsidR="008E55F3" w:rsidRPr="00A35D85" w:rsidRDefault="008E55F3" w:rsidP="007323B0">
            <w:pPr>
              <w:rPr>
                <w:ins w:id="4384" w:author="John Clevenger" w:date="2022-12-15T16:38:00Z"/>
              </w:rPr>
            </w:pPr>
            <w:ins w:id="4385" w:author="John Clevenger" w:date="2022-12-15T16:38:00Z">
              <w:r>
                <w:t>List problems</w:t>
              </w:r>
            </w:ins>
          </w:p>
        </w:tc>
      </w:tr>
      <w:tr w:rsidR="008E55F3" w14:paraId="2E1D128C" w14:textId="77777777" w:rsidTr="007323B0">
        <w:trPr>
          <w:cantSplit/>
          <w:trHeight w:val="285"/>
          <w:jc w:val="center"/>
          <w:ins w:id="4386" w:author="John Clevenger" w:date="2022-12-15T16:38:00Z"/>
        </w:trPr>
        <w:tc>
          <w:tcPr>
            <w:tcW w:w="3420" w:type="dxa"/>
          </w:tcPr>
          <w:p w14:paraId="075D6722" w14:textId="77777777" w:rsidR="008E55F3" w:rsidRPr="00A35D85" w:rsidRDefault="008E55F3" w:rsidP="007323B0">
            <w:pPr>
              <w:rPr>
                <w:ins w:id="4387" w:author="John Clevenger" w:date="2022-12-15T16:38:00Z"/>
              </w:rPr>
            </w:pPr>
            <w:ins w:id="4388" w:author="John Clevenger" w:date="2022-12-15T16:38:00Z">
              <w:r w:rsidRPr="00A35D85">
                <w:t>Run 5 field</w:t>
              </w:r>
            </w:ins>
          </w:p>
        </w:tc>
        <w:tc>
          <w:tcPr>
            <w:tcW w:w="6732" w:type="dxa"/>
          </w:tcPr>
          <w:p w14:paraId="254A4A9C" w14:textId="77777777" w:rsidR="008E55F3" w:rsidRPr="00A35D85" w:rsidRDefault="008E55F3" w:rsidP="007323B0">
            <w:pPr>
              <w:rPr>
                <w:ins w:id="4389" w:author="John Clevenger" w:date="2022-12-15T16:38:00Z"/>
              </w:rPr>
            </w:pPr>
            <w:ins w:id="4390" w:author="John Clevenger" w:date="2022-12-15T16:38:00Z">
              <w:r>
                <w:t>List of runs: run #, team #, problem letter, elapsed time, judgment</w:t>
              </w:r>
            </w:ins>
          </w:p>
        </w:tc>
      </w:tr>
      <w:tr w:rsidR="008E55F3" w14:paraId="68587730" w14:textId="77777777" w:rsidTr="007323B0">
        <w:trPr>
          <w:cantSplit/>
          <w:trHeight w:val="285"/>
          <w:jc w:val="center"/>
          <w:ins w:id="4391" w:author="John Clevenger" w:date="2022-12-15T16:38:00Z"/>
        </w:trPr>
        <w:tc>
          <w:tcPr>
            <w:tcW w:w="3420" w:type="dxa"/>
          </w:tcPr>
          <w:p w14:paraId="2C5D5077" w14:textId="77777777" w:rsidR="008E55F3" w:rsidRPr="00A35D85" w:rsidRDefault="008E55F3" w:rsidP="007323B0">
            <w:pPr>
              <w:rPr>
                <w:ins w:id="4392" w:author="John Clevenger" w:date="2022-12-15T16:38:00Z"/>
              </w:rPr>
            </w:pPr>
            <w:ins w:id="4393" w:author="John Clevenger" w:date="2022-12-15T16:38:00Z">
              <w:r w:rsidRPr="00A35D85">
                <w:t>Run Notifications Sent</w:t>
              </w:r>
            </w:ins>
          </w:p>
        </w:tc>
        <w:tc>
          <w:tcPr>
            <w:tcW w:w="6732" w:type="dxa"/>
          </w:tcPr>
          <w:p w14:paraId="12E4A346" w14:textId="77777777" w:rsidR="008E55F3" w:rsidRPr="00A35D85" w:rsidRDefault="008E55F3" w:rsidP="007323B0">
            <w:pPr>
              <w:rPr>
                <w:ins w:id="4394" w:author="John Clevenger" w:date="2022-12-15T16:38:00Z"/>
              </w:rPr>
            </w:pPr>
          </w:p>
        </w:tc>
      </w:tr>
      <w:tr w:rsidR="008E55F3" w14:paraId="161C6C80" w14:textId="77777777" w:rsidTr="007323B0">
        <w:trPr>
          <w:cantSplit/>
          <w:trHeight w:val="285"/>
          <w:jc w:val="center"/>
          <w:ins w:id="4395" w:author="John Clevenger" w:date="2022-12-15T16:38:00Z"/>
        </w:trPr>
        <w:tc>
          <w:tcPr>
            <w:tcW w:w="3420" w:type="dxa"/>
          </w:tcPr>
          <w:p w14:paraId="24E16693" w14:textId="77777777" w:rsidR="008E55F3" w:rsidRPr="00A35D85" w:rsidRDefault="008E55F3" w:rsidP="007323B0">
            <w:pPr>
              <w:rPr>
                <w:ins w:id="4396" w:author="John Clevenger" w:date="2022-12-15T16:38:00Z"/>
              </w:rPr>
            </w:pPr>
            <w:ins w:id="4397" w:author="John Clevenger" w:date="2022-12-15T16:38:00Z">
              <w:r w:rsidRPr="00A35D85">
                <w:t>Runs</w:t>
              </w:r>
            </w:ins>
          </w:p>
        </w:tc>
        <w:tc>
          <w:tcPr>
            <w:tcW w:w="6732" w:type="dxa"/>
          </w:tcPr>
          <w:p w14:paraId="7628CBB9" w14:textId="77777777" w:rsidR="008E55F3" w:rsidRPr="00A35D85" w:rsidRDefault="008E55F3" w:rsidP="007323B0">
            <w:pPr>
              <w:rPr>
                <w:ins w:id="4398" w:author="John Clevenger" w:date="2022-12-15T16:38:00Z"/>
              </w:rPr>
            </w:pPr>
            <w:ins w:id="4399" w:author="John Clevenger" w:date="2022-12-15T16:38:00Z">
              <w:r>
                <w:t>List of runs, with run#, run state, team #, team name, whether judgment sent to team and details on each judgment</w:t>
              </w:r>
            </w:ins>
          </w:p>
        </w:tc>
      </w:tr>
      <w:tr w:rsidR="008E55F3" w14:paraId="20F2CD6A" w14:textId="77777777" w:rsidTr="007323B0">
        <w:trPr>
          <w:cantSplit/>
          <w:trHeight w:val="285"/>
          <w:jc w:val="center"/>
          <w:ins w:id="4400" w:author="John Clevenger" w:date="2022-12-15T16:38:00Z"/>
        </w:trPr>
        <w:tc>
          <w:tcPr>
            <w:tcW w:w="3420" w:type="dxa"/>
          </w:tcPr>
          <w:p w14:paraId="5B7B1A61" w14:textId="77777777" w:rsidR="008E55F3" w:rsidRPr="00A35D85" w:rsidRDefault="008E55F3" w:rsidP="007323B0">
            <w:pPr>
              <w:rPr>
                <w:ins w:id="4401" w:author="John Clevenger" w:date="2022-12-15T16:38:00Z"/>
              </w:rPr>
            </w:pPr>
            <w:ins w:id="4402" w:author="John Clevenger" w:date="2022-12-15T16:38:00Z">
              <w:r w:rsidRPr="00A35D85">
                <w:t>Runs (Version 8 content and format</w:t>
              </w:r>
              <w:r>
                <w:rPr>
                  <w:rStyle w:val="FootnoteReference"/>
                </w:rPr>
                <w:footnoteReference w:id="44"/>
              </w:r>
              <w:r w:rsidRPr="00A35D85">
                <w:t>)</w:t>
              </w:r>
            </w:ins>
          </w:p>
        </w:tc>
        <w:tc>
          <w:tcPr>
            <w:tcW w:w="6732" w:type="dxa"/>
          </w:tcPr>
          <w:p w14:paraId="1CAFD7B4" w14:textId="77777777" w:rsidR="008E55F3" w:rsidRPr="00A35D85" w:rsidRDefault="008E55F3" w:rsidP="007323B0">
            <w:pPr>
              <w:rPr>
                <w:ins w:id="4405" w:author="John Clevenger" w:date="2022-12-15T16:38:00Z"/>
              </w:rPr>
            </w:pPr>
            <w:ins w:id="4406" w:author="John Clevenger" w:date="2022-12-15T16:38:00Z">
              <w:r>
                <w:t>List of runs with detail (see below)</w:t>
              </w:r>
            </w:ins>
          </w:p>
        </w:tc>
      </w:tr>
      <w:tr w:rsidR="008E55F3" w14:paraId="3F19C1F1" w14:textId="77777777" w:rsidTr="007323B0">
        <w:trPr>
          <w:cantSplit/>
          <w:trHeight w:val="285"/>
          <w:jc w:val="center"/>
          <w:ins w:id="4407" w:author="John Clevenger" w:date="2022-12-15T16:38:00Z"/>
        </w:trPr>
        <w:tc>
          <w:tcPr>
            <w:tcW w:w="3420" w:type="dxa"/>
          </w:tcPr>
          <w:p w14:paraId="1DBF17C1" w14:textId="77777777" w:rsidR="008E55F3" w:rsidRPr="00A35D85" w:rsidRDefault="008E55F3" w:rsidP="007323B0">
            <w:pPr>
              <w:rPr>
                <w:ins w:id="4408" w:author="John Clevenger" w:date="2022-12-15T16:38:00Z"/>
              </w:rPr>
            </w:pPr>
            <w:ins w:id="4409" w:author="John Clevenger" w:date="2022-12-15T16:38:00Z">
              <w:r w:rsidRPr="00A35D85">
                <w:t>Runs grouped by team</w:t>
              </w:r>
            </w:ins>
          </w:p>
        </w:tc>
        <w:tc>
          <w:tcPr>
            <w:tcW w:w="6732" w:type="dxa"/>
          </w:tcPr>
          <w:p w14:paraId="46FEFC16" w14:textId="77777777" w:rsidR="008E55F3" w:rsidRPr="00A35D85" w:rsidRDefault="008E55F3" w:rsidP="007323B0">
            <w:pPr>
              <w:rPr>
                <w:ins w:id="4410" w:author="John Clevenger" w:date="2022-12-15T16:38:00Z"/>
              </w:rPr>
            </w:pPr>
            <w:ins w:id="4411" w:author="John Clevenger" w:date="2022-12-15T16:38:00Z">
              <w:r>
                <w:t>List of runs, grouped by team, then by problem, helpful in calculating scoring.</w:t>
              </w:r>
            </w:ins>
          </w:p>
        </w:tc>
      </w:tr>
      <w:tr w:rsidR="008E55F3" w14:paraId="7842785A" w14:textId="77777777" w:rsidTr="007323B0">
        <w:trPr>
          <w:cantSplit/>
          <w:trHeight w:val="285"/>
          <w:jc w:val="center"/>
          <w:ins w:id="4412" w:author="John Clevenger" w:date="2022-12-15T16:38:00Z"/>
        </w:trPr>
        <w:tc>
          <w:tcPr>
            <w:tcW w:w="3420" w:type="dxa"/>
          </w:tcPr>
          <w:p w14:paraId="5A320E3F" w14:textId="77777777" w:rsidR="008E55F3" w:rsidRPr="00A35D85" w:rsidRDefault="008E55F3" w:rsidP="007323B0">
            <w:pPr>
              <w:rPr>
                <w:ins w:id="4413" w:author="John Clevenger" w:date="2022-12-15T16:38:00Z"/>
              </w:rPr>
            </w:pPr>
            <w:ins w:id="4414" w:author="John Clevenger" w:date="2022-12-15T16:38:00Z">
              <w:r w:rsidRPr="00A35D85">
                <w:t>Solutions By Problem</w:t>
              </w:r>
            </w:ins>
          </w:p>
        </w:tc>
        <w:tc>
          <w:tcPr>
            <w:tcW w:w="6732" w:type="dxa"/>
          </w:tcPr>
          <w:p w14:paraId="4D595C9B" w14:textId="77777777" w:rsidR="008E55F3" w:rsidRPr="00A35D85" w:rsidRDefault="008E55F3" w:rsidP="007323B0">
            <w:pPr>
              <w:rPr>
                <w:ins w:id="4415" w:author="John Clevenger" w:date="2022-12-15T16:38:00Z"/>
              </w:rPr>
            </w:pPr>
            <w:ins w:id="4416" w:author="John Clevenger" w:date="2022-12-15T16:38:00Z">
              <w:r>
                <w:t xml:space="preserve">For each problem show number of </w:t>
              </w:r>
              <w:proofErr w:type="gramStart"/>
              <w:r>
                <w:t>run</w:t>
              </w:r>
              <w:proofErr w:type="gramEnd"/>
              <w:r>
                <w:t xml:space="preserve"> with No, Yes, and percentage correct</w:t>
              </w:r>
            </w:ins>
          </w:p>
        </w:tc>
      </w:tr>
      <w:tr w:rsidR="008E55F3" w14:paraId="33EE96FF" w14:textId="77777777" w:rsidTr="007323B0">
        <w:trPr>
          <w:cantSplit/>
          <w:trHeight w:val="285"/>
          <w:jc w:val="center"/>
          <w:ins w:id="4417" w:author="John Clevenger" w:date="2022-12-15T16:38:00Z"/>
        </w:trPr>
        <w:tc>
          <w:tcPr>
            <w:tcW w:w="3420" w:type="dxa"/>
          </w:tcPr>
          <w:p w14:paraId="291010EE" w14:textId="77777777" w:rsidR="008E55F3" w:rsidRPr="00A35D85" w:rsidRDefault="008E55F3" w:rsidP="007323B0">
            <w:pPr>
              <w:rPr>
                <w:ins w:id="4418" w:author="John Clevenger" w:date="2022-12-15T16:38:00Z"/>
              </w:rPr>
            </w:pPr>
            <w:ins w:id="4419" w:author="John Clevenger" w:date="2022-12-15T16:38:00Z">
              <w:r w:rsidRPr="00A35D85">
                <w:t xml:space="preserve">Standings XML </w:t>
              </w:r>
            </w:ins>
          </w:p>
        </w:tc>
        <w:tc>
          <w:tcPr>
            <w:tcW w:w="6732" w:type="dxa"/>
          </w:tcPr>
          <w:p w14:paraId="6866343A" w14:textId="77777777" w:rsidR="008E55F3" w:rsidRPr="00A35D85" w:rsidRDefault="008E55F3" w:rsidP="007323B0">
            <w:pPr>
              <w:rPr>
                <w:ins w:id="4420" w:author="John Clevenger" w:date="2022-12-15T16:38:00Z"/>
              </w:rPr>
            </w:pPr>
            <w:ins w:id="4421" w:author="John Clevenger" w:date="2022-12-15T16:38:00Z">
              <w:r>
                <w:t>Standings in XML format</w:t>
              </w:r>
            </w:ins>
          </w:p>
        </w:tc>
      </w:tr>
      <w:tr w:rsidR="008E55F3" w14:paraId="5B020AA1" w14:textId="77777777" w:rsidTr="007323B0">
        <w:trPr>
          <w:cantSplit/>
          <w:trHeight w:val="285"/>
          <w:jc w:val="center"/>
          <w:ins w:id="4422" w:author="John Clevenger" w:date="2022-12-15T16:38:00Z"/>
        </w:trPr>
        <w:tc>
          <w:tcPr>
            <w:tcW w:w="3420" w:type="dxa"/>
          </w:tcPr>
          <w:p w14:paraId="63238D20" w14:textId="77777777" w:rsidR="008E55F3" w:rsidRPr="00A35D85" w:rsidRDefault="008E55F3" w:rsidP="007323B0">
            <w:pPr>
              <w:rPr>
                <w:ins w:id="4423" w:author="John Clevenger" w:date="2022-12-15T16:38:00Z"/>
              </w:rPr>
            </w:pPr>
            <w:ins w:id="4424" w:author="John Clevenger" w:date="2022-12-15T16:38:00Z">
              <w:r w:rsidRPr="00A35D85">
                <w:t>Submissions by Language</w:t>
              </w:r>
            </w:ins>
          </w:p>
        </w:tc>
        <w:tc>
          <w:tcPr>
            <w:tcW w:w="6732" w:type="dxa"/>
          </w:tcPr>
          <w:p w14:paraId="65E9F251" w14:textId="77777777" w:rsidR="008E55F3" w:rsidRPr="00A35D85" w:rsidRDefault="008E55F3" w:rsidP="007323B0">
            <w:pPr>
              <w:rPr>
                <w:ins w:id="4425" w:author="John Clevenger" w:date="2022-12-15T16:38:00Z"/>
              </w:rPr>
            </w:pPr>
            <w:ins w:id="4426" w:author="John Clevenger" w:date="2022-12-15T16:38:00Z">
              <w:r>
                <w:t>A summary of how many teams used which languages.</w:t>
              </w:r>
            </w:ins>
          </w:p>
        </w:tc>
      </w:tr>
      <w:bookmarkEnd w:id="4212"/>
    </w:tbl>
    <w:p w14:paraId="4266AE4A" w14:textId="01B5C78F" w:rsidR="008E55F3" w:rsidRDefault="008E55F3">
      <w:pPr>
        <w:spacing w:before="240"/>
        <w:ind w:firstLine="720"/>
        <w:jc w:val="both"/>
        <w:rPr>
          <w:ins w:id="4427" w:author="John Clevenger" w:date="2022-12-15T16:37:00Z"/>
        </w:rPr>
      </w:pPr>
    </w:p>
    <w:p w14:paraId="35B56203" w14:textId="0F383A1B" w:rsidR="008E55F3" w:rsidRDefault="008E55F3">
      <w:pPr>
        <w:spacing w:before="240"/>
        <w:ind w:firstLine="720"/>
        <w:jc w:val="both"/>
        <w:rPr>
          <w:ins w:id="4428" w:author="John Clevenger" w:date="2022-12-15T16:37:00Z"/>
        </w:rPr>
      </w:pPr>
    </w:p>
    <w:p w14:paraId="7B19D5DA" w14:textId="77777777" w:rsidR="008E55F3" w:rsidRPr="00C0404A" w:rsidRDefault="008E55F3">
      <w:pPr>
        <w:spacing w:before="240"/>
        <w:ind w:firstLine="720"/>
        <w:jc w:val="both"/>
      </w:pPr>
    </w:p>
    <w:p w14:paraId="31E3D693" w14:textId="0DA885C3" w:rsidR="00C0404A" w:rsidRPr="00C0404A" w:rsidDel="008E55F3" w:rsidRDefault="00C0404A" w:rsidP="004E14CD">
      <w:pPr>
        <w:pStyle w:val="Heading3"/>
        <w:rPr>
          <w:del w:id="4429" w:author="John Clevenger" w:date="2022-12-15T16:32:00Z"/>
        </w:rPr>
      </w:pPr>
      <w:del w:id="4430" w:author="John Clevenger" w:date="2022-12-15T16:32:00Z">
        <w:r w:rsidDel="008E55F3">
          <w:delText>Automatic Generation of Reports at End of Contest</w:delText>
        </w:r>
      </w:del>
    </w:p>
    <w:p w14:paraId="0CAB823F" w14:textId="547EA8D0" w:rsidR="006E5AAC" w:rsidDel="008E55F3" w:rsidRDefault="00C0404A">
      <w:pPr>
        <w:spacing w:before="240"/>
        <w:ind w:firstLine="720"/>
        <w:jc w:val="both"/>
        <w:rPr>
          <w:del w:id="4431" w:author="John Clevenger" w:date="2022-12-15T16:32:00Z"/>
        </w:rPr>
      </w:pPr>
      <w:del w:id="4432" w:author="John Clevenger" w:date="2022-12-15T16:32:00Z">
        <w:r w:rsidDel="008E55F3">
          <w:delText>When a server is shut</w:delText>
        </w:r>
        <w:r w:rsidR="005741C7" w:rsidDel="008E55F3">
          <w:delText xml:space="preserve"> </w:delText>
        </w:r>
        <w:r w:rsidDel="008E55F3">
          <w:delText xml:space="preserve">down and there are less than 30 minutes remaining in the contest, </w:delText>
        </w:r>
        <w:r w:rsidR="005741C7" w:rsidDel="008E55F3">
          <w:delText>the following</w:delText>
        </w:r>
        <w:r w:rsidDel="008E55F3">
          <w:delText xml:space="preserve"> reports will be automatically generated in the reports directory.</w:delText>
        </w:r>
      </w:del>
    </w:p>
    <w:p w14:paraId="2AB0713F" w14:textId="77777777" w:rsidR="00481474" w:rsidRDefault="00481474"/>
    <w:tbl>
      <w:tblPr>
        <w:tblW w:w="10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Change w:id="4433" w:author="John Clevenger" w:date="2022-12-15T16:35:00Z">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PrChange>
      </w:tblPr>
      <w:tblGrid>
        <w:gridCol w:w="3370"/>
        <w:gridCol w:w="6750"/>
        <w:tblGridChange w:id="4434">
          <w:tblGrid>
            <w:gridCol w:w="3276"/>
            <w:gridCol w:w="94"/>
            <w:gridCol w:w="6681"/>
            <w:gridCol w:w="69"/>
          </w:tblGrid>
        </w:tblGridChange>
      </w:tblGrid>
      <w:tr w:rsidR="00A35D85" w:rsidDel="008E55F3" w14:paraId="28BCC49D" w14:textId="25F60BCD" w:rsidTr="008E55F3">
        <w:trPr>
          <w:cantSplit/>
          <w:tblHeader/>
          <w:jc w:val="center"/>
          <w:del w:id="4435" w:author="John Clevenger" w:date="2022-12-15T16:34:00Z"/>
          <w:trPrChange w:id="4436" w:author="John Clevenger" w:date="2022-12-15T16:35:00Z">
            <w:trPr>
              <w:gridAfter w:val="0"/>
              <w:wAfter w:w="101" w:type="dxa"/>
              <w:cantSplit/>
              <w:tblHeader/>
              <w:jc w:val="center"/>
            </w:trPr>
          </w:trPrChange>
        </w:trPr>
        <w:tc>
          <w:tcPr>
            <w:tcW w:w="3370" w:type="dxa"/>
            <w:tcBorders>
              <w:top w:val="single" w:sz="4" w:space="0" w:color="auto"/>
              <w:left w:val="single" w:sz="4" w:space="0" w:color="auto"/>
              <w:bottom w:val="single" w:sz="18" w:space="0" w:color="auto"/>
              <w:right w:val="single" w:sz="4" w:space="0" w:color="auto"/>
            </w:tcBorders>
            <w:shd w:val="clear" w:color="auto" w:fill="FFFFFF"/>
            <w:tcPrChange w:id="4437" w:author="John Clevenger" w:date="2022-12-15T16:35:00Z">
              <w:tcPr>
                <w:tcW w:w="3276" w:type="dxa"/>
                <w:tcBorders>
                  <w:top w:val="single" w:sz="4" w:space="0" w:color="auto"/>
                  <w:left w:val="single" w:sz="4" w:space="0" w:color="auto"/>
                  <w:bottom w:val="single" w:sz="18" w:space="0" w:color="auto"/>
                  <w:right w:val="single" w:sz="4" w:space="0" w:color="auto"/>
                </w:tcBorders>
                <w:shd w:val="clear" w:color="auto" w:fill="FFFFFF"/>
              </w:tcPr>
            </w:tcPrChange>
          </w:tcPr>
          <w:p w14:paraId="55AC8957" w14:textId="02254803" w:rsidR="00A35D85" w:rsidRPr="00A35D85" w:rsidDel="008E55F3" w:rsidRDefault="00A35D85">
            <w:pPr>
              <w:pStyle w:val="Heading2"/>
              <w:rPr>
                <w:del w:id="4438" w:author="John Clevenger" w:date="2022-12-15T16:34:00Z"/>
              </w:rPr>
              <w:pPrChange w:id="4439" w:author="John Clevenger" w:date="2022-12-15T16:37:00Z">
                <w:pPr/>
              </w:pPrChange>
            </w:pPr>
            <w:del w:id="4440" w:author="John Clevenger" w:date="2022-12-15T16:34:00Z">
              <w:r w:rsidDel="008E55F3">
                <w:delText>Report</w:delText>
              </w:r>
              <w:bookmarkStart w:id="4441" w:name="_Toc122082039"/>
              <w:bookmarkStart w:id="4442" w:name="_Toc122186237"/>
              <w:bookmarkStart w:id="4443" w:name="_Toc132120934"/>
              <w:bookmarkEnd w:id="4441"/>
              <w:bookmarkEnd w:id="4442"/>
              <w:bookmarkEnd w:id="4443"/>
            </w:del>
          </w:p>
        </w:tc>
        <w:tc>
          <w:tcPr>
            <w:tcW w:w="6750" w:type="dxa"/>
            <w:tcBorders>
              <w:top w:val="single" w:sz="4" w:space="0" w:color="auto"/>
              <w:left w:val="single" w:sz="4" w:space="0" w:color="auto"/>
              <w:bottom w:val="single" w:sz="18" w:space="0" w:color="auto"/>
              <w:right w:val="single" w:sz="4" w:space="0" w:color="auto"/>
            </w:tcBorders>
            <w:shd w:val="clear" w:color="auto" w:fill="FFFFFF"/>
            <w:tcPrChange w:id="4444" w:author="John Clevenger" w:date="2022-12-15T16:35:00Z">
              <w:tcPr>
                <w:tcW w:w="6775" w:type="dxa"/>
                <w:gridSpan w:val="2"/>
                <w:tcBorders>
                  <w:top w:val="single" w:sz="4" w:space="0" w:color="auto"/>
                  <w:left w:val="single" w:sz="4" w:space="0" w:color="auto"/>
                  <w:bottom w:val="single" w:sz="18" w:space="0" w:color="auto"/>
                  <w:right w:val="single" w:sz="4" w:space="0" w:color="auto"/>
                </w:tcBorders>
                <w:shd w:val="clear" w:color="auto" w:fill="FFFFFF"/>
              </w:tcPr>
            </w:tcPrChange>
          </w:tcPr>
          <w:p w14:paraId="571DAE83" w14:textId="4F0C4D15" w:rsidR="00A35D85" w:rsidDel="008E55F3" w:rsidRDefault="00A35D85">
            <w:pPr>
              <w:pStyle w:val="Heading2"/>
              <w:rPr>
                <w:del w:id="4445" w:author="John Clevenger" w:date="2022-12-15T16:34:00Z"/>
              </w:rPr>
              <w:pPrChange w:id="4446" w:author="John Clevenger" w:date="2022-12-15T16:37:00Z">
                <w:pPr/>
              </w:pPrChange>
            </w:pPr>
            <w:del w:id="4447" w:author="John Clevenger" w:date="2022-12-15T16:34:00Z">
              <w:r w:rsidDel="008E55F3">
                <w:delText xml:space="preserve">Description </w:delText>
              </w:r>
              <w:bookmarkStart w:id="4448" w:name="_Toc122082040"/>
              <w:bookmarkStart w:id="4449" w:name="_Toc122186238"/>
              <w:bookmarkStart w:id="4450" w:name="_Toc132120935"/>
              <w:bookmarkEnd w:id="4448"/>
              <w:bookmarkEnd w:id="4449"/>
              <w:bookmarkEnd w:id="4450"/>
            </w:del>
          </w:p>
        </w:tc>
        <w:bookmarkStart w:id="4451" w:name="_Toc122082041"/>
        <w:bookmarkStart w:id="4452" w:name="_Toc122186239"/>
        <w:bookmarkStart w:id="4453" w:name="_Toc132120936"/>
        <w:bookmarkEnd w:id="4451"/>
        <w:bookmarkEnd w:id="4452"/>
        <w:bookmarkEnd w:id="4453"/>
      </w:tr>
      <w:tr w:rsidR="00A35D85" w:rsidDel="008E55F3" w14:paraId="3E74D6BB" w14:textId="6370F400" w:rsidTr="008E55F3">
        <w:trPr>
          <w:cantSplit/>
          <w:trHeight w:val="285"/>
          <w:jc w:val="center"/>
          <w:del w:id="4454" w:author="John Clevenger" w:date="2022-12-15T16:34:00Z"/>
          <w:trPrChange w:id="4455" w:author="John Clevenger" w:date="2022-12-15T16:35:00Z">
            <w:trPr>
              <w:gridAfter w:val="0"/>
              <w:wAfter w:w="101" w:type="dxa"/>
              <w:cantSplit/>
              <w:trHeight w:val="285"/>
              <w:jc w:val="center"/>
            </w:trPr>
          </w:trPrChange>
        </w:trPr>
        <w:tc>
          <w:tcPr>
            <w:tcW w:w="3370" w:type="dxa"/>
            <w:tcBorders>
              <w:bottom w:val="single" w:sz="4" w:space="0" w:color="auto"/>
            </w:tcBorders>
            <w:tcPrChange w:id="4456" w:author="John Clevenger" w:date="2022-12-15T16:35:00Z">
              <w:tcPr>
                <w:tcW w:w="3276" w:type="dxa"/>
                <w:tcBorders>
                  <w:bottom w:val="single" w:sz="4" w:space="0" w:color="auto"/>
                </w:tcBorders>
              </w:tcPr>
            </w:tcPrChange>
          </w:tcPr>
          <w:p w14:paraId="6CCF7986" w14:textId="18E3F2E3" w:rsidR="00A35D85" w:rsidRPr="00A35D85" w:rsidDel="008E55F3" w:rsidRDefault="00A35D85">
            <w:pPr>
              <w:pStyle w:val="Heading2"/>
              <w:rPr>
                <w:del w:id="4457" w:author="John Clevenger" w:date="2022-12-15T16:34:00Z"/>
              </w:rPr>
              <w:pPrChange w:id="4458" w:author="John Clevenger" w:date="2022-12-15T16:37:00Z">
                <w:pPr/>
              </w:pPrChange>
            </w:pPr>
            <w:del w:id="4459" w:author="John Clevenger" w:date="2022-12-15T16:34:00Z">
              <w:r w:rsidRPr="00A35D85" w:rsidDel="008E55F3">
                <w:delText>Account Permissions Report</w:delText>
              </w:r>
              <w:bookmarkStart w:id="4460" w:name="_Toc122082042"/>
              <w:bookmarkStart w:id="4461" w:name="_Toc122186240"/>
              <w:bookmarkStart w:id="4462" w:name="_Toc132120937"/>
              <w:bookmarkEnd w:id="4460"/>
              <w:bookmarkEnd w:id="4461"/>
              <w:bookmarkEnd w:id="4462"/>
            </w:del>
          </w:p>
        </w:tc>
        <w:tc>
          <w:tcPr>
            <w:tcW w:w="6750" w:type="dxa"/>
            <w:tcBorders>
              <w:bottom w:val="single" w:sz="4" w:space="0" w:color="auto"/>
            </w:tcBorders>
            <w:tcPrChange w:id="4463" w:author="John Clevenger" w:date="2022-12-15T16:35:00Z">
              <w:tcPr>
                <w:tcW w:w="6775" w:type="dxa"/>
                <w:gridSpan w:val="2"/>
                <w:tcBorders>
                  <w:bottom w:val="single" w:sz="4" w:space="0" w:color="auto"/>
                </w:tcBorders>
              </w:tcPr>
            </w:tcPrChange>
          </w:tcPr>
          <w:p w14:paraId="6E75F640" w14:textId="4E385DBD" w:rsidR="00A35D85" w:rsidRPr="00A35D85" w:rsidDel="008E55F3" w:rsidRDefault="00A35D85">
            <w:pPr>
              <w:pStyle w:val="Heading2"/>
              <w:rPr>
                <w:del w:id="4464" w:author="John Clevenger" w:date="2022-12-15T16:34:00Z"/>
              </w:rPr>
              <w:pPrChange w:id="4465" w:author="John Clevenger" w:date="2022-12-15T16:37:00Z">
                <w:pPr/>
              </w:pPrChange>
            </w:pPr>
            <w:del w:id="4466" w:author="John Clevenger" w:date="2022-12-15T16:34:00Z">
              <w:r w:rsidDel="008E55F3">
                <w:delText>For each client list their Permissions/Abilities</w:delText>
              </w:r>
              <w:bookmarkStart w:id="4467" w:name="_Toc122082043"/>
              <w:bookmarkStart w:id="4468" w:name="_Toc122186241"/>
              <w:bookmarkStart w:id="4469" w:name="_Toc132120938"/>
              <w:bookmarkEnd w:id="4467"/>
              <w:bookmarkEnd w:id="4468"/>
              <w:bookmarkEnd w:id="4469"/>
            </w:del>
          </w:p>
        </w:tc>
        <w:bookmarkStart w:id="4470" w:name="_Toc122082044"/>
        <w:bookmarkStart w:id="4471" w:name="_Toc122186242"/>
        <w:bookmarkStart w:id="4472" w:name="_Toc132120939"/>
        <w:bookmarkEnd w:id="4470"/>
        <w:bookmarkEnd w:id="4471"/>
        <w:bookmarkEnd w:id="4472"/>
      </w:tr>
      <w:tr w:rsidR="00A35D85" w:rsidDel="008E55F3" w14:paraId="52E29D9F" w14:textId="04826C45" w:rsidTr="008E55F3">
        <w:trPr>
          <w:cantSplit/>
          <w:trHeight w:val="285"/>
          <w:jc w:val="center"/>
          <w:del w:id="4473" w:author="John Clevenger" w:date="2022-12-15T16:34:00Z"/>
          <w:trPrChange w:id="4474" w:author="John Clevenger" w:date="2022-12-15T16:35:00Z">
            <w:trPr>
              <w:gridAfter w:val="0"/>
              <w:wAfter w:w="101" w:type="dxa"/>
              <w:cantSplit/>
              <w:trHeight w:val="285"/>
              <w:jc w:val="center"/>
            </w:trPr>
          </w:trPrChange>
        </w:trPr>
        <w:tc>
          <w:tcPr>
            <w:tcW w:w="3370" w:type="dxa"/>
            <w:tcBorders>
              <w:bottom w:val="single" w:sz="4" w:space="0" w:color="auto"/>
            </w:tcBorders>
            <w:tcPrChange w:id="4475" w:author="John Clevenger" w:date="2022-12-15T16:35:00Z">
              <w:tcPr>
                <w:tcW w:w="3276" w:type="dxa"/>
                <w:tcBorders>
                  <w:bottom w:val="single" w:sz="4" w:space="0" w:color="auto"/>
                </w:tcBorders>
              </w:tcPr>
            </w:tcPrChange>
          </w:tcPr>
          <w:p w14:paraId="235EA9EA" w14:textId="5BC4888F" w:rsidR="00A35D85" w:rsidRPr="00A35D85" w:rsidDel="008E55F3" w:rsidRDefault="00A35D85">
            <w:pPr>
              <w:pStyle w:val="Heading2"/>
              <w:rPr>
                <w:del w:id="4476" w:author="John Clevenger" w:date="2022-12-15T16:34:00Z"/>
              </w:rPr>
              <w:pPrChange w:id="4477" w:author="John Clevenger" w:date="2022-12-15T16:37:00Z">
                <w:pPr/>
              </w:pPrChange>
            </w:pPr>
            <w:del w:id="4478" w:author="John Clevenger" w:date="2022-12-15T16:34:00Z">
              <w:r w:rsidRPr="00A35D85" w:rsidDel="008E55F3">
                <w:delText>Accounts</w:delText>
              </w:r>
              <w:bookmarkStart w:id="4479" w:name="_Toc122082045"/>
              <w:bookmarkStart w:id="4480" w:name="_Toc122186243"/>
              <w:bookmarkStart w:id="4481" w:name="_Toc132120940"/>
              <w:bookmarkEnd w:id="4479"/>
              <w:bookmarkEnd w:id="4480"/>
              <w:bookmarkEnd w:id="4481"/>
            </w:del>
          </w:p>
        </w:tc>
        <w:tc>
          <w:tcPr>
            <w:tcW w:w="6750" w:type="dxa"/>
            <w:tcBorders>
              <w:bottom w:val="single" w:sz="4" w:space="0" w:color="auto"/>
            </w:tcBorders>
            <w:tcPrChange w:id="4482" w:author="John Clevenger" w:date="2022-12-15T16:35:00Z">
              <w:tcPr>
                <w:tcW w:w="6775" w:type="dxa"/>
                <w:gridSpan w:val="2"/>
                <w:tcBorders>
                  <w:bottom w:val="single" w:sz="4" w:space="0" w:color="auto"/>
                </w:tcBorders>
              </w:tcPr>
            </w:tcPrChange>
          </w:tcPr>
          <w:p w14:paraId="01A931A8" w14:textId="2DC548B1" w:rsidR="00A35D85" w:rsidRPr="00A35D85" w:rsidDel="008E55F3" w:rsidRDefault="00A35D85">
            <w:pPr>
              <w:pStyle w:val="Heading2"/>
              <w:rPr>
                <w:del w:id="4483" w:author="John Clevenger" w:date="2022-12-15T16:34:00Z"/>
              </w:rPr>
              <w:pPrChange w:id="4484" w:author="John Clevenger" w:date="2022-12-15T16:37:00Z">
                <w:pPr/>
              </w:pPrChange>
            </w:pPr>
            <w:del w:id="4485" w:author="John Clevenger" w:date="2022-12-15T16:34:00Z">
              <w:r w:rsidDel="008E55F3">
                <w:delText>List summary of accounts per site, and individual accounts sites, logins, passwords.</w:delText>
              </w:r>
              <w:bookmarkStart w:id="4486" w:name="_Toc122082046"/>
              <w:bookmarkStart w:id="4487" w:name="_Toc122186244"/>
              <w:bookmarkStart w:id="4488" w:name="_Toc132120941"/>
              <w:bookmarkEnd w:id="4486"/>
              <w:bookmarkEnd w:id="4487"/>
              <w:bookmarkEnd w:id="4488"/>
            </w:del>
          </w:p>
        </w:tc>
        <w:bookmarkStart w:id="4489" w:name="_Toc122082047"/>
        <w:bookmarkStart w:id="4490" w:name="_Toc122186245"/>
        <w:bookmarkStart w:id="4491" w:name="_Toc132120942"/>
        <w:bookmarkEnd w:id="4489"/>
        <w:bookmarkEnd w:id="4490"/>
        <w:bookmarkEnd w:id="4491"/>
      </w:tr>
      <w:tr w:rsidR="008E55F3" w:rsidDel="008E55F3" w14:paraId="6609BE30" w14:textId="77777777" w:rsidTr="008E55F3">
        <w:trPr>
          <w:cantSplit/>
          <w:trHeight w:val="285"/>
          <w:jc w:val="center"/>
          <w:del w:id="4492" w:author="John Clevenger" w:date="2022-12-15T16:33:00Z"/>
        </w:trPr>
        <w:tc>
          <w:tcPr>
            <w:tcW w:w="3370" w:type="dxa"/>
            <w:tcBorders>
              <w:top w:val="single" w:sz="4" w:space="0" w:color="auto"/>
            </w:tcBorders>
          </w:tcPr>
          <w:p w14:paraId="5AC5C151" w14:textId="646FE4B6" w:rsidR="00A35D85" w:rsidRPr="00A35D85" w:rsidDel="008E55F3" w:rsidRDefault="00A35D85">
            <w:pPr>
              <w:pStyle w:val="Heading2"/>
              <w:rPr>
                <w:del w:id="4493" w:author="John Clevenger" w:date="2022-12-15T16:33:00Z"/>
              </w:rPr>
              <w:pPrChange w:id="4494" w:author="John Clevenger" w:date="2022-12-15T16:37:00Z">
                <w:pPr/>
              </w:pPrChange>
            </w:pPr>
            <w:del w:id="4495" w:author="John Clevenger" w:date="2022-12-15T16:33:00Z">
              <w:r w:rsidRPr="00A35D85" w:rsidDel="008E55F3">
                <w:delText>All Reports</w:delText>
              </w:r>
              <w:bookmarkStart w:id="4496" w:name="_Toc122082048"/>
              <w:bookmarkStart w:id="4497" w:name="_Toc122186246"/>
              <w:bookmarkStart w:id="4498" w:name="_Toc132120943"/>
              <w:bookmarkEnd w:id="4496"/>
              <w:bookmarkEnd w:id="4497"/>
              <w:bookmarkEnd w:id="4498"/>
            </w:del>
          </w:p>
        </w:tc>
        <w:tc>
          <w:tcPr>
            <w:tcW w:w="6750" w:type="dxa"/>
            <w:tcBorders>
              <w:top w:val="single" w:sz="4" w:space="0" w:color="auto"/>
            </w:tcBorders>
          </w:tcPr>
          <w:p w14:paraId="6F961C96" w14:textId="720E8608" w:rsidR="00A35D85" w:rsidRPr="00A35D85" w:rsidDel="008E55F3" w:rsidRDefault="00A35D85">
            <w:pPr>
              <w:pStyle w:val="Heading2"/>
              <w:rPr>
                <w:del w:id="4499" w:author="John Clevenger" w:date="2022-12-15T16:33:00Z"/>
              </w:rPr>
              <w:pPrChange w:id="4500" w:author="John Clevenger" w:date="2022-12-15T16:37:00Z">
                <w:pPr/>
              </w:pPrChange>
            </w:pPr>
            <w:del w:id="4501" w:author="John Clevenger" w:date="2022-12-15T16:33:00Z">
              <w:r w:rsidDel="008E55F3">
                <w:delText>List contents of all reports</w:delText>
              </w:r>
              <w:bookmarkStart w:id="4502" w:name="_Toc122082049"/>
              <w:bookmarkStart w:id="4503" w:name="_Toc122186247"/>
              <w:bookmarkStart w:id="4504" w:name="_Toc132120944"/>
              <w:bookmarkEnd w:id="4502"/>
              <w:bookmarkEnd w:id="4503"/>
              <w:bookmarkEnd w:id="4504"/>
            </w:del>
          </w:p>
        </w:tc>
        <w:bookmarkStart w:id="4505" w:name="_Toc122082050"/>
        <w:bookmarkStart w:id="4506" w:name="_Toc122186248"/>
        <w:bookmarkStart w:id="4507" w:name="_Toc132120945"/>
        <w:bookmarkEnd w:id="4505"/>
        <w:bookmarkEnd w:id="4506"/>
        <w:bookmarkEnd w:id="4507"/>
      </w:tr>
      <w:tr w:rsidR="008E55F3" w:rsidDel="008E55F3" w14:paraId="24B47A6A" w14:textId="79CD2F79" w:rsidTr="008E55F3">
        <w:trPr>
          <w:cantSplit/>
          <w:trHeight w:val="285"/>
          <w:jc w:val="center"/>
          <w:del w:id="4508" w:author="John Clevenger" w:date="2022-12-15T16:33:00Z"/>
        </w:trPr>
        <w:tc>
          <w:tcPr>
            <w:tcW w:w="3370" w:type="dxa"/>
          </w:tcPr>
          <w:p w14:paraId="0B5632F4" w14:textId="30CF26BF" w:rsidR="00A35D85" w:rsidRPr="00A35D85" w:rsidDel="008E55F3" w:rsidRDefault="00A35D85">
            <w:pPr>
              <w:pStyle w:val="Heading2"/>
              <w:rPr>
                <w:del w:id="4509" w:author="John Clevenger" w:date="2022-12-15T16:33:00Z"/>
              </w:rPr>
              <w:pPrChange w:id="4510" w:author="John Clevenger" w:date="2022-12-15T16:37:00Z">
                <w:pPr/>
              </w:pPrChange>
            </w:pPr>
            <w:del w:id="4511" w:author="John Clevenger" w:date="2022-12-15T16:33:00Z">
              <w:r w:rsidRPr="00A35D85" w:rsidDel="008E55F3">
                <w:delText>Balloons Delivery</w:delText>
              </w:r>
              <w:bookmarkStart w:id="4512" w:name="_Toc122082051"/>
              <w:bookmarkStart w:id="4513" w:name="_Toc122186249"/>
              <w:bookmarkStart w:id="4514" w:name="_Toc132120946"/>
              <w:bookmarkEnd w:id="4512"/>
              <w:bookmarkEnd w:id="4513"/>
              <w:bookmarkEnd w:id="4514"/>
            </w:del>
          </w:p>
        </w:tc>
        <w:tc>
          <w:tcPr>
            <w:tcW w:w="6750" w:type="dxa"/>
          </w:tcPr>
          <w:p w14:paraId="04ED752A" w14:textId="3D36C916" w:rsidR="00A35D85" w:rsidRPr="00A35D85" w:rsidDel="008E55F3" w:rsidRDefault="00801CB2">
            <w:pPr>
              <w:pStyle w:val="Heading2"/>
              <w:rPr>
                <w:del w:id="4515" w:author="John Clevenger" w:date="2022-12-15T16:33:00Z"/>
              </w:rPr>
              <w:pPrChange w:id="4516" w:author="John Clevenger" w:date="2022-12-15T16:37:00Z">
                <w:pPr/>
              </w:pPrChange>
            </w:pPr>
            <w:del w:id="4517" w:author="John Clevenger" w:date="2022-12-15T16:33:00Z">
              <w:r w:rsidDel="008E55F3">
                <w:delText>List of all balloon deliveries by team, by problem and time of delivery</w:delText>
              </w:r>
              <w:bookmarkStart w:id="4518" w:name="_Toc122082052"/>
              <w:bookmarkStart w:id="4519" w:name="_Toc122186250"/>
              <w:bookmarkStart w:id="4520" w:name="_Toc132120947"/>
              <w:bookmarkEnd w:id="4518"/>
              <w:bookmarkEnd w:id="4519"/>
              <w:bookmarkEnd w:id="4520"/>
            </w:del>
          </w:p>
        </w:tc>
        <w:bookmarkStart w:id="4521" w:name="_Toc122082053"/>
        <w:bookmarkStart w:id="4522" w:name="_Toc122186251"/>
        <w:bookmarkStart w:id="4523" w:name="_Toc132120948"/>
        <w:bookmarkEnd w:id="4521"/>
        <w:bookmarkEnd w:id="4522"/>
        <w:bookmarkEnd w:id="4523"/>
      </w:tr>
      <w:tr w:rsidR="008E55F3" w:rsidDel="008E55F3" w14:paraId="3F485BE0" w14:textId="064B3C66" w:rsidTr="008E55F3">
        <w:trPr>
          <w:cantSplit/>
          <w:trHeight w:val="285"/>
          <w:jc w:val="center"/>
          <w:del w:id="4524" w:author="John Clevenger" w:date="2022-12-15T16:33:00Z"/>
        </w:trPr>
        <w:tc>
          <w:tcPr>
            <w:tcW w:w="3370" w:type="dxa"/>
          </w:tcPr>
          <w:p w14:paraId="3AC90A27" w14:textId="43831455" w:rsidR="00A35D85" w:rsidRPr="00A35D85" w:rsidDel="008E55F3" w:rsidRDefault="00A35D85">
            <w:pPr>
              <w:pStyle w:val="Heading2"/>
              <w:rPr>
                <w:del w:id="4525" w:author="John Clevenger" w:date="2022-12-15T16:33:00Z"/>
              </w:rPr>
              <w:pPrChange w:id="4526" w:author="John Clevenger" w:date="2022-12-15T16:37:00Z">
                <w:pPr/>
              </w:pPrChange>
            </w:pPr>
            <w:del w:id="4527" w:author="John Clevenger" w:date="2022-12-15T16:33:00Z">
              <w:r w:rsidRPr="00A35D85" w:rsidDel="008E55F3">
                <w:delText>Balloons Summary</w:delText>
              </w:r>
              <w:bookmarkStart w:id="4528" w:name="_Toc122082054"/>
              <w:bookmarkStart w:id="4529" w:name="_Toc122186252"/>
              <w:bookmarkStart w:id="4530" w:name="_Toc132120949"/>
              <w:bookmarkEnd w:id="4528"/>
              <w:bookmarkEnd w:id="4529"/>
              <w:bookmarkEnd w:id="4530"/>
            </w:del>
          </w:p>
        </w:tc>
        <w:tc>
          <w:tcPr>
            <w:tcW w:w="6750" w:type="dxa"/>
          </w:tcPr>
          <w:p w14:paraId="4D97453F" w14:textId="75242278" w:rsidR="00A35D85" w:rsidRPr="00A35D85" w:rsidDel="008E55F3" w:rsidRDefault="00A35D85">
            <w:pPr>
              <w:pStyle w:val="Heading2"/>
              <w:rPr>
                <w:del w:id="4531" w:author="John Clevenger" w:date="2022-12-15T16:33:00Z"/>
              </w:rPr>
              <w:pPrChange w:id="4532" w:author="John Clevenger" w:date="2022-12-15T16:37:00Z">
                <w:pPr/>
              </w:pPrChange>
            </w:pPr>
            <w:del w:id="4533" w:author="John Clevenger" w:date="2022-12-15T16:33:00Z">
              <w:r w:rsidDel="008E55F3">
                <w:delText>List summary of which teams should have which color balloons.</w:delText>
              </w:r>
              <w:bookmarkStart w:id="4534" w:name="_Toc122082055"/>
              <w:bookmarkStart w:id="4535" w:name="_Toc122186253"/>
              <w:bookmarkStart w:id="4536" w:name="_Toc132120950"/>
              <w:bookmarkEnd w:id="4534"/>
              <w:bookmarkEnd w:id="4535"/>
              <w:bookmarkEnd w:id="4536"/>
            </w:del>
          </w:p>
        </w:tc>
        <w:bookmarkStart w:id="4537" w:name="_Toc122082056"/>
        <w:bookmarkStart w:id="4538" w:name="_Toc122186254"/>
        <w:bookmarkStart w:id="4539" w:name="_Toc132120951"/>
        <w:bookmarkEnd w:id="4537"/>
        <w:bookmarkEnd w:id="4538"/>
        <w:bookmarkEnd w:id="4539"/>
      </w:tr>
      <w:tr w:rsidR="008E55F3" w:rsidDel="008E55F3" w14:paraId="7326F6A3" w14:textId="41599995" w:rsidTr="008E55F3">
        <w:trPr>
          <w:cantSplit/>
          <w:trHeight w:val="285"/>
          <w:jc w:val="center"/>
          <w:del w:id="4540" w:author="John Clevenger" w:date="2022-12-15T16:33:00Z"/>
        </w:trPr>
        <w:tc>
          <w:tcPr>
            <w:tcW w:w="3370" w:type="dxa"/>
          </w:tcPr>
          <w:p w14:paraId="55F97FFC" w14:textId="5D484D1C" w:rsidR="00A35D85" w:rsidRPr="00A35D85" w:rsidDel="008E55F3" w:rsidRDefault="00A35D85">
            <w:pPr>
              <w:pStyle w:val="Heading2"/>
              <w:rPr>
                <w:del w:id="4541" w:author="John Clevenger" w:date="2022-12-15T16:33:00Z"/>
              </w:rPr>
              <w:pPrChange w:id="4542" w:author="John Clevenger" w:date="2022-12-15T16:37:00Z">
                <w:pPr/>
              </w:pPrChange>
            </w:pPr>
            <w:del w:id="4543" w:author="John Clevenger" w:date="2022-12-15T16:33:00Z">
              <w:r w:rsidRPr="00A35D85" w:rsidDel="008E55F3">
                <w:delText>Clarifications</w:delText>
              </w:r>
              <w:bookmarkStart w:id="4544" w:name="_Toc122082057"/>
              <w:bookmarkStart w:id="4545" w:name="_Toc122186255"/>
              <w:bookmarkStart w:id="4546" w:name="_Toc132120952"/>
              <w:bookmarkEnd w:id="4544"/>
              <w:bookmarkEnd w:id="4545"/>
              <w:bookmarkEnd w:id="4546"/>
            </w:del>
          </w:p>
        </w:tc>
        <w:tc>
          <w:tcPr>
            <w:tcW w:w="6750" w:type="dxa"/>
          </w:tcPr>
          <w:p w14:paraId="5FAFB7B1" w14:textId="0BDD3C29" w:rsidR="00A35D85" w:rsidRPr="00A35D85" w:rsidDel="008E55F3" w:rsidRDefault="00A35D85">
            <w:pPr>
              <w:pStyle w:val="Heading2"/>
              <w:rPr>
                <w:del w:id="4547" w:author="John Clevenger" w:date="2022-12-15T16:33:00Z"/>
              </w:rPr>
              <w:pPrChange w:id="4548" w:author="John Clevenger" w:date="2022-12-15T16:37:00Z">
                <w:pPr/>
              </w:pPrChange>
            </w:pPr>
            <w:del w:id="4549" w:author="John Clevenger" w:date="2022-12-15T16:33:00Z">
              <w:r w:rsidDel="008E55F3">
                <w:delText>List all clarifications</w:delText>
              </w:r>
              <w:bookmarkStart w:id="4550" w:name="_Toc122082058"/>
              <w:bookmarkStart w:id="4551" w:name="_Toc122186256"/>
              <w:bookmarkStart w:id="4552" w:name="_Toc132120953"/>
              <w:bookmarkEnd w:id="4550"/>
              <w:bookmarkEnd w:id="4551"/>
              <w:bookmarkEnd w:id="4552"/>
            </w:del>
          </w:p>
        </w:tc>
        <w:bookmarkStart w:id="4553" w:name="_Toc122082059"/>
        <w:bookmarkStart w:id="4554" w:name="_Toc122186257"/>
        <w:bookmarkStart w:id="4555" w:name="_Toc132120954"/>
        <w:bookmarkEnd w:id="4553"/>
        <w:bookmarkEnd w:id="4554"/>
        <w:bookmarkEnd w:id="4555"/>
      </w:tr>
      <w:tr w:rsidR="008E55F3" w:rsidDel="008E55F3" w14:paraId="7A397D96" w14:textId="40D02F6E" w:rsidTr="008E55F3">
        <w:trPr>
          <w:cantSplit/>
          <w:trHeight w:val="285"/>
          <w:jc w:val="center"/>
          <w:del w:id="4556" w:author="John Clevenger" w:date="2022-12-15T16:33:00Z"/>
        </w:trPr>
        <w:tc>
          <w:tcPr>
            <w:tcW w:w="3370" w:type="dxa"/>
          </w:tcPr>
          <w:p w14:paraId="38D0B64A" w14:textId="38B78C42" w:rsidR="00A35D85" w:rsidRPr="00A35D85" w:rsidDel="008E55F3" w:rsidRDefault="00A35D85">
            <w:pPr>
              <w:pStyle w:val="Heading2"/>
              <w:rPr>
                <w:del w:id="4557" w:author="John Clevenger" w:date="2022-12-15T16:33:00Z"/>
              </w:rPr>
              <w:pPrChange w:id="4558" w:author="John Clevenger" w:date="2022-12-15T16:37:00Z">
                <w:pPr/>
              </w:pPrChange>
            </w:pPr>
            <w:del w:id="4559" w:author="John Clevenger" w:date="2022-12-15T16:33:00Z">
              <w:r w:rsidRPr="00A35D85" w:rsidDel="008E55F3">
                <w:delText>Client Settings</w:delText>
              </w:r>
              <w:bookmarkStart w:id="4560" w:name="_Toc122082060"/>
              <w:bookmarkStart w:id="4561" w:name="_Toc122186258"/>
              <w:bookmarkStart w:id="4562" w:name="_Toc132120955"/>
              <w:bookmarkEnd w:id="4560"/>
              <w:bookmarkEnd w:id="4561"/>
              <w:bookmarkEnd w:id="4562"/>
            </w:del>
          </w:p>
        </w:tc>
        <w:tc>
          <w:tcPr>
            <w:tcW w:w="6750" w:type="dxa"/>
          </w:tcPr>
          <w:p w14:paraId="39EDFE17" w14:textId="501B426D" w:rsidR="00A35D85" w:rsidRPr="00A35D85" w:rsidDel="008E55F3" w:rsidRDefault="00A35D85">
            <w:pPr>
              <w:pStyle w:val="Heading2"/>
              <w:rPr>
                <w:del w:id="4563" w:author="John Clevenger" w:date="2022-12-15T16:33:00Z"/>
              </w:rPr>
              <w:pPrChange w:id="4564" w:author="John Clevenger" w:date="2022-12-15T16:37:00Z">
                <w:pPr/>
              </w:pPrChange>
            </w:pPr>
            <w:del w:id="4565" w:author="John Clevenger" w:date="2022-12-15T16:33:00Z">
              <w:r w:rsidDel="008E55F3">
                <w:delText>Various settings like Notification settings</w:delText>
              </w:r>
              <w:bookmarkStart w:id="4566" w:name="_Toc122082061"/>
              <w:bookmarkStart w:id="4567" w:name="_Toc122186259"/>
              <w:bookmarkStart w:id="4568" w:name="_Toc132120956"/>
              <w:bookmarkEnd w:id="4566"/>
              <w:bookmarkEnd w:id="4567"/>
              <w:bookmarkEnd w:id="4568"/>
            </w:del>
          </w:p>
        </w:tc>
        <w:bookmarkStart w:id="4569" w:name="_Toc122082062"/>
        <w:bookmarkStart w:id="4570" w:name="_Toc122186260"/>
        <w:bookmarkStart w:id="4571" w:name="_Toc132120957"/>
        <w:bookmarkEnd w:id="4569"/>
        <w:bookmarkEnd w:id="4570"/>
        <w:bookmarkEnd w:id="4571"/>
      </w:tr>
      <w:tr w:rsidR="008E55F3" w:rsidDel="008E55F3" w14:paraId="7FC2DEAF" w14:textId="76957A34" w:rsidTr="008E55F3">
        <w:trPr>
          <w:cantSplit/>
          <w:trHeight w:val="285"/>
          <w:jc w:val="center"/>
          <w:del w:id="4572" w:author="John Clevenger" w:date="2022-12-15T16:33:00Z"/>
        </w:trPr>
        <w:tc>
          <w:tcPr>
            <w:tcW w:w="3370" w:type="dxa"/>
          </w:tcPr>
          <w:p w14:paraId="0A93DD67" w14:textId="786DDD10" w:rsidR="00A35D85" w:rsidRPr="00A35D85" w:rsidDel="008E55F3" w:rsidRDefault="00A35D85">
            <w:pPr>
              <w:pStyle w:val="Heading2"/>
              <w:rPr>
                <w:del w:id="4573" w:author="John Clevenger" w:date="2022-12-15T16:33:00Z"/>
              </w:rPr>
              <w:pPrChange w:id="4574" w:author="John Clevenger" w:date="2022-12-15T16:37:00Z">
                <w:pPr/>
              </w:pPrChange>
            </w:pPr>
            <w:del w:id="4575" w:author="John Clevenger" w:date="2022-12-15T16:33:00Z">
              <w:r w:rsidRPr="00A35D85" w:rsidDel="008E55F3">
                <w:delText>Contest</w:delText>
              </w:r>
              <w:bookmarkStart w:id="4576" w:name="_Toc122082063"/>
              <w:bookmarkStart w:id="4577" w:name="_Toc122186261"/>
              <w:bookmarkStart w:id="4578" w:name="_Toc132120958"/>
              <w:bookmarkEnd w:id="4576"/>
              <w:bookmarkEnd w:id="4577"/>
              <w:bookmarkEnd w:id="4578"/>
            </w:del>
          </w:p>
        </w:tc>
        <w:tc>
          <w:tcPr>
            <w:tcW w:w="6750" w:type="dxa"/>
          </w:tcPr>
          <w:p w14:paraId="65A18046" w14:textId="433580A8" w:rsidR="00A35D85" w:rsidRPr="00A35D85" w:rsidDel="008E55F3" w:rsidRDefault="00A35D85">
            <w:pPr>
              <w:pStyle w:val="Heading2"/>
              <w:rPr>
                <w:del w:id="4579" w:author="John Clevenger" w:date="2022-12-15T16:33:00Z"/>
              </w:rPr>
              <w:pPrChange w:id="4580" w:author="John Clevenger" w:date="2022-12-15T16:37:00Z">
                <w:pPr/>
              </w:pPrChange>
            </w:pPr>
            <w:del w:id="4581" w:author="John Clevenger" w:date="2022-12-15T16:33:00Z">
              <w:r w:rsidDel="008E55F3">
                <w:delText>Contest settings in XML (work in progress)</w:delText>
              </w:r>
              <w:bookmarkStart w:id="4582" w:name="_Toc122082064"/>
              <w:bookmarkStart w:id="4583" w:name="_Toc122186262"/>
              <w:bookmarkStart w:id="4584" w:name="_Toc132120959"/>
              <w:bookmarkEnd w:id="4582"/>
              <w:bookmarkEnd w:id="4583"/>
              <w:bookmarkEnd w:id="4584"/>
            </w:del>
          </w:p>
        </w:tc>
        <w:bookmarkStart w:id="4585" w:name="_Toc122082065"/>
        <w:bookmarkStart w:id="4586" w:name="_Toc122186263"/>
        <w:bookmarkStart w:id="4587" w:name="_Toc132120960"/>
        <w:bookmarkEnd w:id="4585"/>
        <w:bookmarkEnd w:id="4586"/>
        <w:bookmarkEnd w:id="4587"/>
      </w:tr>
      <w:tr w:rsidR="008E55F3" w:rsidDel="008E55F3" w14:paraId="452EAC1C" w14:textId="77777777" w:rsidTr="008E55F3">
        <w:trPr>
          <w:cantSplit/>
          <w:trHeight w:val="285"/>
          <w:jc w:val="center"/>
          <w:del w:id="4588" w:author="John Clevenger" w:date="2022-12-15T16:33:00Z"/>
        </w:trPr>
        <w:tc>
          <w:tcPr>
            <w:tcW w:w="3370" w:type="dxa"/>
          </w:tcPr>
          <w:p w14:paraId="71E5D6EF" w14:textId="04B32D85" w:rsidR="00A35D85" w:rsidRPr="00A35D85" w:rsidDel="008E55F3" w:rsidRDefault="00A35D85">
            <w:pPr>
              <w:pStyle w:val="Heading2"/>
              <w:rPr>
                <w:del w:id="4589" w:author="John Clevenger" w:date="2022-12-15T16:33:00Z"/>
              </w:rPr>
              <w:pPrChange w:id="4590" w:author="John Clevenger" w:date="2022-12-15T16:37:00Z">
                <w:pPr/>
              </w:pPrChange>
            </w:pPr>
            <w:del w:id="4591" w:author="John Clevenger" w:date="2022-12-15T16:33:00Z">
              <w:r w:rsidRPr="00A35D85" w:rsidDel="008E55F3">
                <w:delText>Contest Analysis</w:delText>
              </w:r>
              <w:bookmarkStart w:id="4592" w:name="_Toc122082066"/>
              <w:bookmarkStart w:id="4593" w:name="_Toc122186264"/>
              <w:bookmarkStart w:id="4594" w:name="_Toc132120961"/>
              <w:bookmarkEnd w:id="4592"/>
              <w:bookmarkEnd w:id="4593"/>
              <w:bookmarkEnd w:id="4594"/>
            </w:del>
          </w:p>
        </w:tc>
        <w:tc>
          <w:tcPr>
            <w:tcW w:w="6750" w:type="dxa"/>
          </w:tcPr>
          <w:p w14:paraId="1973764E" w14:textId="5B236049" w:rsidR="00A35D85" w:rsidRPr="00A35D85" w:rsidDel="008E55F3" w:rsidRDefault="00A35D85">
            <w:pPr>
              <w:pStyle w:val="Heading2"/>
              <w:rPr>
                <w:del w:id="4595" w:author="John Clevenger" w:date="2022-12-15T16:33:00Z"/>
              </w:rPr>
              <w:pPrChange w:id="4596" w:author="John Clevenger" w:date="2022-12-15T16:37:00Z">
                <w:pPr/>
              </w:pPrChange>
            </w:pPr>
            <w:del w:id="4597" w:author="John Clevenger" w:date="2022-12-15T16:33:00Z">
              <w:r w:rsidDel="008E55F3">
                <w:delText>Summary of submissions, unjudged runs, various checks on runs.</w:delText>
              </w:r>
              <w:bookmarkStart w:id="4598" w:name="_Toc122082067"/>
              <w:bookmarkStart w:id="4599" w:name="_Toc122186265"/>
              <w:bookmarkStart w:id="4600" w:name="_Toc132120962"/>
              <w:bookmarkEnd w:id="4598"/>
              <w:bookmarkEnd w:id="4599"/>
              <w:bookmarkEnd w:id="4600"/>
            </w:del>
          </w:p>
        </w:tc>
        <w:bookmarkStart w:id="4601" w:name="_Toc122082068"/>
        <w:bookmarkStart w:id="4602" w:name="_Toc122186266"/>
        <w:bookmarkStart w:id="4603" w:name="_Toc132120963"/>
        <w:bookmarkEnd w:id="4601"/>
        <w:bookmarkEnd w:id="4602"/>
        <w:bookmarkEnd w:id="4603"/>
      </w:tr>
      <w:tr w:rsidR="008E55F3" w:rsidDel="008E55F3" w14:paraId="530AE7C8" w14:textId="77777777" w:rsidTr="008E55F3">
        <w:trPr>
          <w:cantSplit/>
          <w:trHeight w:val="285"/>
          <w:jc w:val="center"/>
          <w:del w:id="4604" w:author="John Clevenger" w:date="2022-12-15T16:33:00Z"/>
        </w:trPr>
        <w:tc>
          <w:tcPr>
            <w:tcW w:w="3370" w:type="dxa"/>
          </w:tcPr>
          <w:p w14:paraId="549F6452" w14:textId="1A6029AE" w:rsidR="00A35D85" w:rsidRPr="00A35D85" w:rsidDel="008E55F3" w:rsidRDefault="00A35D85">
            <w:pPr>
              <w:pStyle w:val="Heading2"/>
              <w:rPr>
                <w:del w:id="4605" w:author="John Clevenger" w:date="2022-12-15T16:33:00Z"/>
              </w:rPr>
              <w:pPrChange w:id="4606" w:author="John Clevenger" w:date="2022-12-15T16:37:00Z">
                <w:pPr/>
              </w:pPrChange>
            </w:pPr>
            <w:del w:id="4607" w:author="John Clevenger" w:date="2022-12-15T16:33:00Z">
              <w:r w:rsidRPr="00A35D85" w:rsidDel="008E55F3">
                <w:delText>Evaluations</w:delText>
              </w:r>
              <w:bookmarkStart w:id="4608" w:name="_Toc122082069"/>
              <w:bookmarkStart w:id="4609" w:name="_Toc122186267"/>
              <w:bookmarkStart w:id="4610" w:name="_Toc132120964"/>
              <w:bookmarkEnd w:id="4608"/>
              <w:bookmarkEnd w:id="4609"/>
              <w:bookmarkEnd w:id="4610"/>
            </w:del>
          </w:p>
        </w:tc>
        <w:tc>
          <w:tcPr>
            <w:tcW w:w="6750" w:type="dxa"/>
          </w:tcPr>
          <w:p w14:paraId="01D885B8" w14:textId="60F483AD" w:rsidR="00A35D85" w:rsidRPr="00A35D85" w:rsidDel="008E55F3" w:rsidRDefault="00A35D85">
            <w:pPr>
              <w:pStyle w:val="Heading2"/>
              <w:rPr>
                <w:del w:id="4611" w:author="John Clevenger" w:date="2022-12-15T16:33:00Z"/>
              </w:rPr>
              <w:pPrChange w:id="4612" w:author="John Clevenger" w:date="2022-12-15T16:37:00Z">
                <w:pPr/>
              </w:pPrChange>
            </w:pPr>
            <w:del w:id="4613" w:author="John Clevenger" w:date="2022-12-15T16:33:00Z">
              <w:r w:rsidDel="008E55F3">
                <w:delText xml:space="preserve">One line per </w:delText>
              </w:r>
              <w:r w:rsidR="0053526D" w:rsidDel="008E55F3">
                <w:delText>judgment</w:delText>
              </w:r>
              <w:r w:rsidDel="008E55F3">
                <w:delText xml:space="preserve"> output</w:delText>
              </w:r>
              <w:bookmarkStart w:id="4614" w:name="_Toc122082070"/>
              <w:bookmarkStart w:id="4615" w:name="_Toc122186268"/>
              <w:bookmarkStart w:id="4616" w:name="_Toc132120965"/>
              <w:bookmarkEnd w:id="4614"/>
              <w:bookmarkEnd w:id="4615"/>
              <w:bookmarkEnd w:id="4616"/>
            </w:del>
          </w:p>
        </w:tc>
        <w:bookmarkStart w:id="4617" w:name="_Toc122082071"/>
        <w:bookmarkStart w:id="4618" w:name="_Toc122186269"/>
        <w:bookmarkStart w:id="4619" w:name="_Toc132120966"/>
        <w:bookmarkEnd w:id="4617"/>
        <w:bookmarkEnd w:id="4618"/>
        <w:bookmarkEnd w:id="4619"/>
      </w:tr>
      <w:tr w:rsidR="008E55F3" w:rsidDel="008E55F3" w14:paraId="1C4B9A7D" w14:textId="77777777" w:rsidTr="008E55F3">
        <w:trPr>
          <w:cantSplit/>
          <w:trHeight w:val="285"/>
          <w:jc w:val="center"/>
          <w:del w:id="4620" w:author="John Clevenger" w:date="2022-12-15T16:33:00Z"/>
        </w:trPr>
        <w:tc>
          <w:tcPr>
            <w:tcW w:w="3370" w:type="dxa"/>
          </w:tcPr>
          <w:p w14:paraId="7AF11ABA" w14:textId="60C2621A" w:rsidR="00A35D85" w:rsidRPr="00A35D85" w:rsidDel="008E55F3" w:rsidRDefault="00A35D85">
            <w:pPr>
              <w:pStyle w:val="Heading2"/>
              <w:rPr>
                <w:del w:id="4621" w:author="John Clevenger" w:date="2022-12-15T16:33:00Z"/>
              </w:rPr>
              <w:pPrChange w:id="4622" w:author="John Clevenger" w:date="2022-12-15T16:37:00Z">
                <w:pPr/>
              </w:pPrChange>
            </w:pPr>
            <w:del w:id="4623" w:author="John Clevenger" w:date="2022-12-15T16:33:00Z">
              <w:r w:rsidRPr="00A35D85" w:rsidDel="008E55F3">
                <w:delText>Extract Replay Runs</w:delText>
              </w:r>
              <w:bookmarkStart w:id="4624" w:name="_Toc122082072"/>
              <w:bookmarkStart w:id="4625" w:name="_Toc122186270"/>
              <w:bookmarkStart w:id="4626" w:name="_Toc132120967"/>
              <w:bookmarkEnd w:id="4624"/>
              <w:bookmarkEnd w:id="4625"/>
              <w:bookmarkEnd w:id="4626"/>
            </w:del>
          </w:p>
        </w:tc>
        <w:tc>
          <w:tcPr>
            <w:tcW w:w="6750" w:type="dxa"/>
          </w:tcPr>
          <w:p w14:paraId="0E9B56DF" w14:textId="07A51E7E" w:rsidR="00A35D85" w:rsidRPr="00A35D85" w:rsidDel="008E55F3" w:rsidRDefault="00BF0BFB">
            <w:pPr>
              <w:pStyle w:val="Heading2"/>
              <w:rPr>
                <w:del w:id="4627" w:author="John Clevenger" w:date="2022-12-15T16:33:00Z"/>
              </w:rPr>
              <w:pPrChange w:id="4628" w:author="John Clevenger" w:date="2022-12-15T16:37:00Z">
                <w:pPr/>
              </w:pPrChange>
            </w:pPr>
            <w:del w:id="4629" w:author="John Clevenger" w:date="2022-12-15T16:33:00Z">
              <w:r w:rsidDel="008E55F3">
                <w:delText>Files extracted used with Replay feature</w:delText>
              </w:r>
              <w:bookmarkStart w:id="4630" w:name="_Toc122082073"/>
              <w:bookmarkStart w:id="4631" w:name="_Toc122186271"/>
              <w:bookmarkStart w:id="4632" w:name="_Toc132120968"/>
              <w:bookmarkEnd w:id="4630"/>
              <w:bookmarkEnd w:id="4631"/>
              <w:bookmarkEnd w:id="4632"/>
            </w:del>
          </w:p>
        </w:tc>
        <w:bookmarkStart w:id="4633" w:name="_Toc122082074"/>
        <w:bookmarkStart w:id="4634" w:name="_Toc122186272"/>
        <w:bookmarkStart w:id="4635" w:name="_Toc132120969"/>
        <w:bookmarkEnd w:id="4633"/>
        <w:bookmarkEnd w:id="4634"/>
        <w:bookmarkEnd w:id="4635"/>
      </w:tr>
      <w:tr w:rsidR="008E55F3" w:rsidDel="008E55F3" w14:paraId="7BFD1C64" w14:textId="77777777" w:rsidTr="008E55F3">
        <w:trPr>
          <w:cantSplit/>
          <w:trHeight w:val="285"/>
          <w:jc w:val="center"/>
          <w:del w:id="4636" w:author="John Clevenger" w:date="2022-12-15T16:33:00Z"/>
        </w:trPr>
        <w:tc>
          <w:tcPr>
            <w:tcW w:w="3370" w:type="dxa"/>
          </w:tcPr>
          <w:p w14:paraId="2497EFC6" w14:textId="3D8441C6" w:rsidR="00A35D85" w:rsidRPr="00A35D85" w:rsidDel="008E55F3" w:rsidRDefault="00A35D85">
            <w:pPr>
              <w:pStyle w:val="Heading2"/>
              <w:rPr>
                <w:del w:id="4637" w:author="John Clevenger" w:date="2022-12-15T16:33:00Z"/>
              </w:rPr>
              <w:pPrChange w:id="4638" w:author="John Clevenger" w:date="2022-12-15T16:37:00Z">
                <w:pPr/>
              </w:pPrChange>
            </w:pPr>
            <w:del w:id="4639" w:author="John Clevenger" w:date="2022-12-15T16:33:00Z">
              <w:r w:rsidRPr="00A35D85" w:rsidDel="008E55F3">
                <w:delText>Fastest Solved by Problem</w:delText>
              </w:r>
              <w:bookmarkStart w:id="4640" w:name="_Toc122082075"/>
              <w:bookmarkStart w:id="4641" w:name="_Toc122186273"/>
              <w:bookmarkStart w:id="4642" w:name="_Toc132120970"/>
              <w:bookmarkEnd w:id="4640"/>
              <w:bookmarkEnd w:id="4641"/>
              <w:bookmarkEnd w:id="4642"/>
            </w:del>
          </w:p>
        </w:tc>
        <w:tc>
          <w:tcPr>
            <w:tcW w:w="6750" w:type="dxa"/>
          </w:tcPr>
          <w:p w14:paraId="73D63C4B" w14:textId="397F2D9E" w:rsidR="00A35D85" w:rsidRPr="00A35D85" w:rsidDel="008E55F3" w:rsidRDefault="00801CB2">
            <w:pPr>
              <w:pStyle w:val="Heading2"/>
              <w:rPr>
                <w:del w:id="4643" w:author="John Clevenger" w:date="2022-12-15T16:33:00Z"/>
              </w:rPr>
              <w:pPrChange w:id="4644" w:author="John Clevenger" w:date="2022-12-15T16:37:00Z">
                <w:pPr/>
              </w:pPrChange>
            </w:pPr>
            <w:del w:id="4645" w:author="John Clevenger" w:date="2022-12-15T16:33:00Z">
              <w:r w:rsidDel="008E55F3">
                <w:delText>List all run solving problems by fastest, by problem, and fastest solution showing rank, elapsed, team name</w:delText>
              </w:r>
              <w:bookmarkStart w:id="4646" w:name="_Toc122082076"/>
              <w:bookmarkStart w:id="4647" w:name="_Toc122186274"/>
              <w:bookmarkStart w:id="4648" w:name="_Toc132120971"/>
              <w:bookmarkEnd w:id="4646"/>
              <w:bookmarkEnd w:id="4647"/>
              <w:bookmarkEnd w:id="4648"/>
            </w:del>
          </w:p>
        </w:tc>
        <w:bookmarkStart w:id="4649" w:name="_Toc122082077"/>
        <w:bookmarkStart w:id="4650" w:name="_Toc122186275"/>
        <w:bookmarkStart w:id="4651" w:name="_Toc132120972"/>
        <w:bookmarkEnd w:id="4649"/>
        <w:bookmarkEnd w:id="4650"/>
        <w:bookmarkEnd w:id="4651"/>
      </w:tr>
      <w:tr w:rsidR="008E55F3" w:rsidDel="008E55F3" w14:paraId="30E2ADC3" w14:textId="77777777" w:rsidTr="008E55F3">
        <w:trPr>
          <w:cantSplit/>
          <w:trHeight w:val="285"/>
          <w:jc w:val="center"/>
          <w:del w:id="4652" w:author="John Clevenger" w:date="2022-12-15T16:33:00Z"/>
        </w:trPr>
        <w:tc>
          <w:tcPr>
            <w:tcW w:w="3370" w:type="dxa"/>
          </w:tcPr>
          <w:p w14:paraId="6C1F823F" w14:textId="77C182DC" w:rsidR="00A35D85" w:rsidRPr="00A35D85" w:rsidDel="008E55F3" w:rsidRDefault="00A35D85">
            <w:pPr>
              <w:pStyle w:val="Heading2"/>
              <w:rPr>
                <w:del w:id="4653" w:author="John Clevenger" w:date="2022-12-15T16:33:00Z"/>
              </w:rPr>
              <w:pPrChange w:id="4654" w:author="John Clevenger" w:date="2022-12-15T16:37:00Z">
                <w:pPr/>
              </w:pPrChange>
            </w:pPr>
            <w:del w:id="4655" w:author="John Clevenger" w:date="2022-12-15T16:33:00Z">
              <w:r w:rsidRPr="00A35D85" w:rsidDel="008E55F3">
                <w:delText>Groups</w:delText>
              </w:r>
              <w:bookmarkStart w:id="4656" w:name="_Toc122082078"/>
              <w:bookmarkStart w:id="4657" w:name="_Toc122186276"/>
              <w:bookmarkStart w:id="4658" w:name="_Toc132120973"/>
              <w:bookmarkEnd w:id="4656"/>
              <w:bookmarkEnd w:id="4657"/>
              <w:bookmarkEnd w:id="4658"/>
            </w:del>
          </w:p>
        </w:tc>
        <w:tc>
          <w:tcPr>
            <w:tcW w:w="6750" w:type="dxa"/>
          </w:tcPr>
          <w:p w14:paraId="0FD49237" w14:textId="2D3361C1" w:rsidR="00A35D85" w:rsidRPr="00A35D85" w:rsidDel="008E55F3" w:rsidRDefault="008203C5">
            <w:pPr>
              <w:pStyle w:val="Heading2"/>
              <w:rPr>
                <w:del w:id="4659" w:author="John Clevenger" w:date="2022-12-15T16:33:00Z"/>
              </w:rPr>
              <w:pPrChange w:id="4660" w:author="John Clevenger" w:date="2022-12-15T16:37:00Z">
                <w:pPr/>
              </w:pPrChange>
            </w:pPr>
            <w:del w:id="4661" w:author="John Clevenger" w:date="2022-12-15T16:33:00Z">
              <w:r w:rsidDel="008E55F3">
                <w:delText>List of Groups (Regions)</w:delText>
              </w:r>
              <w:bookmarkStart w:id="4662" w:name="_Toc122082079"/>
              <w:bookmarkStart w:id="4663" w:name="_Toc122186277"/>
              <w:bookmarkStart w:id="4664" w:name="_Toc132120974"/>
              <w:bookmarkEnd w:id="4662"/>
              <w:bookmarkEnd w:id="4663"/>
              <w:bookmarkEnd w:id="4664"/>
            </w:del>
          </w:p>
        </w:tc>
        <w:bookmarkStart w:id="4665" w:name="_Toc122082080"/>
        <w:bookmarkStart w:id="4666" w:name="_Toc122186278"/>
        <w:bookmarkStart w:id="4667" w:name="_Toc132120975"/>
        <w:bookmarkEnd w:id="4665"/>
        <w:bookmarkEnd w:id="4666"/>
        <w:bookmarkEnd w:id="4667"/>
      </w:tr>
      <w:tr w:rsidR="008E55F3" w:rsidDel="008E55F3" w14:paraId="7D016945" w14:textId="77777777" w:rsidTr="008E55F3">
        <w:trPr>
          <w:cantSplit/>
          <w:trHeight w:val="285"/>
          <w:jc w:val="center"/>
          <w:del w:id="4668" w:author="John Clevenger" w:date="2022-12-15T16:33:00Z"/>
        </w:trPr>
        <w:tc>
          <w:tcPr>
            <w:tcW w:w="3370" w:type="dxa"/>
          </w:tcPr>
          <w:p w14:paraId="5BF9691A" w14:textId="746ECBBF" w:rsidR="00A35D85" w:rsidRPr="00A35D85" w:rsidDel="008E55F3" w:rsidRDefault="00A35D85">
            <w:pPr>
              <w:pStyle w:val="Heading2"/>
              <w:rPr>
                <w:del w:id="4669" w:author="John Clevenger" w:date="2022-12-15T16:33:00Z"/>
              </w:rPr>
              <w:pPrChange w:id="4670" w:author="John Clevenger" w:date="2022-12-15T16:37:00Z">
                <w:pPr/>
              </w:pPrChange>
            </w:pPr>
            <w:del w:id="4671" w:author="John Clevenger" w:date="2022-12-15T16:33:00Z">
              <w:r w:rsidRPr="00A35D85" w:rsidDel="008E55F3">
                <w:delText>Internal Dump</w:delText>
              </w:r>
              <w:bookmarkStart w:id="4672" w:name="_Toc122082081"/>
              <w:bookmarkStart w:id="4673" w:name="_Toc122186279"/>
              <w:bookmarkStart w:id="4674" w:name="_Toc132120976"/>
              <w:bookmarkEnd w:id="4672"/>
              <w:bookmarkEnd w:id="4673"/>
              <w:bookmarkEnd w:id="4674"/>
            </w:del>
          </w:p>
        </w:tc>
        <w:tc>
          <w:tcPr>
            <w:tcW w:w="6750" w:type="dxa"/>
          </w:tcPr>
          <w:p w14:paraId="0A41F1A0" w14:textId="6743FDBE" w:rsidR="00A35D85" w:rsidRPr="00A35D85" w:rsidDel="008E55F3" w:rsidRDefault="005B2398">
            <w:pPr>
              <w:pStyle w:val="Heading2"/>
              <w:rPr>
                <w:del w:id="4675" w:author="John Clevenger" w:date="2022-12-15T16:33:00Z"/>
              </w:rPr>
              <w:pPrChange w:id="4676" w:author="John Clevenger" w:date="2022-12-15T16:37:00Z">
                <w:pPr/>
              </w:pPrChange>
            </w:pPr>
            <w:del w:id="4677" w:author="John Clevenger" w:date="2022-12-15T16:33:00Z">
              <w:r w:rsidDel="008E55F3">
                <w:delText>An internal dump of a bunch of config settings</w:delText>
              </w:r>
              <w:bookmarkStart w:id="4678" w:name="_Toc122082082"/>
              <w:bookmarkStart w:id="4679" w:name="_Toc122186280"/>
              <w:bookmarkStart w:id="4680" w:name="_Toc132120977"/>
              <w:bookmarkEnd w:id="4678"/>
              <w:bookmarkEnd w:id="4679"/>
              <w:bookmarkEnd w:id="4680"/>
            </w:del>
          </w:p>
        </w:tc>
        <w:bookmarkStart w:id="4681" w:name="_Toc122082083"/>
        <w:bookmarkStart w:id="4682" w:name="_Toc122186281"/>
        <w:bookmarkStart w:id="4683" w:name="_Toc132120978"/>
        <w:bookmarkEnd w:id="4681"/>
        <w:bookmarkEnd w:id="4682"/>
        <w:bookmarkEnd w:id="4683"/>
      </w:tr>
      <w:tr w:rsidR="008E55F3" w:rsidDel="008E55F3" w14:paraId="44E3B402" w14:textId="77777777" w:rsidTr="008E55F3">
        <w:trPr>
          <w:cantSplit/>
          <w:trHeight w:val="285"/>
          <w:jc w:val="center"/>
          <w:del w:id="4684" w:author="John Clevenger" w:date="2022-12-15T16:33:00Z"/>
        </w:trPr>
        <w:tc>
          <w:tcPr>
            <w:tcW w:w="3370" w:type="dxa"/>
          </w:tcPr>
          <w:p w14:paraId="75874FBA" w14:textId="3D13F08E" w:rsidR="00A35D85" w:rsidRPr="00A35D85" w:rsidDel="008E55F3" w:rsidRDefault="00A35D85">
            <w:pPr>
              <w:pStyle w:val="Heading2"/>
              <w:rPr>
                <w:del w:id="4685" w:author="John Clevenger" w:date="2022-12-15T16:33:00Z"/>
              </w:rPr>
              <w:pPrChange w:id="4686" w:author="John Clevenger" w:date="2022-12-15T16:37:00Z">
                <w:pPr/>
              </w:pPrChange>
            </w:pPr>
            <w:del w:id="4687" w:author="John Clevenger" w:date="2022-12-15T16:33:00Z">
              <w:r w:rsidRPr="00A35D85" w:rsidDel="008E55F3">
                <w:delText>Judgement Notifications</w:delText>
              </w:r>
              <w:bookmarkStart w:id="4688" w:name="_Toc122082084"/>
              <w:bookmarkStart w:id="4689" w:name="_Toc122186282"/>
              <w:bookmarkStart w:id="4690" w:name="_Toc132120979"/>
              <w:bookmarkEnd w:id="4688"/>
              <w:bookmarkEnd w:id="4689"/>
              <w:bookmarkEnd w:id="4690"/>
            </w:del>
          </w:p>
        </w:tc>
        <w:tc>
          <w:tcPr>
            <w:tcW w:w="6750" w:type="dxa"/>
          </w:tcPr>
          <w:p w14:paraId="630A7D1E" w14:textId="41D0D055" w:rsidR="00A35D85" w:rsidRPr="00A35D85" w:rsidDel="008E55F3" w:rsidRDefault="00C0404A">
            <w:pPr>
              <w:pStyle w:val="Heading2"/>
              <w:rPr>
                <w:del w:id="4691" w:author="John Clevenger" w:date="2022-12-15T16:33:00Z"/>
              </w:rPr>
              <w:pPrChange w:id="4692" w:author="John Clevenger" w:date="2022-12-15T16:37:00Z">
                <w:pPr/>
              </w:pPrChange>
            </w:pPr>
            <w:del w:id="4693" w:author="John Clevenger" w:date="2022-12-15T16:33:00Z">
              <w:r w:rsidDel="008E55F3">
                <w:delText>List (balloon) notifications grouped by problem.</w:delText>
              </w:r>
              <w:bookmarkStart w:id="4694" w:name="_Toc122082085"/>
              <w:bookmarkStart w:id="4695" w:name="_Toc122186283"/>
              <w:bookmarkStart w:id="4696" w:name="_Toc132120980"/>
              <w:bookmarkEnd w:id="4694"/>
              <w:bookmarkEnd w:id="4695"/>
              <w:bookmarkEnd w:id="4696"/>
            </w:del>
          </w:p>
        </w:tc>
        <w:bookmarkStart w:id="4697" w:name="_Toc122082086"/>
        <w:bookmarkStart w:id="4698" w:name="_Toc122186284"/>
        <w:bookmarkStart w:id="4699" w:name="_Toc132120981"/>
        <w:bookmarkEnd w:id="4697"/>
        <w:bookmarkEnd w:id="4698"/>
        <w:bookmarkEnd w:id="4699"/>
      </w:tr>
      <w:tr w:rsidR="008E55F3" w:rsidDel="008E55F3" w14:paraId="5F62200E" w14:textId="77777777" w:rsidTr="008E55F3">
        <w:trPr>
          <w:cantSplit/>
          <w:trHeight w:val="285"/>
          <w:jc w:val="center"/>
          <w:del w:id="4700" w:author="John Clevenger" w:date="2022-12-15T16:33:00Z"/>
        </w:trPr>
        <w:tc>
          <w:tcPr>
            <w:tcW w:w="3370" w:type="dxa"/>
          </w:tcPr>
          <w:p w14:paraId="49C02DAD" w14:textId="5023149E" w:rsidR="00A35D85" w:rsidRPr="00A35D85" w:rsidDel="008E55F3" w:rsidRDefault="00A35D85">
            <w:pPr>
              <w:pStyle w:val="Heading2"/>
              <w:rPr>
                <w:del w:id="4701" w:author="John Clevenger" w:date="2022-12-15T16:33:00Z"/>
              </w:rPr>
              <w:pPrChange w:id="4702" w:author="John Clevenger" w:date="2022-12-15T16:37:00Z">
                <w:pPr/>
              </w:pPrChange>
            </w:pPr>
            <w:del w:id="4703" w:author="John Clevenger" w:date="2022-12-15T16:33:00Z">
              <w:r w:rsidRPr="00A35D85" w:rsidDel="008E55F3">
                <w:delText>Judgements</w:delText>
              </w:r>
              <w:bookmarkStart w:id="4704" w:name="_Toc122082087"/>
              <w:bookmarkStart w:id="4705" w:name="_Toc122186285"/>
              <w:bookmarkStart w:id="4706" w:name="_Toc132120982"/>
              <w:bookmarkEnd w:id="4704"/>
              <w:bookmarkEnd w:id="4705"/>
              <w:bookmarkEnd w:id="4706"/>
            </w:del>
          </w:p>
        </w:tc>
        <w:tc>
          <w:tcPr>
            <w:tcW w:w="6750" w:type="dxa"/>
          </w:tcPr>
          <w:p w14:paraId="6CA512A6" w14:textId="1F8022AC" w:rsidR="00A35D85" w:rsidRPr="00A35D85" w:rsidDel="008E55F3" w:rsidRDefault="00801CB2">
            <w:pPr>
              <w:pStyle w:val="Heading2"/>
              <w:rPr>
                <w:del w:id="4707" w:author="John Clevenger" w:date="2022-12-15T16:33:00Z"/>
              </w:rPr>
              <w:pPrChange w:id="4708" w:author="John Clevenger" w:date="2022-12-15T16:37:00Z">
                <w:pPr/>
              </w:pPrChange>
            </w:pPr>
            <w:del w:id="4709" w:author="John Clevenger" w:date="2022-12-15T16:33:00Z">
              <w:r w:rsidDel="008E55F3">
                <w:delText>List of judgments</w:delText>
              </w:r>
              <w:bookmarkStart w:id="4710" w:name="_Toc122082088"/>
              <w:bookmarkStart w:id="4711" w:name="_Toc122186286"/>
              <w:bookmarkStart w:id="4712" w:name="_Toc132120983"/>
              <w:bookmarkEnd w:id="4710"/>
              <w:bookmarkEnd w:id="4711"/>
              <w:bookmarkEnd w:id="4712"/>
            </w:del>
          </w:p>
        </w:tc>
        <w:bookmarkStart w:id="4713" w:name="_Toc122082089"/>
        <w:bookmarkStart w:id="4714" w:name="_Toc122186287"/>
        <w:bookmarkStart w:id="4715" w:name="_Toc132120984"/>
        <w:bookmarkEnd w:id="4713"/>
        <w:bookmarkEnd w:id="4714"/>
        <w:bookmarkEnd w:id="4715"/>
      </w:tr>
      <w:tr w:rsidR="008E55F3" w:rsidDel="008E55F3" w14:paraId="37811F85" w14:textId="77777777" w:rsidTr="008E55F3">
        <w:trPr>
          <w:cantSplit/>
          <w:trHeight w:val="285"/>
          <w:jc w:val="center"/>
          <w:del w:id="4716" w:author="John Clevenger" w:date="2022-12-15T16:33:00Z"/>
        </w:trPr>
        <w:tc>
          <w:tcPr>
            <w:tcW w:w="3370" w:type="dxa"/>
          </w:tcPr>
          <w:p w14:paraId="2C536516" w14:textId="6DE62BE7" w:rsidR="00A35D85" w:rsidRPr="00A35D85" w:rsidDel="008E55F3" w:rsidRDefault="00A35D85">
            <w:pPr>
              <w:pStyle w:val="Heading2"/>
              <w:rPr>
                <w:del w:id="4717" w:author="John Clevenger" w:date="2022-12-15T16:33:00Z"/>
              </w:rPr>
              <w:pPrChange w:id="4718" w:author="John Clevenger" w:date="2022-12-15T16:37:00Z">
                <w:pPr/>
              </w:pPrChange>
            </w:pPr>
            <w:del w:id="4719" w:author="John Clevenger" w:date="2022-12-15T16:33:00Z">
              <w:r w:rsidRPr="00A35D85" w:rsidDel="008E55F3">
                <w:delText>Languages</w:delText>
              </w:r>
              <w:bookmarkStart w:id="4720" w:name="_Toc122082090"/>
              <w:bookmarkStart w:id="4721" w:name="_Toc122186288"/>
              <w:bookmarkStart w:id="4722" w:name="_Toc132120985"/>
              <w:bookmarkEnd w:id="4720"/>
              <w:bookmarkEnd w:id="4721"/>
              <w:bookmarkEnd w:id="4722"/>
            </w:del>
          </w:p>
        </w:tc>
        <w:tc>
          <w:tcPr>
            <w:tcW w:w="6750" w:type="dxa"/>
          </w:tcPr>
          <w:p w14:paraId="1659D6C2" w14:textId="59F7F80B" w:rsidR="00A35D85" w:rsidRPr="00A35D85" w:rsidDel="008E55F3" w:rsidRDefault="005B2398">
            <w:pPr>
              <w:pStyle w:val="Heading2"/>
              <w:rPr>
                <w:del w:id="4723" w:author="John Clevenger" w:date="2022-12-15T16:33:00Z"/>
              </w:rPr>
              <w:pPrChange w:id="4724" w:author="John Clevenger" w:date="2022-12-15T16:37:00Z">
                <w:pPr/>
              </w:pPrChange>
            </w:pPr>
            <w:del w:id="4725" w:author="John Clevenger" w:date="2022-12-15T16:33:00Z">
              <w:r w:rsidDel="008E55F3">
                <w:delText>List Languages</w:delText>
              </w:r>
              <w:bookmarkStart w:id="4726" w:name="_Toc122082091"/>
              <w:bookmarkStart w:id="4727" w:name="_Toc122186289"/>
              <w:bookmarkStart w:id="4728" w:name="_Toc132120986"/>
              <w:bookmarkEnd w:id="4726"/>
              <w:bookmarkEnd w:id="4727"/>
              <w:bookmarkEnd w:id="4728"/>
            </w:del>
          </w:p>
        </w:tc>
        <w:bookmarkStart w:id="4729" w:name="_Toc122082092"/>
        <w:bookmarkStart w:id="4730" w:name="_Toc122186290"/>
        <w:bookmarkStart w:id="4731" w:name="_Toc132120987"/>
        <w:bookmarkEnd w:id="4729"/>
        <w:bookmarkEnd w:id="4730"/>
        <w:bookmarkEnd w:id="4731"/>
      </w:tr>
      <w:tr w:rsidR="008E55F3" w:rsidDel="008E55F3" w14:paraId="2239CE1F" w14:textId="77777777" w:rsidTr="008E55F3">
        <w:trPr>
          <w:cantSplit/>
          <w:trHeight w:val="285"/>
          <w:jc w:val="center"/>
          <w:del w:id="4732" w:author="John Clevenger" w:date="2022-12-15T16:33:00Z"/>
        </w:trPr>
        <w:tc>
          <w:tcPr>
            <w:tcW w:w="3370" w:type="dxa"/>
          </w:tcPr>
          <w:p w14:paraId="399E1139" w14:textId="4A2FFF84" w:rsidR="00A35D85" w:rsidRPr="00A35D85" w:rsidDel="008E55F3" w:rsidRDefault="00A35D85">
            <w:pPr>
              <w:pStyle w:val="Heading2"/>
              <w:rPr>
                <w:del w:id="4733" w:author="John Clevenger" w:date="2022-12-15T16:33:00Z"/>
              </w:rPr>
              <w:pPrChange w:id="4734" w:author="John Clevenger" w:date="2022-12-15T16:37:00Z">
                <w:pPr/>
              </w:pPrChange>
            </w:pPr>
            <w:del w:id="4735" w:author="John Clevenger" w:date="2022-12-15T16:33:00Z">
              <w:r w:rsidRPr="00A35D85" w:rsidDel="008E55F3">
                <w:delText>Logins</w:delText>
              </w:r>
              <w:bookmarkStart w:id="4736" w:name="_Toc122082093"/>
              <w:bookmarkStart w:id="4737" w:name="_Toc122186291"/>
              <w:bookmarkStart w:id="4738" w:name="_Toc132120988"/>
              <w:bookmarkEnd w:id="4736"/>
              <w:bookmarkEnd w:id="4737"/>
              <w:bookmarkEnd w:id="4738"/>
            </w:del>
          </w:p>
        </w:tc>
        <w:tc>
          <w:tcPr>
            <w:tcW w:w="6750" w:type="dxa"/>
          </w:tcPr>
          <w:p w14:paraId="00078590" w14:textId="3D25F9B2" w:rsidR="00A35D85" w:rsidRPr="00A35D85" w:rsidDel="008E55F3" w:rsidRDefault="005B2398">
            <w:pPr>
              <w:pStyle w:val="Heading2"/>
              <w:rPr>
                <w:del w:id="4739" w:author="John Clevenger" w:date="2022-12-15T16:33:00Z"/>
              </w:rPr>
              <w:pPrChange w:id="4740" w:author="John Clevenger" w:date="2022-12-15T16:37:00Z">
                <w:pPr/>
              </w:pPrChange>
            </w:pPr>
            <w:del w:id="4741" w:author="John Clevenger" w:date="2022-12-15T16:33:00Z">
              <w:r w:rsidDel="008E55F3">
                <w:delText>List who is logged in</w:delText>
              </w:r>
              <w:bookmarkStart w:id="4742" w:name="_Toc122082094"/>
              <w:bookmarkStart w:id="4743" w:name="_Toc122186292"/>
              <w:bookmarkStart w:id="4744" w:name="_Toc132120989"/>
              <w:bookmarkEnd w:id="4742"/>
              <w:bookmarkEnd w:id="4743"/>
              <w:bookmarkEnd w:id="4744"/>
            </w:del>
          </w:p>
        </w:tc>
        <w:bookmarkStart w:id="4745" w:name="_Toc122082095"/>
        <w:bookmarkStart w:id="4746" w:name="_Toc122186293"/>
        <w:bookmarkStart w:id="4747" w:name="_Toc132120990"/>
        <w:bookmarkEnd w:id="4745"/>
        <w:bookmarkEnd w:id="4746"/>
        <w:bookmarkEnd w:id="4747"/>
      </w:tr>
      <w:tr w:rsidR="008E55F3" w:rsidDel="008E55F3" w14:paraId="1C126C52" w14:textId="77777777" w:rsidTr="008E55F3">
        <w:trPr>
          <w:cantSplit/>
          <w:trHeight w:val="285"/>
          <w:jc w:val="center"/>
          <w:del w:id="4748" w:author="John Clevenger" w:date="2022-12-15T16:33:00Z"/>
        </w:trPr>
        <w:tc>
          <w:tcPr>
            <w:tcW w:w="3370" w:type="dxa"/>
          </w:tcPr>
          <w:p w14:paraId="59AC014A" w14:textId="256E4DD1" w:rsidR="00A35D85" w:rsidRPr="00A35D85" w:rsidDel="008E55F3" w:rsidRDefault="00A35D85">
            <w:pPr>
              <w:pStyle w:val="Heading2"/>
              <w:rPr>
                <w:del w:id="4749" w:author="John Clevenger" w:date="2022-12-15T16:33:00Z"/>
              </w:rPr>
              <w:pPrChange w:id="4750" w:author="John Clevenger" w:date="2022-12-15T16:37:00Z">
                <w:pPr/>
              </w:pPrChange>
            </w:pPr>
            <w:del w:id="4751" w:author="John Clevenger" w:date="2022-12-15T16:33:00Z">
              <w:r w:rsidRPr="00A35D85" w:rsidDel="008E55F3">
                <w:delText>Notification Settings</w:delText>
              </w:r>
              <w:bookmarkStart w:id="4752" w:name="_Toc122082096"/>
              <w:bookmarkStart w:id="4753" w:name="_Toc122186294"/>
              <w:bookmarkStart w:id="4754" w:name="_Toc132120991"/>
              <w:bookmarkEnd w:id="4752"/>
              <w:bookmarkEnd w:id="4753"/>
              <w:bookmarkEnd w:id="4754"/>
            </w:del>
          </w:p>
        </w:tc>
        <w:tc>
          <w:tcPr>
            <w:tcW w:w="6750" w:type="dxa"/>
          </w:tcPr>
          <w:p w14:paraId="36BA6088" w14:textId="485FA62F" w:rsidR="00A35D85" w:rsidRPr="00A35D85" w:rsidDel="008E55F3" w:rsidRDefault="00C0404A">
            <w:pPr>
              <w:pStyle w:val="Heading2"/>
              <w:rPr>
                <w:del w:id="4755" w:author="John Clevenger" w:date="2022-12-15T16:33:00Z"/>
              </w:rPr>
              <w:pPrChange w:id="4756" w:author="John Clevenger" w:date="2022-12-15T16:37:00Z">
                <w:pPr/>
              </w:pPrChange>
            </w:pPr>
            <w:del w:id="4757" w:author="John Clevenger" w:date="2022-12-15T16:33:00Z">
              <w:r w:rsidDel="008E55F3">
                <w:delText>List of Notification Settings</w:delText>
              </w:r>
              <w:bookmarkStart w:id="4758" w:name="_Toc122082097"/>
              <w:bookmarkStart w:id="4759" w:name="_Toc122186295"/>
              <w:bookmarkStart w:id="4760" w:name="_Toc132120992"/>
              <w:bookmarkEnd w:id="4758"/>
              <w:bookmarkEnd w:id="4759"/>
              <w:bookmarkEnd w:id="4760"/>
            </w:del>
          </w:p>
        </w:tc>
        <w:bookmarkStart w:id="4761" w:name="_Toc122082098"/>
        <w:bookmarkStart w:id="4762" w:name="_Toc122186296"/>
        <w:bookmarkStart w:id="4763" w:name="_Toc132120993"/>
        <w:bookmarkEnd w:id="4761"/>
        <w:bookmarkEnd w:id="4762"/>
        <w:bookmarkEnd w:id="4763"/>
      </w:tr>
      <w:tr w:rsidR="008E55F3" w:rsidDel="008E55F3" w14:paraId="086ACE78" w14:textId="77777777" w:rsidTr="008E55F3">
        <w:trPr>
          <w:cantSplit/>
          <w:trHeight w:val="285"/>
          <w:jc w:val="center"/>
          <w:del w:id="4764" w:author="John Clevenger" w:date="2022-12-15T16:33:00Z"/>
        </w:trPr>
        <w:tc>
          <w:tcPr>
            <w:tcW w:w="3370" w:type="dxa"/>
          </w:tcPr>
          <w:p w14:paraId="128DFAB0" w14:textId="39E0555F" w:rsidR="00A35D85" w:rsidRPr="00A35D85" w:rsidDel="008E55F3" w:rsidRDefault="00A35D85">
            <w:pPr>
              <w:pStyle w:val="Heading2"/>
              <w:rPr>
                <w:del w:id="4765" w:author="John Clevenger" w:date="2022-12-15T16:33:00Z"/>
              </w:rPr>
              <w:pPrChange w:id="4766" w:author="John Clevenger" w:date="2022-12-15T16:37:00Z">
                <w:pPr/>
              </w:pPrChange>
            </w:pPr>
            <w:del w:id="4767" w:author="John Clevenger" w:date="2022-12-15T16:33:00Z">
              <w:r w:rsidRPr="00A35D85" w:rsidDel="008E55F3">
                <w:delText>Problems</w:delText>
              </w:r>
              <w:bookmarkStart w:id="4768" w:name="_Toc122082099"/>
              <w:bookmarkStart w:id="4769" w:name="_Toc122186297"/>
              <w:bookmarkStart w:id="4770" w:name="_Toc132120994"/>
              <w:bookmarkEnd w:id="4768"/>
              <w:bookmarkEnd w:id="4769"/>
              <w:bookmarkEnd w:id="4770"/>
            </w:del>
          </w:p>
        </w:tc>
        <w:tc>
          <w:tcPr>
            <w:tcW w:w="6750" w:type="dxa"/>
          </w:tcPr>
          <w:p w14:paraId="6BD6EB1B" w14:textId="4A7B8F51" w:rsidR="00A35D85" w:rsidRPr="00A35D85" w:rsidDel="008E55F3" w:rsidRDefault="005B2398">
            <w:pPr>
              <w:pStyle w:val="Heading2"/>
              <w:rPr>
                <w:del w:id="4771" w:author="John Clevenger" w:date="2022-12-15T16:33:00Z"/>
              </w:rPr>
              <w:pPrChange w:id="4772" w:author="John Clevenger" w:date="2022-12-15T16:37:00Z">
                <w:pPr/>
              </w:pPrChange>
            </w:pPr>
            <w:del w:id="4773" w:author="John Clevenger" w:date="2022-12-15T16:33:00Z">
              <w:r w:rsidDel="008E55F3">
                <w:delText>List problems</w:delText>
              </w:r>
              <w:bookmarkStart w:id="4774" w:name="_Toc122082100"/>
              <w:bookmarkStart w:id="4775" w:name="_Toc122186298"/>
              <w:bookmarkStart w:id="4776" w:name="_Toc132120995"/>
              <w:bookmarkEnd w:id="4774"/>
              <w:bookmarkEnd w:id="4775"/>
              <w:bookmarkEnd w:id="4776"/>
            </w:del>
          </w:p>
        </w:tc>
        <w:bookmarkStart w:id="4777" w:name="_Toc122082101"/>
        <w:bookmarkStart w:id="4778" w:name="_Toc122186299"/>
        <w:bookmarkStart w:id="4779" w:name="_Toc132120996"/>
        <w:bookmarkEnd w:id="4777"/>
        <w:bookmarkEnd w:id="4778"/>
        <w:bookmarkEnd w:id="4779"/>
      </w:tr>
      <w:tr w:rsidR="008E55F3" w:rsidDel="008E55F3" w14:paraId="5F1750E3" w14:textId="77777777" w:rsidTr="008E55F3">
        <w:trPr>
          <w:cantSplit/>
          <w:trHeight w:val="285"/>
          <w:jc w:val="center"/>
          <w:del w:id="4780" w:author="John Clevenger" w:date="2022-12-15T16:33:00Z"/>
        </w:trPr>
        <w:tc>
          <w:tcPr>
            <w:tcW w:w="3370" w:type="dxa"/>
          </w:tcPr>
          <w:p w14:paraId="21EB5EF1" w14:textId="5F804104" w:rsidR="00A35D85" w:rsidRPr="00A35D85" w:rsidDel="008E55F3" w:rsidRDefault="00A35D85">
            <w:pPr>
              <w:pStyle w:val="Heading2"/>
              <w:rPr>
                <w:del w:id="4781" w:author="John Clevenger" w:date="2022-12-15T16:33:00Z"/>
              </w:rPr>
              <w:pPrChange w:id="4782" w:author="John Clevenger" w:date="2022-12-15T16:37:00Z">
                <w:pPr/>
              </w:pPrChange>
            </w:pPr>
            <w:del w:id="4783" w:author="John Clevenger" w:date="2022-12-15T16:33:00Z">
              <w:r w:rsidRPr="00A35D85" w:rsidDel="008E55F3">
                <w:delText>Run 5 field</w:delText>
              </w:r>
              <w:bookmarkStart w:id="4784" w:name="_Toc122082102"/>
              <w:bookmarkStart w:id="4785" w:name="_Toc122186300"/>
              <w:bookmarkStart w:id="4786" w:name="_Toc132120997"/>
              <w:bookmarkEnd w:id="4784"/>
              <w:bookmarkEnd w:id="4785"/>
              <w:bookmarkEnd w:id="4786"/>
            </w:del>
          </w:p>
        </w:tc>
        <w:tc>
          <w:tcPr>
            <w:tcW w:w="6750" w:type="dxa"/>
          </w:tcPr>
          <w:p w14:paraId="5DA615D2" w14:textId="5D58EDBF" w:rsidR="00A35D85" w:rsidRPr="00A35D85" w:rsidDel="008E55F3" w:rsidRDefault="005B2398">
            <w:pPr>
              <w:pStyle w:val="Heading2"/>
              <w:rPr>
                <w:del w:id="4787" w:author="John Clevenger" w:date="2022-12-15T16:33:00Z"/>
              </w:rPr>
              <w:pPrChange w:id="4788" w:author="John Clevenger" w:date="2022-12-15T16:37:00Z">
                <w:pPr/>
              </w:pPrChange>
            </w:pPr>
            <w:del w:id="4789" w:author="John Clevenger" w:date="2022-12-15T16:33:00Z">
              <w:r w:rsidDel="008E55F3">
                <w:delText xml:space="preserve">List of runs: run #, team #, problem letter, elapsed time, </w:delText>
              </w:r>
              <w:r w:rsidR="0053526D" w:rsidDel="008E55F3">
                <w:delText>judgment</w:delText>
              </w:r>
              <w:bookmarkStart w:id="4790" w:name="_Toc122082103"/>
              <w:bookmarkStart w:id="4791" w:name="_Toc122186301"/>
              <w:bookmarkStart w:id="4792" w:name="_Toc132120998"/>
              <w:bookmarkEnd w:id="4790"/>
              <w:bookmarkEnd w:id="4791"/>
              <w:bookmarkEnd w:id="4792"/>
            </w:del>
          </w:p>
        </w:tc>
        <w:bookmarkStart w:id="4793" w:name="_Toc122082104"/>
        <w:bookmarkStart w:id="4794" w:name="_Toc122186302"/>
        <w:bookmarkStart w:id="4795" w:name="_Toc132120999"/>
        <w:bookmarkEnd w:id="4793"/>
        <w:bookmarkEnd w:id="4794"/>
        <w:bookmarkEnd w:id="4795"/>
      </w:tr>
      <w:tr w:rsidR="008E55F3" w:rsidDel="008E55F3" w14:paraId="2D13738A" w14:textId="77777777" w:rsidTr="008E55F3">
        <w:trPr>
          <w:cantSplit/>
          <w:trHeight w:val="285"/>
          <w:jc w:val="center"/>
          <w:del w:id="4796" w:author="John Clevenger" w:date="2022-12-15T16:33:00Z"/>
        </w:trPr>
        <w:tc>
          <w:tcPr>
            <w:tcW w:w="3370" w:type="dxa"/>
          </w:tcPr>
          <w:p w14:paraId="60C8AD6E" w14:textId="6EC007F0" w:rsidR="00A35D85" w:rsidRPr="00A35D85" w:rsidDel="008E55F3" w:rsidRDefault="00A35D85">
            <w:pPr>
              <w:pStyle w:val="Heading2"/>
              <w:rPr>
                <w:del w:id="4797" w:author="John Clevenger" w:date="2022-12-15T16:33:00Z"/>
              </w:rPr>
              <w:pPrChange w:id="4798" w:author="John Clevenger" w:date="2022-12-15T16:37:00Z">
                <w:pPr/>
              </w:pPrChange>
            </w:pPr>
            <w:del w:id="4799" w:author="John Clevenger" w:date="2022-12-15T16:33:00Z">
              <w:r w:rsidRPr="00A35D85" w:rsidDel="008E55F3">
                <w:delText>Run Notifications Sent</w:delText>
              </w:r>
              <w:bookmarkStart w:id="4800" w:name="_Toc122082105"/>
              <w:bookmarkStart w:id="4801" w:name="_Toc122186303"/>
              <w:bookmarkStart w:id="4802" w:name="_Toc132121000"/>
              <w:bookmarkEnd w:id="4800"/>
              <w:bookmarkEnd w:id="4801"/>
              <w:bookmarkEnd w:id="4802"/>
            </w:del>
          </w:p>
        </w:tc>
        <w:tc>
          <w:tcPr>
            <w:tcW w:w="6750" w:type="dxa"/>
          </w:tcPr>
          <w:p w14:paraId="0DB24A14" w14:textId="57FD72F4" w:rsidR="00A35D85" w:rsidRPr="00A35D85" w:rsidDel="008E55F3" w:rsidRDefault="00A35D85">
            <w:pPr>
              <w:pStyle w:val="Heading2"/>
              <w:rPr>
                <w:del w:id="4803" w:author="John Clevenger" w:date="2022-12-15T16:33:00Z"/>
              </w:rPr>
              <w:pPrChange w:id="4804" w:author="John Clevenger" w:date="2022-12-15T16:37:00Z">
                <w:pPr/>
              </w:pPrChange>
            </w:pPr>
            <w:bookmarkStart w:id="4805" w:name="_Toc122082106"/>
            <w:bookmarkStart w:id="4806" w:name="_Toc122186304"/>
            <w:bookmarkStart w:id="4807" w:name="_Toc132121001"/>
            <w:bookmarkEnd w:id="4805"/>
            <w:bookmarkEnd w:id="4806"/>
            <w:bookmarkEnd w:id="4807"/>
          </w:p>
        </w:tc>
        <w:bookmarkStart w:id="4808" w:name="_Toc122082107"/>
        <w:bookmarkStart w:id="4809" w:name="_Toc122186305"/>
        <w:bookmarkStart w:id="4810" w:name="_Toc132121002"/>
        <w:bookmarkEnd w:id="4808"/>
        <w:bookmarkEnd w:id="4809"/>
        <w:bookmarkEnd w:id="4810"/>
      </w:tr>
      <w:tr w:rsidR="008E55F3" w:rsidDel="008E55F3" w14:paraId="03F3D904" w14:textId="77777777" w:rsidTr="008E55F3">
        <w:trPr>
          <w:cantSplit/>
          <w:trHeight w:val="285"/>
          <w:jc w:val="center"/>
          <w:del w:id="4811" w:author="John Clevenger" w:date="2022-12-15T16:33:00Z"/>
        </w:trPr>
        <w:tc>
          <w:tcPr>
            <w:tcW w:w="3370" w:type="dxa"/>
          </w:tcPr>
          <w:p w14:paraId="5B5A3508" w14:textId="0B48C7AD" w:rsidR="00A35D85" w:rsidRPr="00A35D85" w:rsidDel="008E55F3" w:rsidRDefault="00A35D85">
            <w:pPr>
              <w:pStyle w:val="Heading2"/>
              <w:rPr>
                <w:del w:id="4812" w:author="John Clevenger" w:date="2022-12-15T16:33:00Z"/>
              </w:rPr>
              <w:pPrChange w:id="4813" w:author="John Clevenger" w:date="2022-12-15T16:37:00Z">
                <w:pPr/>
              </w:pPrChange>
            </w:pPr>
            <w:del w:id="4814" w:author="John Clevenger" w:date="2022-12-15T16:33:00Z">
              <w:r w:rsidRPr="00A35D85" w:rsidDel="008E55F3">
                <w:delText>Runs</w:delText>
              </w:r>
              <w:bookmarkStart w:id="4815" w:name="_Toc122082108"/>
              <w:bookmarkStart w:id="4816" w:name="_Toc122186306"/>
              <w:bookmarkStart w:id="4817" w:name="_Toc132121003"/>
              <w:bookmarkEnd w:id="4815"/>
              <w:bookmarkEnd w:id="4816"/>
              <w:bookmarkEnd w:id="4817"/>
            </w:del>
          </w:p>
        </w:tc>
        <w:tc>
          <w:tcPr>
            <w:tcW w:w="6750" w:type="dxa"/>
          </w:tcPr>
          <w:p w14:paraId="2EB1576A" w14:textId="4F03602F" w:rsidR="005B2398" w:rsidRPr="00A35D85" w:rsidDel="008E55F3" w:rsidRDefault="005B2398">
            <w:pPr>
              <w:pStyle w:val="Heading2"/>
              <w:rPr>
                <w:del w:id="4818" w:author="John Clevenger" w:date="2022-12-15T16:33:00Z"/>
              </w:rPr>
              <w:pPrChange w:id="4819" w:author="John Clevenger" w:date="2022-12-15T16:37:00Z">
                <w:pPr/>
              </w:pPrChange>
            </w:pPr>
            <w:del w:id="4820" w:author="John Clevenger" w:date="2022-12-15T16:33:00Z">
              <w:r w:rsidDel="008E55F3">
                <w:delText xml:space="preserve">List of runs, with run#, run state, team #, team name, whether </w:delText>
              </w:r>
              <w:r w:rsidR="00374E4C" w:rsidDel="008E55F3">
                <w:delText>judgment</w:delText>
              </w:r>
              <w:r w:rsidDel="008E55F3">
                <w:delText xml:space="preserve"> sent to team and details on each </w:delText>
              </w:r>
              <w:r w:rsidR="00374E4C" w:rsidDel="008E55F3">
                <w:delText>judgment</w:delText>
              </w:r>
              <w:bookmarkStart w:id="4821" w:name="_Toc122082109"/>
              <w:bookmarkStart w:id="4822" w:name="_Toc122186307"/>
              <w:bookmarkStart w:id="4823" w:name="_Toc132121004"/>
              <w:bookmarkEnd w:id="4821"/>
              <w:bookmarkEnd w:id="4822"/>
              <w:bookmarkEnd w:id="4823"/>
            </w:del>
          </w:p>
        </w:tc>
        <w:bookmarkStart w:id="4824" w:name="_Toc122082110"/>
        <w:bookmarkStart w:id="4825" w:name="_Toc122186308"/>
        <w:bookmarkStart w:id="4826" w:name="_Toc132121005"/>
        <w:bookmarkEnd w:id="4824"/>
        <w:bookmarkEnd w:id="4825"/>
        <w:bookmarkEnd w:id="4826"/>
      </w:tr>
      <w:tr w:rsidR="008E55F3" w:rsidDel="008E55F3" w14:paraId="3CD928E6" w14:textId="77777777" w:rsidTr="008E55F3">
        <w:trPr>
          <w:cantSplit/>
          <w:trHeight w:val="285"/>
          <w:jc w:val="center"/>
          <w:del w:id="4827" w:author="John Clevenger" w:date="2022-12-15T16:33:00Z"/>
        </w:trPr>
        <w:tc>
          <w:tcPr>
            <w:tcW w:w="3370" w:type="dxa"/>
          </w:tcPr>
          <w:p w14:paraId="336CF6BC" w14:textId="1798FE2A" w:rsidR="00A35D85" w:rsidRPr="00A35D85" w:rsidDel="008E55F3" w:rsidRDefault="00A35D85">
            <w:pPr>
              <w:pStyle w:val="Heading2"/>
              <w:rPr>
                <w:del w:id="4828" w:author="John Clevenger" w:date="2022-12-15T16:33:00Z"/>
              </w:rPr>
              <w:pPrChange w:id="4829" w:author="John Clevenger" w:date="2022-12-15T16:37:00Z">
                <w:pPr/>
              </w:pPrChange>
            </w:pPr>
            <w:del w:id="4830" w:author="John Clevenger" w:date="2022-12-15T16:33:00Z">
              <w:r w:rsidRPr="00A35D85" w:rsidDel="008E55F3">
                <w:delText>Runs (Version 8 content and format</w:delText>
              </w:r>
              <w:r w:rsidR="00801CB2" w:rsidDel="008E55F3">
                <w:rPr>
                  <w:rStyle w:val="FootnoteReference"/>
                </w:rPr>
                <w:footnoteReference w:id="45"/>
              </w:r>
              <w:r w:rsidRPr="00A35D85" w:rsidDel="008E55F3">
                <w:delText>)</w:delText>
              </w:r>
              <w:bookmarkStart w:id="4833" w:name="_Toc122082111"/>
              <w:bookmarkStart w:id="4834" w:name="_Toc122186309"/>
              <w:bookmarkStart w:id="4835" w:name="_Toc132121006"/>
              <w:bookmarkEnd w:id="4833"/>
              <w:bookmarkEnd w:id="4834"/>
              <w:bookmarkEnd w:id="4835"/>
            </w:del>
          </w:p>
        </w:tc>
        <w:tc>
          <w:tcPr>
            <w:tcW w:w="6750" w:type="dxa"/>
          </w:tcPr>
          <w:p w14:paraId="7642627C" w14:textId="430C0811" w:rsidR="00A35D85" w:rsidRPr="00A35D85" w:rsidDel="008E55F3" w:rsidRDefault="00801CB2">
            <w:pPr>
              <w:pStyle w:val="Heading2"/>
              <w:rPr>
                <w:del w:id="4836" w:author="John Clevenger" w:date="2022-12-15T16:33:00Z"/>
              </w:rPr>
              <w:pPrChange w:id="4837" w:author="John Clevenger" w:date="2022-12-15T16:37:00Z">
                <w:pPr/>
              </w:pPrChange>
            </w:pPr>
            <w:del w:id="4838" w:author="John Clevenger" w:date="2022-12-15T16:33:00Z">
              <w:r w:rsidDel="008E55F3">
                <w:delText>List of runs with detail (see below)</w:delText>
              </w:r>
              <w:bookmarkStart w:id="4839" w:name="_Toc122082112"/>
              <w:bookmarkStart w:id="4840" w:name="_Toc122186310"/>
              <w:bookmarkStart w:id="4841" w:name="_Toc132121007"/>
              <w:bookmarkEnd w:id="4839"/>
              <w:bookmarkEnd w:id="4840"/>
              <w:bookmarkEnd w:id="4841"/>
            </w:del>
          </w:p>
        </w:tc>
        <w:bookmarkStart w:id="4842" w:name="_Toc122082113"/>
        <w:bookmarkStart w:id="4843" w:name="_Toc122186311"/>
        <w:bookmarkStart w:id="4844" w:name="_Toc132121008"/>
        <w:bookmarkEnd w:id="4842"/>
        <w:bookmarkEnd w:id="4843"/>
        <w:bookmarkEnd w:id="4844"/>
      </w:tr>
      <w:tr w:rsidR="008E55F3" w:rsidDel="008E55F3" w14:paraId="7202CD1A" w14:textId="77777777" w:rsidTr="008E55F3">
        <w:trPr>
          <w:cantSplit/>
          <w:trHeight w:val="285"/>
          <w:jc w:val="center"/>
          <w:del w:id="4845" w:author="John Clevenger" w:date="2022-12-15T16:33:00Z"/>
        </w:trPr>
        <w:tc>
          <w:tcPr>
            <w:tcW w:w="3370" w:type="dxa"/>
          </w:tcPr>
          <w:p w14:paraId="1EF2E9C3" w14:textId="6F8FA3BC" w:rsidR="00A35D85" w:rsidRPr="00A35D85" w:rsidDel="008E55F3" w:rsidRDefault="00A35D85">
            <w:pPr>
              <w:pStyle w:val="Heading2"/>
              <w:rPr>
                <w:del w:id="4846" w:author="John Clevenger" w:date="2022-12-15T16:33:00Z"/>
              </w:rPr>
              <w:pPrChange w:id="4847" w:author="John Clevenger" w:date="2022-12-15T16:37:00Z">
                <w:pPr/>
              </w:pPrChange>
            </w:pPr>
            <w:del w:id="4848" w:author="John Clevenger" w:date="2022-12-15T16:33:00Z">
              <w:r w:rsidRPr="00A35D85" w:rsidDel="008E55F3">
                <w:delText>Runs grouped by team</w:delText>
              </w:r>
              <w:bookmarkStart w:id="4849" w:name="_Toc122082114"/>
              <w:bookmarkStart w:id="4850" w:name="_Toc122186312"/>
              <w:bookmarkStart w:id="4851" w:name="_Toc132121009"/>
              <w:bookmarkEnd w:id="4849"/>
              <w:bookmarkEnd w:id="4850"/>
              <w:bookmarkEnd w:id="4851"/>
            </w:del>
          </w:p>
        </w:tc>
        <w:tc>
          <w:tcPr>
            <w:tcW w:w="6750" w:type="dxa"/>
          </w:tcPr>
          <w:p w14:paraId="67FEA3E5" w14:textId="5384B0CC" w:rsidR="00A35D85" w:rsidRPr="00A35D85" w:rsidDel="008E55F3" w:rsidRDefault="005B2398">
            <w:pPr>
              <w:pStyle w:val="Heading2"/>
              <w:rPr>
                <w:del w:id="4852" w:author="John Clevenger" w:date="2022-12-15T16:33:00Z"/>
              </w:rPr>
              <w:pPrChange w:id="4853" w:author="John Clevenger" w:date="2022-12-15T16:37:00Z">
                <w:pPr/>
              </w:pPrChange>
            </w:pPr>
            <w:del w:id="4854" w:author="John Clevenger" w:date="2022-12-15T16:33:00Z">
              <w:r w:rsidDel="008E55F3">
                <w:delText>List of runs, grouped by team, then by problem, helpful in calculating scoring.</w:delText>
              </w:r>
              <w:bookmarkStart w:id="4855" w:name="_Toc122082115"/>
              <w:bookmarkStart w:id="4856" w:name="_Toc122186313"/>
              <w:bookmarkStart w:id="4857" w:name="_Toc132121010"/>
              <w:bookmarkEnd w:id="4855"/>
              <w:bookmarkEnd w:id="4856"/>
              <w:bookmarkEnd w:id="4857"/>
            </w:del>
          </w:p>
        </w:tc>
        <w:bookmarkStart w:id="4858" w:name="_Toc122082116"/>
        <w:bookmarkStart w:id="4859" w:name="_Toc122186314"/>
        <w:bookmarkStart w:id="4860" w:name="_Toc132121011"/>
        <w:bookmarkEnd w:id="4858"/>
        <w:bookmarkEnd w:id="4859"/>
        <w:bookmarkEnd w:id="4860"/>
      </w:tr>
      <w:tr w:rsidR="008E55F3" w:rsidDel="008E55F3" w14:paraId="70835E92" w14:textId="77777777" w:rsidTr="008E55F3">
        <w:trPr>
          <w:cantSplit/>
          <w:trHeight w:val="285"/>
          <w:jc w:val="center"/>
          <w:del w:id="4861" w:author="John Clevenger" w:date="2022-12-15T16:35:00Z"/>
        </w:trPr>
        <w:tc>
          <w:tcPr>
            <w:tcW w:w="3370" w:type="dxa"/>
          </w:tcPr>
          <w:p w14:paraId="42A3075B" w14:textId="42F9CAE3" w:rsidR="00A35D85" w:rsidRPr="00A35D85" w:rsidDel="008E55F3" w:rsidRDefault="00A35D85">
            <w:pPr>
              <w:pStyle w:val="Heading2"/>
              <w:rPr>
                <w:del w:id="4862" w:author="John Clevenger" w:date="2022-12-15T16:35:00Z"/>
              </w:rPr>
              <w:pPrChange w:id="4863" w:author="John Clevenger" w:date="2022-12-15T16:37:00Z">
                <w:pPr/>
              </w:pPrChange>
            </w:pPr>
            <w:del w:id="4864" w:author="John Clevenger" w:date="2022-12-15T16:35:00Z">
              <w:r w:rsidRPr="00A35D85" w:rsidDel="008E55F3">
                <w:delText>Solutions By Problem</w:delText>
              </w:r>
              <w:bookmarkStart w:id="4865" w:name="_Toc122082117"/>
              <w:bookmarkStart w:id="4866" w:name="_Toc122186315"/>
              <w:bookmarkStart w:id="4867" w:name="_Toc132121012"/>
              <w:bookmarkEnd w:id="4865"/>
              <w:bookmarkEnd w:id="4866"/>
              <w:bookmarkEnd w:id="4867"/>
            </w:del>
          </w:p>
        </w:tc>
        <w:tc>
          <w:tcPr>
            <w:tcW w:w="6750" w:type="dxa"/>
          </w:tcPr>
          <w:p w14:paraId="035E0C79" w14:textId="03E93D89" w:rsidR="00A35D85" w:rsidRPr="00A35D85" w:rsidDel="008E55F3" w:rsidRDefault="00801CB2">
            <w:pPr>
              <w:pStyle w:val="Heading2"/>
              <w:rPr>
                <w:del w:id="4868" w:author="John Clevenger" w:date="2022-12-15T16:35:00Z"/>
              </w:rPr>
              <w:pPrChange w:id="4869" w:author="John Clevenger" w:date="2022-12-15T16:37:00Z">
                <w:pPr/>
              </w:pPrChange>
            </w:pPr>
            <w:del w:id="4870" w:author="John Clevenger" w:date="2022-12-15T16:35:00Z">
              <w:r w:rsidDel="008E55F3">
                <w:delText>For each problem show number of run with No, Yes, and percentage correct</w:delText>
              </w:r>
              <w:bookmarkStart w:id="4871" w:name="_Toc122082118"/>
              <w:bookmarkStart w:id="4872" w:name="_Toc122186316"/>
              <w:bookmarkStart w:id="4873" w:name="_Toc132121013"/>
              <w:bookmarkEnd w:id="4871"/>
              <w:bookmarkEnd w:id="4872"/>
              <w:bookmarkEnd w:id="4873"/>
            </w:del>
          </w:p>
        </w:tc>
        <w:bookmarkStart w:id="4874" w:name="_Toc122082119"/>
        <w:bookmarkStart w:id="4875" w:name="_Toc122186317"/>
        <w:bookmarkStart w:id="4876" w:name="_Toc132121014"/>
        <w:bookmarkEnd w:id="4874"/>
        <w:bookmarkEnd w:id="4875"/>
        <w:bookmarkEnd w:id="4876"/>
      </w:tr>
      <w:tr w:rsidR="008E55F3" w:rsidDel="008E55F3" w14:paraId="7ACFF841" w14:textId="77777777" w:rsidTr="008E55F3">
        <w:trPr>
          <w:cantSplit/>
          <w:trHeight w:val="285"/>
          <w:jc w:val="center"/>
          <w:del w:id="4877" w:author="John Clevenger" w:date="2022-12-15T16:35:00Z"/>
        </w:trPr>
        <w:tc>
          <w:tcPr>
            <w:tcW w:w="3370" w:type="dxa"/>
          </w:tcPr>
          <w:p w14:paraId="0FDEC9CB" w14:textId="378F772D" w:rsidR="00A35D85" w:rsidRPr="00A35D85" w:rsidDel="008E55F3" w:rsidRDefault="00A35D85">
            <w:pPr>
              <w:pStyle w:val="Heading2"/>
              <w:rPr>
                <w:del w:id="4878" w:author="John Clevenger" w:date="2022-12-15T16:35:00Z"/>
              </w:rPr>
              <w:pPrChange w:id="4879" w:author="John Clevenger" w:date="2022-12-15T16:37:00Z">
                <w:pPr/>
              </w:pPrChange>
            </w:pPr>
            <w:del w:id="4880" w:author="John Clevenger" w:date="2022-12-15T16:35:00Z">
              <w:r w:rsidRPr="00A35D85" w:rsidDel="008E55F3">
                <w:delText xml:space="preserve">Standings XML </w:delText>
              </w:r>
              <w:bookmarkStart w:id="4881" w:name="_Toc122082120"/>
              <w:bookmarkStart w:id="4882" w:name="_Toc122186318"/>
              <w:bookmarkStart w:id="4883" w:name="_Toc132121015"/>
              <w:bookmarkEnd w:id="4881"/>
              <w:bookmarkEnd w:id="4882"/>
              <w:bookmarkEnd w:id="4883"/>
            </w:del>
          </w:p>
        </w:tc>
        <w:tc>
          <w:tcPr>
            <w:tcW w:w="6750" w:type="dxa"/>
          </w:tcPr>
          <w:p w14:paraId="70F02F75" w14:textId="2CA0B15A" w:rsidR="00A35D85" w:rsidRPr="00A35D85" w:rsidDel="008E55F3" w:rsidRDefault="00801CB2">
            <w:pPr>
              <w:pStyle w:val="Heading2"/>
              <w:rPr>
                <w:del w:id="4884" w:author="John Clevenger" w:date="2022-12-15T16:35:00Z"/>
              </w:rPr>
              <w:pPrChange w:id="4885" w:author="John Clevenger" w:date="2022-12-15T16:37:00Z">
                <w:pPr/>
              </w:pPrChange>
            </w:pPr>
            <w:del w:id="4886" w:author="John Clevenger" w:date="2022-12-15T16:35:00Z">
              <w:r w:rsidDel="008E55F3">
                <w:delText>Standings in XML format</w:delText>
              </w:r>
              <w:bookmarkStart w:id="4887" w:name="_Toc122082121"/>
              <w:bookmarkStart w:id="4888" w:name="_Toc122186319"/>
              <w:bookmarkStart w:id="4889" w:name="_Toc132121016"/>
              <w:bookmarkEnd w:id="4887"/>
              <w:bookmarkEnd w:id="4888"/>
              <w:bookmarkEnd w:id="4889"/>
            </w:del>
          </w:p>
        </w:tc>
        <w:bookmarkStart w:id="4890" w:name="_Toc122082122"/>
        <w:bookmarkStart w:id="4891" w:name="_Toc122186320"/>
        <w:bookmarkStart w:id="4892" w:name="_Toc132121017"/>
        <w:bookmarkEnd w:id="4890"/>
        <w:bookmarkEnd w:id="4891"/>
        <w:bookmarkEnd w:id="4892"/>
      </w:tr>
      <w:tr w:rsidR="008E55F3" w:rsidDel="008E55F3" w14:paraId="1773C123" w14:textId="77777777" w:rsidTr="008E55F3">
        <w:trPr>
          <w:cantSplit/>
          <w:trHeight w:val="285"/>
          <w:jc w:val="center"/>
          <w:del w:id="4893" w:author="John Clevenger" w:date="2022-12-15T16:35:00Z"/>
        </w:trPr>
        <w:tc>
          <w:tcPr>
            <w:tcW w:w="3370" w:type="dxa"/>
          </w:tcPr>
          <w:p w14:paraId="0DE81E3B" w14:textId="7594EC38" w:rsidR="00A35D85" w:rsidRPr="00A35D85" w:rsidDel="008E55F3" w:rsidRDefault="00A35D85">
            <w:pPr>
              <w:pStyle w:val="Heading2"/>
              <w:rPr>
                <w:del w:id="4894" w:author="John Clevenger" w:date="2022-12-15T16:35:00Z"/>
              </w:rPr>
              <w:pPrChange w:id="4895" w:author="John Clevenger" w:date="2022-12-15T16:37:00Z">
                <w:pPr/>
              </w:pPrChange>
            </w:pPr>
            <w:del w:id="4896" w:author="John Clevenger" w:date="2022-12-15T16:35:00Z">
              <w:r w:rsidRPr="00A35D85" w:rsidDel="008E55F3">
                <w:delText>Submissions by Language</w:delText>
              </w:r>
              <w:bookmarkStart w:id="4897" w:name="_Toc122082123"/>
              <w:bookmarkStart w:id="4898" w:name="_Toc122186321"/>
              <w:bookmarkStart w:id="4899" w:name="_Toc132121018"/>
              <w:bookmarkEnd w:id="4897"/>
              <w:bookmarkEnd w:id="4898"/>
              <w:bookmarkEnd w:id="4899"/>
            </w:del>
          </w:p>
        </w:tc>
        <w:tc>
          <w:tcPr>
            <w:tcW w:w="6750" w:type="dxa"/>
          </w:tcPr>
          <w:p w14:paraId="1CDC7721" w14:textId="75479F6E" w:rsidR="00A35D85" w:rsidRPr="00A35D85" w:rsidDel="008E55F3" w:rsidRDefault="005B2398">
            <w:pPr>
              <w:pStyle w:val="Heading2"/>
              <w:rPr>
                <w:del w:id="4900" w:author="John Clevenger" w:date="2022-12-15T16:35:00Z"/>
              </w:rPr>
              <w:pPrChange w:id="4901" w:author="John Clevenger" w:date="2022-12-15T16:37:00Z">
                <w:pPr/>
              </w:pPrChange>
            </w:pPr>
            <w:del w:id="4902" w:author="John Clevenger" w:date="2022-12-15T16:35:00Z">
              <w:r w:rsidDel="008E55F3">
                <w:delText>A summary of how many teams used which languages.</w:delText>
              </w:r>
              <w:bookmarkStart w:id="4903" w:name="_Toc122082124"/>
              <w:bookmarkStart w:id="4904" w:name="_Toc122186322"/>
              <w:bookmarkStart w:id="4905" w:name="_Toc132121019"/>
              <w:bookmarkEnd w:id="4903"/>
              <w:bookmarkEnd w:id="4904"/>
              <w:bookmarkEnd w:id="4905"/>
            </w:del>
          </w:p>
        </w:tc>
        <w:bookmarkStart w:id="4906" w:name="_Toc122082125"/>
        <w:bookmarkStart w:id="4907" w:name="_Toc122186323"/>
        <w:bookmarkStart w:id="4908" w:name="_Toc132121020"/>
        <w:bookmarkEnd w:id="4906"/>
        <w:bookmarkEnd w:id="4907"/>
        <w:bookmarkEnd w:id="4908"/>
      </w:tr>
    </w:tbl>
    <w:p w14:paraId="49F08DBD" w14:textId="77777777" w:rsidR="003E2F5E" w:rsidRDefault="003E2F5E" w:rsidP="008E55F3">
      <w:pPr>
        <w:pStyle w:val="Heading2"/>
      </w:pPr>
      <w:bookmarkStart w:id="4909" w:name="_Toc132121021"/>
      <w:r>
        <w:lastRenderedPageBreak/>
        <w:t>Event Feed</w:t>
      </w:r>
      <w:bookmarkEnd w:id="4909"/>
    </w:p>
    <w:p w14:paraId="2C7A78FB" w14:textId="5367CD15"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ins w:id="4910" w:author="John Clevenger" w:date="2022-06-15T16:30:00Z">
        <w:r w:rsidR="00286034">
          <w:fldChar w:fldCharType="begin"/>
        </w:r>
        <w:r w:rsidR="00286034">
          <w:instrText xml:space="preserve"> HYPERLINK "https://ccs-specs.icpc.io/master/ccs_system_requirements" </w:instrText>
        </w:r>
        <w:r w:rsidR="00286034">
          <w:fldChar w:fldCharType="separate"/>
        </w:r>
        <w:r w:rsidR="00286034" w:rsidRPr="00286034">
          <w:rPr>
            <w:rStyle w:val="Hyperlink"/>
          </w:rPr>
          <w:t>https://ccs-specs.icpc.io/master/ccs_system_requirements</w:t>
        </w:r>
        <w:r w:rsidR="00286034">
          <w:fldChar w:fldCharType="end"/>
        </w:r>
      </w:ins>
      <w:del w:id="4911" w:author="John Clevenger" w:date="2022-06-15T16:30:00Z">
        <w:r w:rsidR="00D06049" w:rsidDel="00286034">
          <w:fldChar w:fldCharType="begin"/>
        </w:r>
        <w:r w:rsidR="00D06049" w:rsidDel="00286034">
          <w:delInstrText xml:space="preserve"> HYPERLINK "https://clics.ecs.baylor.edu/index.php/Contest_Control_System" </w:delInstrText>
        </w:r>
        <w:r w:rsidR="00D06049" w:rsidDel="00286034">
          <w:fldChar w:fldCharType="separate"/>
        </w:r>
      </w:del>
      <w:r w:rsidR="005A0BAC">
        <w:rPr>
          <w:b/>
          <w:bCs/>
        </w:rPr>
        <w:t>Error! Hyperlink reference not valid.</w:t>
      </w:r>
      <w:del w:id="4912" w:author="John Clevenger" w:date="2022-06-15T16:30:00Z">
        <w:r w:rsidR="00D06049" w:rsidDel="00286034">
          <w:rPr>
            <w:rStyle w:val="Hyperlink"/>
          </w:rPr>
          <w:fldChar w:fldCharType="end"/>
        </w:r>
      </w:del>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630DD106"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ins w:id="4913" w:author="John Clevenger" w:date="2022-06-15T16:31:00Z">
        <w:r w:rsidR="00286034">
          <w:t xml:space="preserve"> (</w:t>
        </w:r>
      </w:ins>
      <w:del w:id="4914" w:author="John Clevenger" w:date="2022-06-15T16:31:00Z">
        <w:r w:rsidDel="00286034">
          <w:delText xml:space="preserve">, </w:delText>
        </w:r>
      </w:del>
      <w:r>
        <w:t>an interactive tool</w:t>
      </w:r>
      <w:del w:id="4915" w:author="John Clevenger" w:date="2022-06-15T16:31:00Z">
        <w:r w:rsidDel="00286034">
          <w:delText>s</w:delText>
        </w:r>
      </w:del>
      <w:r>
        <w:t xml:space="preserve"> for manag</w:t>
      </w:r>
      <w:ins w:id="4916" w:author="John Clevenger" w:date="2022-06-15T16:31:00Z">
        <w:r w:rsidR="00286034">
          <w:t>ing</w:t>
        </w:r>
      </w:ins>
      <w:del w:id="4917" w:author="John Clevenger" w:date="2022-06-15T16:31:00Z">
        <w:r w:rsidDel="00286034">
          <w:delText>ed</w:delText>
        </w:r>
      </w:del>
      <w:r>
        <w:t xml:space="preserve"> balloons during a contest</w:t>
      </w:r>
      <w:ins w:id="4918" w:author="John Clevenger" w:date="2022-06-15T16:31:00Z">
        <w:r w:rsidR="00286034">
          <w:t>)</w:t>
        </w:r>
      </w:ins>
      <w:del w:id="4919" w:author="John Clevenger" w:date="2022-06-15T16:31:00Z">
        <w:r w:rsidDel="00286034">
          <w:delText>,</w:delText>
        </w:r>
      </w:del>
      <w:r>
        <w:t xml:space="preserve"> as well as a variety of other contest utilities available in the ICPC Tools.  </w:t>
      </w:r>
    </w:p>
    <w:p w14:paraId="58E149F2" w14:textId="6E47F48E"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ins w:id="4920" w:author="John Clevenger" w:date="2022-06-15T16:32:00Z">
        <w:r w:rsidR="00286034">
          <w:fldChar w:fldCharType="begin"/>
        </w:r>
        <w:r w:rsidR="00286034">
          <w:instrText xml:space="preserve"> HYPERLINK "https://tools.icpc.global" </w:instrText>
        </w:r>
        <w:r w:rsidR="00286034">
          <w:fldChar w:fldCharType="separate"/>
        </w:r>
        <w:r w:rsidR="00286034" w:rsidRPr="00286034">
          <w:rPr>
            <w:rStyle w:val="Hyperlink"/>
          </w:rPr>
          <w:t>https://tools.icpc.global</w:t>
        </w:r>
        <w:r w:rsidR="00286034">
          <w:fldChar w:fldCharType="end"/>
        </w:r>
      </w:ins>
      <w:del w:id="4921" w:author="John Clevenger" w:date="2022-06-15T16:32:00Z">
        <w:r w:rsidR="00D06049" w:rsidDel="00286034">
          <w:fldChar w:fldCharType="begin"/>
        </w:r>
        <w:r w:rsidR="00D06049" w:rsidDel="00286034">
          <w:delInstrText xml:space="preserve"> HYPERLINK "https://icpc.baylor.edu/icpctools/" </w:delInstrText>
        </w:r>
        <w:r w:rsidR="00D06049" w:rsidDel="00286034">
          <w:fldChar w:fldCharType="separate"/>
        </w:r>
      </w:del>
      <w:r w:rsidR="005A0BAC">
        <w:rPr>
          <w:b/>
          <w:bCs/>
        </w:rPr>
        <w:t>Error! Hyperlink reference not valid.</w:t>
      </w:r>
      <w:del w:id="4922" w:author="John Clevenger" w:date="2022-06-15T16:32:00Z">
        <w:r w:rsidR="00D06049" w:rsidDel="00286034">
          <w:rPr>
            <w:rStyle w:val="Hyperlink"/>
          </w:rPr>
          <w:fldChar w:fldCharType="end"/>
        </w:r>
      </w:del>
      <w:r w:rsidR="00521494">
        <w:t>.</w:t>
      </w:r>
    </w:p>
    <w:p w14:paraId="55DEABE5" w14:textId="77777777" w:rsidR="00977FCE" w:rsidRDefault="00977FCE" w:rsidP="008E55F3">
      <w:pPr>
        <w:pStyle w:val="Heading2"/>
      </w:pPr>
      <w:bookmarkStart w:id="4923" w:name="_Toc132121022"/>
      <w:r>
        <w:t>Web Services</w:t>
      </w:r>
      <w:bookmarkEnd w:id="4923"/>
    </w:p>
    <w:p w14:paraId="5A754802" w14:textId="6417204F"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w:t>
      </w:r>
      <w:del w:id="4924" w:author="John Clevenger" w:date="2022-06-22T18:51:00Z">
        <w:r w:rsidR="007D71A5" w:rsidDel="00C22E70">
          <w:delText>Currently-implemented</w:delText>
        </w:r>
      </w:del>
      <w:ins w:id="4925" w:author="John Clevenger" w:date="2022-06-22T18:51:00Z">
        <w:r w:rsidR="00C22E70">
          <w:t>Currently implemented</w:t>
        </w:r>
      </w:ins>
      <w:r w:rsidR="007D71A5">
        <w:t xml:space="preserve"> services include </w:t>
      </w:r>
      <w:r w:rsidR="00E92498">
        <w:t>resources for obtaining the current list of contest teams, problems, languages, and the CLI</w:t>
      </w:r>
      <w:r w:rsidR="007D71A5">
        <w:t xml:space="preserve">CS </w:t>
      </w:r>
      <w:del w:id="4926" w:author="John Clevenger" w:date="2022-06-22T18:53:00Z">
        <w:r w:rsidR="00FE3AD6" w:rsidDel="00C22E70">
          <w:fldChar w:fldCharType="begin"/>
        </w:r>
        <w:r w:rsidR="00FE3AD6" w:rsidDel="00C22E70">
          <w:delInstrText xml:space="preserve"> HYPERLINK "https://clics.ecs.baylor.edu/index.php/JSON_Scoreboard_2016" </w:delInstrText>
        </w:r>
        <w:r w:rsidR="00FE3AD6" w:rsidDel="00C22E70">
          <w:fldChar w:fldCharType="separate"/>
        </w:r>
      </w:del>
      <w:r w:rsidR="005A0BAC">
        <w:rPr>
          <w:b/>
          <w:bCs/>
        </w:rPr>
        <w:t>Error! Hyperlink reference not valid.</w:t>
      </w:r>
      <w:del w:id="4927" w:author="John Clevenger" w:date="2022-06-22T18:53:00Z">
        <w:r w:rsidR="00FE3AD6" w:rsidDel="00C22E70">
          <w:rPr>
            <w:rStyle w:val="Hyperlink"/>
          </w:rPr>
          <w:fldChar w:fldCharType="end"/>
        </w:r>
      </w:del>
      <w:ins w:id="4928" w:author="John Clevenger" w:date="2022-06-22T18:53:00Z">
        <w:r w:rsidR="00C22E70" w:rsidRPr="00C22E70">
          <w:rPr>
            <w:rPrChange w:id="4929" w:author="John Clevenger" w:date="2022-06-22T18:53:00Z">
              <w:rPr>
                <w:rStyle w:val="Hyperlink"/>
              </w:rPr>
            </w:rPrChange>
          </w:rPr>
          <w:t>JSON Scoreboard</w:t>
        </w:r>
      </w:ins>
      <w:r w:rsidR="007D71A5">
        <w:t xml:space="preserve">.  </w:t>
      </w:r>
      <w:r w:rsidR="000C558B">
        <w:t xml:space="preserve">Also included are REST services 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0D56AC">
      <w:pPr>
        <w:pStyle w:val="Heading1"/>
      </w:pPr>
      <w:bookmarkStart w:id="4930" w:name="_Toc40367857"/>
      <w:bookmarkStart w:id="4931" w:name="_Toc261788236"/>
      <w:bookmarkStart w:id="4932" w:name="_Toc274153628"/>
      <w:bookmarkStart w:id="4933" w:name="_Toc274153764"/>
      <w:bookmarkStart w:id="4934" w:name="_Toc274154091"/>
      <w:bookmarkStart w:id="4935" w:name="_Toc132121023"/>
      <w:r>
        <w:lastRenderedPageBreak/>
        <w:t>The PC</w:t>
      </w:r>
      <w:r>
        <w:rPr>
          <w:vertAlign w:val="superscript"/>
        </w:rPr>
        <w:t>2</w:t>
      </w:r>
      <w:r>
        <w:t xml:space="preserve"> Scoreboard</w:t>
      </w:r>
      <w:bookmarkEnd w:id="4930"/>
      <w:bookmarkEnd w:id="4931"/>
      <w:bookmarkEnd w:id="4932"/>
      <w:bookmarkEnd w:id="4933"/>
      <w:bookmarkEnd w:id="4934"/>
      <w:bookmarkEnd w:id="4935"/>
    </w:p>
    <w:p w14:paraId="47D97848" w14:textId="77777777" w:rsidR="00481474" w:rsidRDefault="00481474" w:rsidP="008E55F3">
      <w:pPr>
        <w:pStyle w:val="Heading2"/>
      </w:pPr>
      <w:bookmarkStart w:id="4936" w:name="_Toc261788237"/>
      <w:bookmarkStart w:id="4937" w:name="_Toc274153629"/>
      <w:bookmarkStart w:id="4938" w:name="_Toc274153765"/>
      <w:bookmarkStart w:id="4939" w:name="_Toc274154092"/>
      <w:bookmarkStart w:id="4940" w:name="_Toc132121024"/>
      <w:r>
        <w:t>Overview</w:t>
      </w:r>
      <w:bookmarkEnd w:id="4936"/>
      <w:bookmarkEnd w:id="4937"/>
      <w:bookmarkEnd w:id="4938"/>
      <w:bookmarkEnd w:id="4939"/>
      <w:bookmarkEnd w:id="4940"/>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6"/>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300063A5"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 xml:space="preserve">any contests are run using the concept of a “scoreboard freeze” – that is, </w:t>
      </w:r>
      <w:del w:id="4941" w:author="John Clevenger" w:date="2022-06-22T18:54:00Z">
        <w:r w:rsidR="00294D33" w:rsidDel="00C22E70">
          <w:delText>a period of time</w:delText>
        </w:r>
      </w:del>
      <w:ins w:id="4942" w:author="John Clevenger" w:date="2022-06-22T18:54:00Z">
        <w:r w:rsidR="00C22E70">
          <w:t>a period</w:t>
        </w:r>
      </w:ins>
      <w:r w:rsidR="00294D33">
        <w:t xml:space="preserv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8E55F3">
      <w:pPr>
        <w:pStyle w:val="Heading2"/>
      </w:pPr>
      <w:bookmarkStart w:id="4943" w:name="_Toc261788242"/>
      <w:bookmarkStart w:id="4944" w:name="_Toc274153634"/>
      <w:bookmarkStart w:id="4945" w:name="_Toc274153770"/>
      <w:bookmarkStart w:id="4946" w:name="_Toc274154097"/>
      <w:bookmarkStart w:id="4947" w:name="_Toc132121025"/>
      <w:bookmarkStart w:id="4948" w:name="_Toc261788238"/>
      <w:bookmarkStart w:id="4949" w:name="_Toc274153630"/>
      <w:bookmarkStart w:id="4950" w:name="_Toc274153766"/>
      <w:bookmarkStart w:id="4951" w:name="_Toc274154093"/>
      <w:r>
        <w:t>Scoring Algorithm</w:t>
      </w:r>
      <w:bookmarkEnd w:id="4943"/>
      <w:bookmarkEnd w:id="4944"/>
      <w:bookmarkEnd w:id="4945"/>
      <w:bookmarkEnd w:id="4946"/>
      <w:bookmarkEnd w:id="4947"/>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7"/>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06760733" w:rsidR="001554AA" w:rsidRPr="00694D6E" w:rsidDel="00806550" w:rsidRDefault="001554AA">
      <w:pPr>
        <w:pStyle w:val="Heading2"/>
        <w:rPr>
          <w:del w:id="4954" w:author="John Clevenger" w:date="2022-06-21T11:56:00Z"/>
        </w:rPr>
        <w:pPrChange w:id="4955" w:author="John Clevenger" w:date="2022-12-15T16:37:00Z">
          <w:pPr>
            <w:spacing w:before="240"/>
            <w:jc w:val="both"/>
          </w:pPr>
        </w:pPrChange>
      </w:pPr>
      <w:del w:id="4956" w:author="John Clevenger" w:date="2022-06-21T11:56:00Z">
        <w:r w:rsidDel="00806550">
          <w:delText xml:space="preserve">   </w:delText>
        </w:r>
        <w:r w:rsidDel="00806550">
          <w:tab/>
          <w:delText xml:space="preserve">Examples of the </w:delText>
        </w:r>
        <w:r w:rsidRPr="00863C30" w:rsidDel="00806550">
          <w:delText>PC</w:delText>
        </w:r>
        <w:r w:rsidRPr="00863C30" w:rsidDel="00806550">
          <w:rPr>
            <w:vertAlign w:val="superscript"/>
          </w:rPr>
          <w:delText>2</w:delText>
        </w:r>
        <w:r w:rsidDel="00806550">
          <w:delText xml:space="preserve"> scoring algorithm can be found in the PC</w:delText>
        </w:r>
        <w:r w:rsidRPr="000B02BE" w:rsidDel="00806550">
          <w:rPr>
            <w:vertAlign w:val="superscript"/>
          </w:rPr>
          <w:delText>2</w:delText>
        </w:r>
        <w:r w:rsidDel="00806550">
          <w:delText xml:space="preserve"> Wiki article </w:delText>
        </w:r>
      </w:del>
      <w:del w:id="4957" w:author="John Clevenger" w:date="2022-06-17T12:44:00Z">
        <w:r w:rsidDel="00757A23">
          <w:delText xml:space="preserve">Scoring Algorithm at </w:delText>
        </w:r>
      </w:del>
      <w:del w:id="4958" w:author="John Clevenger" w:date="2022-06-21T11:56:00Z">
        <w:r w:rsidR="00FE3AD6" w:rsidDel="00806550">
          <w:fldChar w:fldCharType="begin"/>
        </w:r>
        <w:r w:rsidR="00FE3AD6" w:rsidDel="00806550">
          <w:delInstrText xml:space="preserve"> HYPERLINK "http://pc2.ecs.csus.edu/wiki/Scoring_Algorithm" </w:delInstrText>
        </w:r>
        <w:r w:rsidR="00FE3AD6" w:rsidDel="00806550">
          <w:rPr>
            <w:b w:val="0"/>
          </w:rPr>
        </w:r>
        <w:r w:rsidR="00FE3AD6" w:rsidDel="00806550">
          <w:fldChar w:fldCharType="separate"/>
        </w:r>
      </w:del>
      <w:r w:rsidR="005A0BAC">
        <w:rPr>
          <w:bCs/>
        </w:rPr>
        <w:t>Error! Hyperlink reference not valid.</w:t>
      </w:r>
      <w:del w:id="4959" w:author="John Clevenger" w:date="2022-06-21T11:56:00Z">
        <w:r w:rsidR="00FE3AD6" w:rsidDel="00806550">
          <w:rPr>
            <w:rStyle w:val="Hyperlink"/>
          </w:rPr>
          <w:fldChar w:fldCharType="end"/>
        </w:r>
        <w:r w:rsidDel="00806550">
          <w:delText>.</w:delText>
        </w:r>
        <w:bookmarkStart w:id="4960" w:name="_Toc106795632"/>
        <w:bookmarkStart w:id="4961" w:name="_Toc106814137"/>
        <w:bookmarkStart w:id="4962" w:name="_Toc106966832"/>
        <w:bookmarkStart w:id="4963" w:name="_Toc106979867"/>
        <w:bookmarkStart w:id="4964" w:name="_Toc107239560"/>
        <w:bookmarkStart w:id="4965" w:name="_Toc109139668"/>
        <w:bookmarkStart w:id="4966" w:name="_Toc122082131"/>
        <w:bookmarkStart w:id="4967" w:name="_Toc122186329"/>
        <w:bookmarkStart w:id="4968" w:name="_Toc132121026"/>
        <w:bookmarkEnd w:id="4960"/>
        <w:bookmarkEnd w:id="4961"/>
        <w:bookmarkEnd w:id="4962"/>
        <w:bookmarkEnd w:id="4963"/>
        <w:bookmarkEnd w:id="4964"/>
        <w:bookmarkEnd w:id="4965"/>
        <w:bookmarkEnd w:id="4966"/>
        <w:bookmarkEnd w:id="4967"/>
        <w:bookmarkEnd w:id="4968"/>
      </w:del>
    </w:p>
    <w:p w14:paraId="19E9BCCC" w14:textId="4582F312" w:rsidR="00481474" w:rsidRDefault="00103A6B" w:rsidP="008E55F3">
      <w:pPr>
        <w:pStyle w:val="Heading2"/>
      </w:pPr>
      <w:bookmarkStart w:id="4969" w:name="_Toc132121027"/>
      <w:bookmarkEnd w:id="4948"/>
      <w:bookmarkEnd w:id="4949"/>
      <w:bookmarkEnd w:id="4950"/>
      <w:bookmarkEnd w:id="4951"/>
      <w:r>
        <w:t>Configuring Scoring Properties</w:t>
      </w:r>
      <w:bookmarkEnd w:id="4969"/>
    </w:p>
    <w:p w14:paraId="36FCAA03" w14:textId="77777777" w:rsidR="00D73D38" w:rsidRDefault="00A92296" w:rsidP="00D73D38">
      <w:pPr>
        <w:spacing w:before="240"/>
        <w:ind w:firstLine="720"/>
        <w:jc w:val="both"/>
      </w:pPr>
      <w:r>
        <w:rPr>
          <w:noProof/>
        </w:rPr>
        <w:drawing>
          <wp:anchor distT="0" distB="0" distL="114300" distR="114300" simplePos="0" relativeHeight="251687936" behindDoc="0" locked="0" layoutInCell="1" allowOverlap="1" wp14:anchorId="46F7250C" wp14:editId="5D8130A7">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8"/>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2A31F008" w14:textId="77777777" w:rsidR="00806550" w:rsidRDefault="00806550" w:rsidP="001958B2">
      <w:pPr>
        <w:spacing w:before="240"/>
        <w:ind w:firstLine="360"/>
        <w:jc w:val="both"/>
        <w:rPr>
          <w:ins w:id="4970" w:author="John Clevenger" w:date="2022-06-21T11:56:00Z"/>
        </w:rPr>
      </w:pPr>
    </w:p>
    <w:p w14:paraId="67E09DC1" w14:textId="77777777" w:rsidR="00806550" w:rsidRDefault="00806550" w:rsidP="001958B2">
      <w:pPr>
        <w:spacing w:before="240"/>
        <w:ind w:firstLine="360"/>
        <w:jc w:val="both"/>
        <w:rPr>
          <w:ins w:id="4971" w:author="John Clevenger" w:date="2022-06-21T11:56:00Z"/>
        </w:rPr>
      </w:pPr>
    </w:p>
    <w:p w14:paraId="16130F02" w14:textId="74A48DCB"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 xml:space="preserve">Output HTML </w:t>
      </w:r>
      <w:proofErr w:type="spellStart"/>
      <w:r w:rsidRPr="00B22322">
        <w:rPr>
          <w:rFonts w:ascii="Arial Narrow" w:hAnsi="Arial Narrow"/>
          <w:b/>
        </w:rPr>
        <w:t>dir</w:t>
      </w:r>
      <w:proofErr w:type="spellEnd"/>
      <w:r w:rsidRPr="00B22322">
        <w:rPr>
          <w:rFonts w:ascii="Arial Narrow" w:hAnsi="Arial Narrow"/>
          <w:b/>
        </w:rPr>
        <w:t xml:space="preserve">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 xml:space="preserve">contest standings.  </w:t>
      </w:r>
      <w:proofErr w:type="gramStart"/>
      <w:r>
        <w:t>Typically</w:t>
      </w:r>
      <w:proofErr w:type="gramEnd"/>
      <w:r>
        <w:t xml:space="preserve">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 xml:space="preserve">Output Public HTML </w:t>
      </w:r>
      <w:proofErr w:type="spellStart"/>
      <w:r>
        <w:rPr>
          <w:rFonts w:ascii="Arial Narrow" w:hAnsi="Arial Narrow"/>
          <w:b/>
        </w:rPr>
        <w:t>dir</w:t>
      </w:r>
      <w:proofErr w:type="spellEnd"/>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w:t>
      </w:r>
      <w:proofErr w:type="gramStart"/>
      <w:r>
        <w:t>Typically</w:t>
      </w:r>
      <w:proofErr w:type="gramEnd"/>
      <w:r>
        <w:t xml:space="preserve">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4972" w:author="John Clevenger" w:date="2021-03-14T18:46:00Z"/>
        </w:rPr>
      </w:pPr>
      <w:ins w:id="4973" w:author="John Clevenger" w:date="2021-03-14T18:45:00Z">
        <w:r>
          <w:t>Note that all the above scoring properties can also be set using YAML configuration</w:t>
        </w:r>
      </w:ins>
      <w:ins w:id="4974" w:author="John Clevenger" w:date="2021-03-14T18:46:00Z">
        <w:r>
          <w:t xml:space="preserve"> settings; see </w:t>
        </w:r>
      </w:ins>
      <w:ins w:id="4975" w:author="John Clevenger" w:date="2021-03-14T18:48:00Z">
        <w:r w:rsidR="00FE2FC4">
          <w:t xml:space="preserve">the chapter on </w:t>
        </w:r>
        <w:r w:rsidR="00FE2FC4" w:rsidRPr="00FE2FC4">
          <w:rPr>
            <w:i/>
            <w:iCs/>
            <w:rPrChange w:id="4976" w:author="John Clevenger" w:date="2021-03-14T18:48:00Z">
              <w:rPr/>
            </w:rPrChange>
          </w:rPr>
          <w:t>Configuring the Contest via Configuration Files</w:t>
        </w:r>
      </w:ins>
      <w:ins w:id="4977" w:author="John Clevenger" w:date="2021-03-14T18:46:00Z">
        <w:r>
          <w:t xml:space="preserve"> for details.</w:t>
        </w:r>
      </w:ins>
    </w:p>
    <w:p w14:paraId="73B50EDD" w14:textId="7FB25E50" w:rsidR="00065168" w:rsidRDefault="00065168">
      <w:pPr>
        <w:spacing w:before="240"/>
        <w:jc w:val="both"/>
        <w:pPrChange w:id="4978" w:author="John Clevenger" w:date="2021-03-14T18:45:00Z">
          <w:pPr>
            <w:spacing w:before="240"/>
            <w:ind w:firstLine="450"/>
            <w:jc w:val="both"/>
          </w:pPr>
        </w:pPrChange>
      </w:pPr>
      <w:r>
        <w:t xml:space="preserve">Note </w:t>
      </w:r>
      <w:ins w:id="4979" w:author="John Clevenger" w:date="2021-03-14T18:46:00Z">
        <w:r w:rsidR="00CB632F">
          <w:t xml:space="preserve">also </w:t>
        </w:r>
      </w:ins>
      <w:r>
        <w:t>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8E55F3">
      <w:pPr>
        <w:pStyle w:val="Heading2"/>
      </w:pPr>
      <w:bookmarkStart w:id="4980" w:name="_Toc132121028"/>
      <w:r>
        <w:t>Starting the Scoreboard</w:t>
      </w:r>
      <w:bookmarkEnd w:id="4980"/>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w:t>
      </w:r>
      <w:proofErr w:type="gramStart"/>
      <w:r w:rsidR="00481474">
        <w:t xml:space="preserve">command  </w:t>
      </w:r>
      <w:r w:rsidR="00481474" w:rsidRPr="00BF1F00">
        <w:t>“</w:t>
      </w:r>
      <w:proofErr w:type="gramEnd"/>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w:t>
      </w:r>
      <w:r w:rsidR="00481474">
        <w:lastRenderedPageBreak/>
        <w:t>Client 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9"/>
      </w:r>
      <w:r w:rsidR="00481474">
        <w:t xml:space="preserve">  </w:t>
      </w:r>
    </w:p>
    <w:p w14:paraId="76A19F28" w14:textId="3E26A5A9" w:rsidR="00481474" w:rsidRDefault="00A92296">
      <w:pPr>
        <w:spacing w:before="240"/>
        <w:ind w:firstLine="720"/>
        <w:jc w:val="both"/>
      </w:pPr>
      <w:r>
        <w:rPr>
          <w:noProof/>
        </w:rPr>
        <w:drawing>
          <wp:anchor distT="0" distB="0" distL="114300" distR="114300" simplePos="0" relativeHeight="251688960" behindDoc="0" locked="0" layoutInCell="1" allowOverlap="1" wp14:anchorId="655971D8" wp14:editId="40344DBC">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w:t>
      </w:r>
      <w:del w:id="4981" w:author="John Clevenger" w:date="2022-06-22T18:54:00Z">
        <w:r w:rsidR="00FD0776" w:rsidDel="001A7C7E">
          <w:delText>similar to</w:delText>
        </w:r>
      </w:del>
      <w:ins w:id="4982" w:author="John Clevenger" w:date="2022-06-22T18:54:00Z">
        <w:r w:rsidR="001A7C7E">
          <w:t>like</w:t>
        </w:r>
      </w:ins>
      <w:r w:rsidR="00FD0776">
        <w:t xml:space="preserve">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 xml:space="preserve">the Scoreboard </w:t>
      </w:r>
      <w:r>
        <w:rPr>
          <w:i/>
        </w:rPr>
        <w:lastRenderedPageBreak/>
        <w:t>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 xml:space="preserve">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w:t>
      </w:r>
      <w:proofErr w:type="gramStart"/>
      <w:r>
        <w:t>Thus</w:t>
      </w:r>
      <w:proofErr w:type="gramEnd"/>
      <w:r>
        <w:t xml:space="preserve">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8E55F3">
      <w:pPr>
        <w:pStyle w:val="Heading2"/>
      </w:pPr>
      <w:bookmarkStart w:id="4983" w:name="_Toc261788239"/>
      <w:bookmarkStart w:id="4984" w:name="_Toc274153631"/>
      <w:bookmarkStart w:id="4985" w:name="_Toc274153767"/>
      <w:bookmarkStart w:id="4986" w:name="_Toc274154094"/>
      <w:bookmarkStart w:id="4987" w:name="_Toc132121029"/>
      <w:r>
        <w:t>Scoreboard Updates</w:t>
      </w:r>
      <w:bookmarkEnd w:id="4983"/>
      <w:bookmarkEnd w:id="4984"/>
      <w:bookmarkEnd w:id="4985"/>
      <w:bookmarkEnd w:id="4986"/>
      <w:bookmarkEnd w:id="4987"/>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8E55F3">
      <w:pPr>
        <w:pStyle w:val="Heading2"/>
      </w:pPr>
      <w:bookmarkStart w:id="4988" w:name="_Toc261788240"/>
      <w:bookmarkStart w:id="4989" w:name="_Toc274153632"/>
      <w:bookmarkStart w:id="4990" w:name="_Toc274153768"/>
      <w:bookmarkStart w:id="4991" w:name="_Toc274154095"/>
      <w:bookmarkStart w:id="4992" w:name="_Toc132121030"/>
      <w:proofErr w:type="gramStart"/>
      <w:r>
        <w:t>Scoreboard  HTML</w:t>
      </w:r>
      <w:proofErr w:type="gramEnd"/>
      <w:r>
        <w:t xml:space="preserve">  Files</w:t>
      </w:r>
      <w:bookmarkEnd w:id="4988"/>
      <w:bookmarkEnd w:id="4989"/>
      <w:bookmarkEnd w:id="4990"/>
      <w:bookmarkEnd w:id="4991"/>
      <w:bookmarkEnd w:id="4992"/>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w:t>
      </w:r>
      <w:proofErr w:type="gramStart"/>
      <w:r>
        <w:t>document  (</w:t>
      </w:r>
      <w:proofErr w:type="gramEnd"/>
      <w:r>
        <w:t xml:space="preserve">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del w:id="4993" w:author="John Clevenger" w:date="2022-06-15T16:37:00Z">
        <w:r w:rsidR="00686C4E" w:rsidDel="00D77C9D">
          <w:delText xml:space="preserve"> </w:delText>
        </w:r>
      </w:del>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similar to the </w:t>
            </w:r>
            <w:proofErr w:type="spellStart"/>
            <w:r>
              <w:rPr>
                <w:rFonts w:ascii="Arial" w:hAnsi="Arial"/>
                <w:b/>
                <w:sz w:val="20"/>
              </w:rPr>
              <w:t>sumtime</w:t>
            </w:r>
            <w:proofErr w:type="spellEnd"/>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proofErr w:type="spellStart"/>
            <w:r>
              <w:rPr>
                <w:rFonts w:ascii="Arial" w:hAnsi="Arial"/>
                <w:b/>
                <w:sz w:val="20"/>
              </w:rPr>
              <w:t>sumtime</w:t>
            </w:r>
            <w:proofErr w:type="spellEnd"/>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w:t>
      </w:r>
      <w:proofErr w:type="gramStart"/>
      <w:r w:rsidR="00481474">
        <w:t>e.g.</w:t>
      </w:r>
      <w:proofErr w:type="gramEnd"/>
      <w:r w:rsidR="00481474">
        <w:t xml:space="preserve"> a batch script</w:t>
      </w:r>
      <w:r w:rsidR="00596E31">
        <w:rPr>
          <w:rStyle w:val="FootnoteReference"/>
        </w:rPr>
        <w:footnoteReference w:id="50"/>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xml:space="preserve">.  </w:t>
      </w:r>
      <w:proofErr w:type="gramStart"/>
      <w:r>
        <w:t>Thus</w:t>
      </w:r>
      <w:proofErr w:type="gramEnd"/>
      <w:r>
        <w:t xml:space="preserve">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8E55F3">
      <w:pPr>
        <w:pStyle w:val="Heading2"/>
      </w:pPr>
      <w:bookmarkStart w:id="5000" w:name="_Toc261788241"/>
      <w:bookmarkStart w:id="5001" w:name="_Toc274153633"/>
      <w:bookmarkStart w:id="5002" w:name="_Toc274153769"/>
      <w:bookmarkStart w:id="5003" w:name="_Toc274154096"/>
      <w:bookmarkStart w:id="5004" w:name="_Toc132121031"/>
      <w:r>
        <w:lastRenderedPageBreak/>
        <w:t>Scoring Groups</w:t>
      </w:r>
      <w:bookmarkEnd w:id="5000"/>
      <w:bookmarkEnd w:id="5001"/>
      <w:bookmarkEnd w:id="5002"/>
      <w:bookmarkEnd w:id="5003"/>
      <w:bookmarkEnd w:id="5004"/>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w:t>
      </w:r>
      <w:proofErr w:type="gramStart"/>
      <w:r>
        <w:t>e.g.</w:t>
      </w:r>
      <w:proofErr w:type="gramEnd"/>
      <w:r>
        <w:t xml:space="preserve">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w:t>
      </w:r>
      <w:proofErr w:type="gramStart"/>
      <w:r>
        <w:t>default</w:t>
      </w:r>
      <w:proofErr w:type="gramEnd"/>
      <w:r>
        <w:t xml:space="preserve">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w:t>
      </w:r>
      <w:proofErr w:type="gramStart"/>
      <w:r>
        <w:t>pay  attention</w:t>
      </w:r>
      <w:proofErr w:type="gramEnd"/>
      <w:r>
        <w:t xml:space="preserve">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14:paraId="19510DA9" w14:textId="77777777" w:rsidR="00471057" w:rsidRDefault="00A92296">
      <w:pPr>
        <w:spacing w:before="240"/>
        <w:ind w:firstLine="720"/>
        <w:jc w:val="both"/>
      </w:pPr>
      <w:r>
        <w:rPr>
          <w:noProof/>
        </w:rPr>
        <w:drawing>
          <wp:anchor distT="0" distB="0" distL="114300" distR="114300" simplePos="0" relativeHeight="251616256" behindDoc="0" locked="0" layoutInCell="1" allowOverlap="1" wp14:anchorId="1E81F696" wp14:editId="319701AF">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09286EFE">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51"/>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8E55F3">
      <w:pPr>
        <w:pStyle w:val="Heading2"/>
      </w:pPr>
      <w:bookmarkStart w:id="5005" w:name="_Toc261788243"/>
      <w:bookmarkStart w:id="5006" w:name="_Toc274153635"/>
      <w:bookmarkStart w:id="5007" w:name="_Toc274153771"/>
      <w:bookmarkStart w:id="5008" w:name="_Toc274154098"/>
      <w:bookmarkStart w:id="5009" w:name="_Toc132121032"/>
      <w:r>
        <w:t>Managing</w:t>
      </w:r>
      <w:r w:rsidR="007C5552">
        <w:t xml:space="preserve"> </w:t>
      </w:r>
      <w:r w:rsidR="00F13D02">
        <w:t>HTML File</w:t>
      </w:r>
      <w:bookmarkEnd w:id="5005"/>
      <w:bookmarkEnd w:id="5006"/>
      <w:bookmarkEnd w:id="5007"/>
      <w:bookmarkEnd w:id="5008"/>
      <w:r>
        <w:t xml:space="preserve"> Generation</w:t>
      </w:r>
      <w:bookmarkEnd w:id="5009"/>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w:t>
      </w:r>
      <w:proofErr w:type="spellStart"/>
      <w:r w:rsidR="00303067">
        <w:t>eXtensible</w:t>
      </w:r>
      <w:proofErr w:type="spellEnd"/>
      <w:r w:rsidR="00303067">
        <w:t xml:space="preserv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proofErr w:type="spellStart"/>
      <w:r>
        <w:t>eXtensible</w:t>
      </w:r>
      <w:proofErr w:type="spellEnd"/>
      <w:r>
        <w:t xml:space="preserv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proofErr w:type="spellStart"/>
      <w:r w:rsidR="001A2EC0" w:rsidRPr="001A2EC0">
        <w:rPr>
          <w:rFonts w:ascii="Arial Narrow" w:hAnsi="Arial Narrow"/>
          <w:b/>
        </w:rPr>
        <w:t>xsl</w:t>
      </w:r>
      <w:proofErr w:type="spellEnd"/>
      <w:r w:rsidR="001A2EC0">
        <w:t xml:space="preserve">.  If the </w:t>
      </w:r>
      <w:r w:rsidR="001A2EC0" w:rsidRPr="001A2EC0">
        <w:rPr>
          <w:rFonts w:ascii="Arial Narrow" w:hAnsi="Arial Narrow"/>
          <w:b/>
        </w:rPr>
        <w:t>data/</w:t>
      </w:r>
      <w:proofErr w:type="spellStart"/>
      <w:r w:rsidR="001A2EC0" w:rsidRPr="001A2EC0">
        <w:rPr>
          <w:rFonts w:ascii="Arial Narrow" w:hAnsi="Arial Narrow"/>
          <w:b/>
        </w:rPr>
        <w:t>xsl</w:t>
      </w:r>
      <w:proofErr w:type="spellEnd"/>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w:t>
      </w:r>
      <w:proofErr w:type="spellStart"/>
      <w:r w:rsidR="001A2EC0" w:rsidRPr="001A2EC0">
        <w:rPr>
          <w:rFonts w:ascii="Arial Narrow" w:hAnsi="Arial Narrow"/>
          <w:b/>
        </w:rPr>
        <w:t>xsl</w:t>
      </w:r>
      <w:proofErr w:type="spellEnd"/>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w:t>
      </w:r>
      <w:proofErr w:type="spellStart"/>
      <w:r w:rsidRPr="001A2EC0">
        <w:rPr>
          <w:rFonts w:ascii="Arial Narrow" w:hAnsi="Arial Narrow"/>
          <w:b/>
        </w:rPr>
        <w:t>xsl</w:t>
      </w:r>
      <w:proofErr w:type="spellEnd"/>
      <w:r>
        <w:t xml:space="preserve"> folder is found in the current directory, the scoreboard instead looks for </w:t>
      </w:r>
      <w:r w:rsidR="00B2545A" w:rsidRPr="001A2EC0">
        <w:rPr>
          <w:rFonts w:ascii="Arial Narrow" w:hAnsi="Arial Narrow"/>
          <w:b/>
        </w:rPr>
        <w:t>data/</w:t>
      </w:r>
      <w:proofErr w:type="spellStart"/>
      <w:r w:rsidR="00B2545A" w:rsidRPr="001A2EC0">
        <w:rPr>
          <w:rFonts w:ascii="Arial Narrow" w:hAnsi="Arial Narrow"/>
          <w:b/>
        </w:rPr>
        <w:t>xsl</w:t>
      </w:r>
      <w:proofErr w:type="spellEnd"/>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w:t>
      </w:r>
      <w:proofErr w:type="spellStart"/>
      <w:r w:rsidR="00094CF0" w:rsidRPr="00094CF0">
        <w:rPr>
          <w:rFonts w:ascii="Arial Narrow" w:hAnsi="Arial Narrow"/>
          <w:b/>
        </w:rPr>
        <w:t>xsl</w:t>
      </w:r>
      <w:proofErr w:type="spellEnd"/>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w:t>
      </w:r>
      <w:proofErr w:type="spellStart"/>
      <w:r w:rsidR="00094CF0" w:rsidRPr="00424A57">
        <w:rPr>
          <w:rFonts w:ascii="Arial Narrow" w:hAnsi="Arial Narrow"/>
          <w:b/>
        </w:rPr>
        <w:t>xsl</w:t>
      </w:r>
      <w:proofErr w:type="spellEnd"/>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w:t>
      </w:r>
      <w:proofErr w:type="spellStart"/>
      <w:r w:rsidRPr="00B2545A">
        <w:rPr>
          <w:rFonts w:ascii="Arial Narrow" w:hAnsi="Arial Narrow"/>
          <w:b/>
        </w:rPr>
        <w:t>xsl</w:t>
      </w:r>
      <w:proofErr w:type="spellEnd"/>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proofErr w:type="spellStart"/>
      <w:r w:rsidR="002C2B59" w:rsidRPr="00B2545A">
        <w:rPr>
          <w:rFonts w:ascii="Arial Narrow" w:hAnsi="Arial Narrow"/>
          <w:b/>
        </w:rPr>
        <w:t>xsl</w:t>
      </w:r>
      <w:proofErr w:type="spellEnd"/>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52"/>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w:t>
      </w:r>
      <w:proofErr w:type="spellStart"/>
      <w:r w:rsidR="00AD13D8" w:rsidRPr="00AD13D8">
        <w:rPr>
          <w:rFonts w:ascii="Arial Narrow" w:hAnsi="Arial Narrow"/>
          <w:b/>
        </w:rPr>
        <w:t>xsl</w:t>
      </w:r>
      <w:proofErr w:type="spellEnd"/>
      <w:r w:rsidR="00424A57">
        <w:t xml:space="preserve"> folder</w:t>
      </w:r>
      <w:r w:rsidR="00DC503C">
        <w:t xml:space="preserve">; each XSL file in the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folder will cause a corresponding HTML output file to be generated.</w:t>
      </w:r>
      <w:r w:rsidR="00AD13D8">
        <w:rPr>
          <w:rStyle w:val="FootnoteReference"/>
        </w:rPr>
        <w:footnoteReference w:id="53"/>
      </w:r>
      <w:r w:rsidR="00DC503C">
        <w:t xml:space="preserve">  T</w:t>
      </w:r>
      <w:r>
        <w:t xml:space="preserve">here are numerous sample XSL files in the </w:t>
      </w:r>
      <w:proofErr w:type="spellStart"/>
      <w:r w:rsidRPr="00303067">
        <w:rPr>
          <w:rStyle w:val="CODE"/>
          <w:b/>
        </w:rPr>
        <w:t>samps</w:t>
      </w:r>
      <w:proofErr w:type="spellEnd"/>
      <w:r w:rsidRPr="00303067">
        <w:rPr>
          <w:rStyle w:val="CODE"/>
          <w:b/>
        </w:rPr>
        <w:t>\web\</w:t>
      </w:r>
      <w:proofErr w:type="spellStart"/>
      <w:r w:rsidRPr="00303067">
        <w:rPr>
          <w:rStyle w:val="CODE"/>
          <w:b/>
        </w:rPr>
        <w:t>xsl</w:t>
      </w:r>
      <w:proofErr w:type="spellEnd"/>
      <w:r w:rsidR="00DC503C">
        <w:t xml:space="preserve"> directory which can be copied into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(and then edited as desired).</w:t>
      </w:r>
      <w:r w:rsidR="00DC503C" w:rsidRPr="00DC503C">
        <w:t xml:space="preserve"> </w:t>
      </w:r>
      <w:r w:rsidR="00DC503C">
        <w:t xml:space="preserve">There are also sample XSL files in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t xml:space="preserve"> that create per-region HTML files and World Finals HTML files; see the file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rsidRPr="00424A57">
        <w:rPr>
          <w:rStyle w:val="CODE"/>
          <w:b/>
        </w:rPr>
        <w:t>\README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w:t>
      </w:r>
      <w:proofErr w:type="spellStart"/>
      <w:r w:rsidRPr="00DB459F">
        <w:rPr>
          <w:rFonts w:ascii="Arial Narrow" w:hAnsi="Arial Narrow"/>
          <w:b/>
        </w:rPr>
        <w:t>xsl</w:t>
      </w:r>
      <w:proofErr w:type="spellEnd"/>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w:t>
      </w:r>
      <w:proofErr w:type="spellStart"/>
      <w:r w:rsidR="00C337B5" w:rsidRPr="00C337B5">
        <w:rPr>
          <w:rFonts w:ascii="Arial Narrow" w:hAnsi="Arial Narrow"/>
          <w:b/>
        </w:rPr>
        <w:t>contestStandings</w:t>
      </w:r>
      <w:proofErr w:type="spellEnd"/>
      <w:r w:rsidR="00C337B5">
        <w:t xml:space="preserve">, below which is a node named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The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proofErr w:type="spellStart"/>
      <w:r w:rsidRPr="00C337B5">
        <w:rPr>
          <w:rFonts w:ascii="Consolas" w:hAnsi="Consolas" w:cs="Courier New"/>
          <w:color w:val="22863A"/>
          <w:sz w:val="20"/>
        </w:rPr>
        <w:t>xsl:value-of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proofErr w:type="spellStart"/>
      <w:r w:rsidRPr="00C337B5">
        <w:rPr>
          <w:rFonts w:ascii="Consolas" w:hAnsi="Consolas" w:cs="Courier New"/>
          <w:color w:val="22863A"/>
          <w:sz w:val="20"/>
        </w:rPr>
        <w:t>xsl:value-of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75"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8E55F3">
      <w:pPr>
        <w:pStyle w:val="Heading2"/>
      </w:pPr>
      <w:bookmarkStart w:id="5010" w:name="_Toc132121033"/>
      <w:r>
        <w:lastRenderedPageBreak/>
        <w:t>No-GUI Mode</w:t>
      </w:r>
      <w:bookmarkEnd w:id="5010"/>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w:t>
      </w:r>
      <w:proofErr w:type="spellStart"/>
      <w:r w:rsidRPr="009237C3">
        <w:rPr>
          <w:rFonts w:ascii="Courier New" w:hAnsi="Courier New" w:cs="Courier New"/>
          <w:b/>
          <w:sz w:val="22"/>
          <w:szCs w:val="22"/>
        </w:rPr>
        <w:t>nogui</w:t>
      </w:r>
      <w:proofErr w:type="spellEnd"/>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0D56AC">
      <w:pPr>
        <w:pStyle w:val="Heading1"/>
      </w:pPr>
      <w:bookmarkStart w:id="5011" w:name="_Toc132121034"/>
      <w:r>
        <w:lastRenderedPageBreak/>
        <w:t>Finishing the Contest</w:t>
      </w:r>
      <w:bookmarkEnd w:id="5011"/>
    </w:p>
    <w:p w14:paraId="0E7C7B3F" w14:textId="77777777" w:rsidR="003F6651" w:rsidRDefault="003F6651" w:rsidP="003F6651"/>
    <w:p w14:paraId="5890DCBA" w14:textId="3F215EAD" w:rsidR="003F6651" w:rsidRPr="003F6651" w:rsidRDefault="003F6651" w:rsidP="00C62D99">
      <w:pPr>
        <w:jc w:val="both"/>
      </w:pPr>
      <w:r>
        <w:t xml:space="preserve">   </w:t>
      </w:r>
      <w:r w:rsidR="00145C17">
        <w:t xml:space="preserve">When the contest is over, there are typically </w:t>
      </w:r>
      <w:del w:id="5012" w:author="John Clevenger" w:date="2022-06-15T16:40:00Z">
        <w:r w:rsidR="00145C17" w:rsidDel="00973AD0">
          <w:delText>a number of</w:delText>
        </w:r>
      </w:del>
      <w:ins w:id="5013" w:author="John Clevenger" w:date="2022-06-15T16:40:00Z">
        <w:r w:rsidR="00973AD0">
          <w:t>several</w:t>
        </w:r>
      </w:ins>
      <w:r w:rsidR="00145C17">
        <w:t xml:space="preserve">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8E55F3">
      <w:pPr>
        <w:pStyle w:val="Heading2"/>
      </w:pPr>
      <w:bookmarkStart w:id="5014" w:name="_Toc132121035"/>
      <w:r>
        <w:t>Finalizing</w:t>
      </w:r>
      <w:bookmarkEnd w:id="5014"/>
    </w:p>
    <w:p w14:paraId="275ADE3A" w14:textId="1DCAE0DA"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w:t>
      </w:r>
      <w:del w:id="5015" w:author="John Clevenger" w:date="2022-06-15T16:40:00Z">
        <w:r w:rsidDel="00973AD0">
          <w:delText>insuring</w:delText>
        </w:r>
      </w:del>
      <w:ins w:id="5016" w:author="John Clevenger" w:date="2022-06-15T16:40:00Z">
        <w:r w:rsidR="00973AD0">
          <w:t>ensuring</w:t>
        </w:r>
      </w:ins>
      <w:r>
        <w:t xml:space="preserve">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66432" behindDoc="0" locked="0" layoutInCell="1" allowOverlap="1" wp14:anchorId="6A4850D8" wp14:editId="6F36C6A2">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proofErr w:type="spellStart"/>
      <w:r w:rsidR="008202B5" w:rsidRPr="003D7244">
        <w:rPr>
          <w:rFonts w:ascii="Arial" w:hAnsi="Arial" w:cs="Arial"/>
          <w:b/>
          <w:sz w:val="20"/>
        </w:rPr>
        <w:t>results.tsv</w:t>
      </w:r>
      <w:proofErr w:type="spellEnd"/>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proofErr w:type="spellStart"/>
      <w:r w:rsidR="008202B5" w:rsidRPr="003D7244">
        <w:rPr>
          <w:rFonts w:ascii="Arial" w:hAnsi="Arial" w:cs="Arial"/>
          <w:b/>
          <w:sz w:val="20"/>
        </w:rPr>
        <w:t>results.tsv</w:t>
      </w:r>
      <w:proofErr w:type="spellEnd"/>
      <w:r w:rsidR="008202B5">
        <w:t xml:space="preserve"> file (this file will not be generated if the contest cannot be finalized for some reason, such as remaining unjudged runs).</w:t>
      </w:r>
      <w:r w:rsidR="00796263">
        <w:t xml:space="preserve">  See the following section for more information on </w:t>
      </w:r>
      <w:proofErr w:type="spellStart"/>
      <w:r w:rsidR="00796263" w:rsidRPr="00796263">
        <w:rPr>
          <w:rFonts w:ascii="Arial" w:hAnsi="Arial" w:cs="Arial"/>
          <w:b/>
          <w:sz w:val="20"/>
        </w:rPr>
        <w:t>results.tsv</w:t>
      </w:r>
      <w:proofErr w:type="spellEnd"/>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proofErr w:type="spellStart"/>
      <w:r w:rsidRPr="003D7244">
        <w:rPr>
          <w:rFonts w:ascii="Arial" w:hAnsi="Arial" w:cs="Arial"/>
          <w:b/>
          <w:sz w:val="20"/>
        </w:rPr>
        <w:t>results.tsv</w:t>
      </w:r>
      <w:proofErr w:type="spellEnd"/>
      <w:r w:rsidRPr="003D7244">
        <w:rPr>
          <w:sz w:val="20"/>
        </w:rPr>
        <w:t xml:space="preserve"> </w:t>
      </w:r>
      <w:r>
        <w:t>file after it has been generated</w:t>
      </w:r>
    </w:p>
    <w:p w14:paraId="0932A66D" w14:textId="77777777" w:rsidR="00E04D48" w:rsidRDefault="00E04D48" w:rsidP="008E55F3">
      <w:pPr>
        <w:pStyle w:val="Heading2"/>
      </w:pPr>
      <w:bookmarkStart w:id="5017" w:name="_Toc132121036"/>
      <w:r>
        <w:t>Exporting Contest Results</w:t>
      </w:r>
      <w:bookmarkEnd w:id="5017"/>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proofErr w:type="spellStart"/>
      <w:r w:rsidRPr="0069777B">
        <w:rPr>
          <w:rFonts w:ascii="Arial" w:hAnsi="Arial" w:cs="Arial"/>
          <w:b/>
          <w:sz w:val="20"/>
        </w:rPr>
        <w:t>results.tsv</w:t>
      </w:r>
      <w:proofErr w:type="spellEnd"/>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4E14CD">
      <w:pPr>
        <w:pStyle w:val="Heading3"/>
      </w:pPr>
      <w:bookmarkStart w:id="5018" w:name="_Toc132121037"/>
      <w:r>
        <w:t>Generating</w:t>
      </w:r>
      <w:r w:rsidR="00755096">
        <w:t xml:space="preserve"> a</w:t>
      </w:r>
      <w:r>
        <w:t xml:space="preserve"> </w:t>
      </w:r>
      <w:proofErr w:type="spellStart"/>
      <w:r>
        <w:rPr>
          <w:i/>
        </w:rPr>
        <w:t>results.tsv</w:t>
      </w:r>
      <w:proofErr w:type="spellEnd"/>
      <w:r w:rsidR="00755096" w:rsidRPr="00755096">
        <w:t xml:space="preserve"> export file</w:t>
      </w:r>
      <w:bookmarkEnd w:id="5018"/>
    </w:p>
    <w:p w14:paraId="4A67D52F" w14:textId="7E4879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proofErr w:type="spellStart"/>
      <w:r w:rsidRPr="003F54E2">
        <w:rPr>
          <w:rFonts w:ascii="Arial" w:hAnsi="Arial" w:cs="Arial"/>
          <w:b/>
          <w:bCs/>
          <w:sz w:val="20"/>
        </w:rPr>
        <w:t>results.tsv</w:t>
      </w:r>
      <w:proofErr w:type="spellEnd"/>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proofErr w:type="spellStart"/>
      <w:r w:rsidR="000301CB" w:rsidRPr="00755096">
        <w:rPr>
          <w:rFonts w:ascii="Arial" w:hAnsi="Arial" w:cs="Arial"/>
          <w:b/>
          <w:bCs/>
          <w:sz w:val="20"/>
        </w:rPr>
        <w:t>results.tsv</w:t>
      </w:r>
      <w:proofErr w:type="spellEnd"/>
      <w:r w:rsidR="000301CB">
        <w:t xml:space="preserve"> specified by the CLICS CCS specification</w:t>
      </w:r>
      <w:ins w:id="5019" w:author="John Clevenger" w:date="2022-06-15T16:44:00Z">
        <w:r w:rsidR="00B462F3">
          <w:t>;</w:t>
        </w:r>
      </w:ins>
      <w:ins w:id="5020" w:author="John Clevenger" w:date="2022-06-15T16:45:00Z">
        <w:r w:rsidR="00B462F3">
          <w:t xml:space="preserve"> </w:t>
        </w:r>
      </w:ins>
      <w:del w:id="5021" w:author="John Clevenger" w:date="2022-06-15T16:44:00Z">
        <w:r w:rsidR="000301CB" w:rsidDel="00B462F3">
          <w:delText xml:space="preserve"> at </w:delText>
        </w:r>
        <w:r w:rsidR="00D06049" w:rsidDel="00B462F3">
          <w:fldChar w:fldCharType="begin"/>
        </w:r>
        <w:r w:rsidR="00D06049" w:rsidDel="00B462F3">
          <w:delInstrText xml:space="preserve"> HYPERLINK "https://clics.ecs.baylor.edu/index.php/Contest_Control_System" \l "results.tsv" </w:delInstrText>
        </w:r>
        <w:r w:rsidR="00D06049" w:rsidDel="00B462F3">
          <w:fldChar w:fldCharType="separate"/>
        </w:r>
      </w:del>
      <w:r w:rsidR="005A0BAC">
        <w:rPr>
          <w:b/>
          <w:bCs/>
        </w:rPr>
        <w:t>Error! Hyperlink reference not valid.</w:t>
      </w:r>
      <w:del w:id="5022" w:author="John Clevenger" w:date="2022-06-15T16:44:00Z">
        <w:r w:rsidR="00D06049" w:rsidDel="00B462F3">
          <w:rPr>
            <w:rStyle w:val="Hyperlink"/>
          </w:rPr>
          <w:fldChar w:fldCharType="end"/>
        </w:r>
        <w:r w:rsidR="00651C8C" w:rsidDel="00B462F3">
          <w:delText xml:space="preserve">; </w:delText>
        </w:r>
      </w:del>
      <w:r w:rsidR="00651C8C">
        <w:t xml:space="preserve">this file is therefore </w:t>
      </w:r>
      <w:r w:rsidR="00755096">
        <w:t xml:space="preserve">suitable for direct uploading to the ICPC </w:t>
      </w:r>
      <w:del w:id="5023" w:author="John Clevenger" w:date="2022-06-21T11:58:00Z">
        <w:r w:rsidR="00755096" w:rsidDel="00D435CE">
          <w:delText>CMS</w:delText>
        </w:r>
      </w:del>
      <w:ins w:id="5024" w:author="John Clevenger" w:date="2022-06-21T11:58:00Z">
        <w:r w:rsidR="00D435CE">
          <w:t>Contest Management System</w:t>
        </w:r>
      </w:ins>
      <w:r w:rsidR="00755096">
        <w:t xml:space="preserve">.  See the Appendix on </w:t>
      </w:r>
      <w:r w:rsidR="00755096" w:rsidRPr="00651C8C">
        <w:rPr>
          <w:rFonts w:ascii="Arial" w:hAnsi="Arial" w:cs="Arial"/>
          <w:b/>
          <w:sz w:val="20"/>
        </w:rPr>
        <w:t>Import/Export Interfaces</w:t>
      </w:r>
      <w:r w:rsidR="00755096">
        <w:t xml:space="preserve"> for further details on the format of the </w:t>
      </w:r>
      <w:proofErr w:type="spellStart"/>
      <w:r w:rsidR="00755096">
        <w:rPr>
          <w:rFonts w:ascii="Courier New" w:hAnsi="Courier New" w:cs="Courier New"/>
          <w:b/>
          <w:sz w:val="22"/>
          <w:szCs w:val="22"/>
        </w:rPr>
        <w:t>results.tsv</w:t>
      </w:r>
      <w:proofErr w:type="spellEnd"/>
      <w:r w:rsidR="00755096">
        <w:t xml:space="preserve"> file. </w:t>
      </w:r>
      <w:del w:id="5025" w:author="John Clevenger" w:date="2022-06-21T12:01:00Z">
        <w:r w:rsidR="00755096" w:rsidDel="00D435CE">
          <w:delText>The PC</w:delText>
        </w:r>
        <w:r w:rsidR="00755096" w:rsidRPr="00755096" w:rsidDel="00D435CE">
          <w:rPr>
            <w:vertAlign w:val="superscript"/>
          </w:rPr>
          <w:delText>2</w:delText>
        </w:r>
        <w:r w:rsidR="00755096" w:rsidDel="00D435CE">
          <w:delText xml:space="preserve"> Wiki page at </w:delText>
        </w:r>
        <w:r w:rsidR="00FE3AD6" w:rsidDel="00D435CE">
          <w:fldChar w:fldCharType="begin"/>
        </w:r>
        <w:r w:rsidR="00FE3AD6" w:rsidDel="00D435CE">
          <w:delInstrText xml:space="preserve"> HYPERLINK "https://pc2.ecs.csus.edu/wiki/Results.tsv" </w:delInstrText>
        </w:r>
        <w:r w:rsidR="00FE3AD6" w:rsidDel="00D435CE">
          <w:fldChar w:fldCharType="separate"/>
        </w:r>
      </w:del>
      <w:r w:rsidR="005A0BAC">
        <w:rPr>
          <w:b/>
          <w:bCs/>
        </w:rPr>
        <w:t>Error! Hyperlink reference not valid.</w:t>
      </w:r>
      <w:del w:id="5026" w:author="John Clevenger" w:date="2022-06-21T12:01:00Z">
        <w:r w:rsidR="00FE3AD6" w:rsidDel="00D435CE">
          <w:rPr>
            <w:rStyle w:val="Hyperlink"/>
          </w:rPr>
          <w:fldChar w:fldCharType="end"/>
        </w:r>
        <w:r w:rsidR="00755096" w:rsidDel="00D435CE">
          <w:delText xml:space="preserve"> also contains more information on the </w:delText>
        </w:r>
        <w:r w:rsidR="00755096" w:rsidRPr="00755096" w:rsidDel="00D435CE">
          <w:rPr>
            <w:rFonts w:ascii="Arial" w:hAnsi="Arial" w:cs="Arial"/>
            <w:b/>
            <w:bCs/>
            <w:sz w:val="20"/>
          </w:rPr>
          <w:delText>results.tsv</w:delText>
        </w:r>
        <w:r w:rsidR="00755096" w:rsidDel="00D435CE">
          <w:delText xml:space="preserve"> file.</w:delText>
        </w:r>
      </w:del>
    </w:p>
    <w:p w14:paraId="0C6A4671" w14:textId="77777777" w:rsidR="00E04D48" w:rsidRDefault="00E04D48" w:rsidP="004E14CD">
      <w:pPr>
        <w:pStyle w:val="Heading3"/>
      </w:pPr>
      <w:bookmarkStart w:id="5027" w:name="_Toc132121038"/>
      <w:r>
        <w:t>Generating</w:t>
      </w:r>
      <w:r w:rsidR="00755096">
        <w:t xml:space="preserve"> a</w:t>
      </w:r>
      <w:r>
        <w:t xml:space="preserve"> </w:t>
      </w:r>
      <w:r>
        <w:rPr>
          <w:i/>
        </w:rPr>
        <w:t>pc2export.dat</w:t>
      </w:r>
      <w:r w:rsidR="00755096">
        <w:rPr>
          <w:i/>
        </w:rPr>
        <w:t xml:space="preserve"> </w:t>
      </w:r>
      <w:r w:rsidR="00755096">
        <w:t>export file</w:t>
      </w:r>
      <w:bookmarkEnd w:id="5027"/>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8E55F3">
      <w:pPr>
        <w:pStyle w:val="Heading2"/>
      </w:pPr>
      <w:bookmarkStart w:id="5028" w:name="_Toc132121039"/>
      <w:r>
        <w:t>Shutting Down</w:t>
      </w:r>
      <w:bookmarkEnd w:id="5028"/>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236F362E">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956225">
      <w:pPr>
        <w:pStyle w:val="Appendix"/>
      </w:pPr>
      <w:bookmarkStart w:id="5029" w:name="_Toc261788248"/>
      <w:bookmarkStart w:id="5030" w:name="_Toc274153640"/>
      <w:bookmarkStart w:id="5031" w:name="_Toc274153776"/>
      <w:bookmarkStart w:id="5032" w:name="_Toc274154103"/>
      <w:bookmarkStart w:id="5033" w:name="_Toc132121040"/>
      <w:bookmarkStart w:id="5034" w:name="_Toc40367858"/>
      <w:r>
        <w:lastRenderedPageBreak/>
        <w:t xml:space="preserve">Appendix </w:t>
      </w:r>
      <w:proofErr w:type="gramStart"/>
      <w:r>
        <w:t>A  –</w:t>
      </w:r>
      <w:proofErr w:type="gramEnd"/>
      <w:r>
        <w:t xml:space="preserve">  </w:t>
      </w:r>
      <w:r w:rsidR="0046413A">
        <w:t>pc2v9.ini</w:t>
      </w:r>
      <w:r>
        <w:t xml:space="preserve"> Attributes</w:t>
      </w:r>
      <w:bookmarkEnd w:id="5029"/>
      <w:bookmarkEnd w:id="5030"/>
      <w:bookmarkEnd w:id="5031"/>
      <w:bookmarkEnd w:id="5032"/>
      <w:bookmarkEnd w:id="5033"/>
    </w:p>
    <w:p w14:paraId="78B4D361" w14:textId="6C2B15A5"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w:t>
      </w:r>
      <w:del w:id="5035" w:author="John Clevenger" w:date="2022-06-15T16:46:00Z">
        <w:r w:rsidDel="00B462F3">
          <w:rPr>
            <w:rFonts w:ascii="Times New Roman" w:hAnsi="Times New Roman"/>
          </w:rPr>
          <w:delText>consists</w:delText>
        </w:r>
      </w:del>
      <w:ins w:id="5036" w:author="John Clevenger" w:date="2022-06-15T16:46:00Z">
        <w:r w:rsidR="00B462F3">
          <w:rPr>
            <w:rFonts w:ascii="Times New Roman" w:hAnsi="Times New Roman"/>
          </w:rPr>
          <w:t>consists of</w:t>
        </w:r>
      </w:ins>
      <w:r>
        <w:rPr>
          <w:rFonts w:ascii="Times New Roman" w:hAnsi="Times New Roman"/>
        </w:rPr>
        <w:t xml:space="preserve">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proofErr w:type="spellStart"/>
      <w:r>
        <w:rPr>
          <w:b/>
          <w:sz w:val="22"/>
          <w:szCs w:val="22"/>
        </w:rPr>
        <w:t>attributeName</w:t>
      </w:r>
      <w:proofErr w:type="spellEnd"/>
      <w:r>
        <w:rPr>
          <w:b/>
          <w:sz w:val="22"/>
          <w:szCs w:val="22"/>
        </w:rPr>
        <w:t>=value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w:t>
      </w:r>
      <w:proofErr w:type="spellStart"/>
      <w:r>
        <w:rPr>
          <w:b/>
          <w:i/>
          <w:sz w:val="22"/>
          <w:szCs w:val="22"/>
        </w:rPr>
        <w:t>portNumber</w:t>
      </w:r>
      <w:proofErr w:type="spellEnd"/>
      <w:r>
        <w:rPr>
          <w:b/>
          <w:i/>
          <w:sz w:val="22"/>
          <w:szCs w:val="22"/>
        </w:rPr>
        <w:t>&gt;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proofErr w:type="spellStart"/>
      <w:r>
        <w:rPr>
          <w:rFonts w:ascii="Arial" w:hAnsi="Arial" w:cs="Arial"/>
          <w:b/>
          <w:bCs/>
          <w:sz w:val="20"/>
          <w:szCs w:val="24"/>
        </w:rPr>
        <w:t>remoteServer</w:t>
      </w:r>
      <w:proofErr w:type="spellEnd"/>
      <w:r>
        <w:rPr>
          <w:rFonts w:ascii="Arial" w:hAnsi="Arial" w:cs="Arial"/>
          <w:b/>
          <w:bCs/>
          <w:sz w:val="20"/>
          <w:szCs w:val="24"/>
        </w:rPr>
        <w:t>=</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4"/>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proofErr w:type="spellStart"/>
      <w:r>
        <w:rPr>
          <w:b/>
          <w:sz w:val="22"/>
          <w:szCs w:val="22"/>
        </w:rPr>
        <w:t>remoteServer</w:t>
      </w:r>
      <w:proofErr w:type="spellEnd"/>
      <w:r>
        <w:rPr>
          <w:b/>
          <w:sz w:val="22"/>
          <w:szCs w:val="22"/>
        </w:rPr>
        <w:t>=</w:t>
      </w:r>
      <w:r>
        <w:rPr>
          <w:b/>
          <w:i/>
          <w:sz w:val="22"/>
          <w:szCs w:val="22"/>
        </w:rPr>
        <w:t>&lt;</w:t>
      </w:r>
      <w:proofErr w:type="spellStart"/>
      <w:r>
        <w:rPr>
          <w:b/>
          <w:i/>
          <w:sz w:val="22"/>
          <w:szCs w:val="22"/>
        </w:rPr>
        <w:t>IPAddress</w:t>
      </w:r>
      <w:proofErr w:type="spellEnd"/>
      <w:r>
        <w:rPr>
          <w:b/>
          <w:i/>
          <w:sz w:val="22"/>
          <w:szCs w:val="22"/>
        </w:rPr>
        <w:t>&gt;:&lt;</w:t>
      </w:r>
      <w:proofErr w:type="spellStart"/>
      <w:r>
        <w:rPr>
          <w:b/>
          <w:i/>
          <w:sz w:val="22"/>
          <w:szCs w:val="22"/>
        </w:rPr>
        <w:t>portNumber</w:t>
      </w:r>
      <w:proofErr w:type="spellEnd"/>
      <w:r>
        <w:rPr>
          <w:b/>
          <w:i/>
          <w:sz w:val="22"/>
          <w:szCs w:val="22"/>
        </w:rPr>
        <w:t>&gt;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w:t>
      </w:r>
      <w:proofErr w:type="spellStart"/>
      <w:r>
        <w:rPr>
          <w:b/>
          <w:i/>
          <w:sz w:val="22"/>
          <w:szCs w:val="22"/>
        </w:rPr>
        <w:t>portNumber</w:t>
      </w:r>
      <w:proofErr w:type="spellEnd"/>
      <w:r>
        <w:rPr>
          <w:b/>
          <w:i/>
          <w:sz w:val="22"/>
          <w:szCs w:val="22"/>
        </w:rPr>
        <w:t>&gt;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proofErr w:type="spellStart"/>
      <w:r>
        <w:rPr>
          <w:b/>
          <w:sz w:val="22"/>
          <w:szCs w:val="22"/>
        </w:rPr>
        <w:t>proxyme</w:t>
      </w:r>
      <w:proofErr w:type="spellEnd"/>
      <w:r>
        <w:rPr>
          <w:b/>
          <w:sz w:val="22"/>
          <w:szCs w:val="22"/>
        </w:rPr>
        <w:t>=true</w:t>
      </w:r>
    </w:p>
    <w:p w14:paraId="4C24F739" w14:textId="3C3B87AE"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xml:space="preserve">, no other server will ever attempt to make an inbound connection to this server – meaning it is not necessary to </w:t>
      </w:r>
      <w:del w:id="5037" w:author="John Clevenger" w:date="2022-06-15T16:47:00Z">
        <w:r w:rsidDel="00B462F3">
          <w:rPr>
            <w:sz w:val="24"/>
            <w:szCs w:val="24"/>
          </w:rPr>
          <w:delText>open up</w:delText>
        </w:r>
      </w:del>
      <w:ins w:id="5038" w:author="John Clevenger" w:date="2022-06-15T16:47:00Z">
        <w:r w:rsidR="00B462F3">
          <w:rPr>
            <w:sz w:val="24"/>
            <w:szCs w:val="24"/>
          </w:rPr>
          <w:t>open</w:t>
        </w:r>
      </w:ins>
      <w:r>
        <w:rPr>
          <w:sz w:val="24"/>
          <w:szCs w:val="24"/>
        </w:rPr>
        <w:t xml:space="preserve">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w:t>
      </w:r>
      <w:del w:id="5039" w:author="John Clevenger" w:date="2022-06-15T16:47:00Z">
        <w:r w:rsidR="006A7B96" w:rsidDel="00B462F3">
          <w:rPr>
            <w:sz w:val="24"/>
            <w:szCs w:val="24"/>
          </w:rPr>
          <w:delText>i.e.</w:delText>
        </w:r>
      </w:del>
      <w:ins w:id="5040" w:author="John Clevenger" w:date="2022-06-15T16:47:00Z">
        <w:r w:rsidR="00B462F3">
          <w:rPr>
            <w:sz w:val="24"/>
            <w:szCs w:val="24"/>
          </w:rPr>
          <w:t>i.e.,</w:t>
        </w:r>
      </w:ins>
      <w:r w:rsidR="006A7B96">
        <w:rPr>
          <w:sz w:val="24"/>
          <w:szCs w:val="24"/>
        </w:rPr>
        <w:t xml:space="preserve"> does not contain a </w:t>
      </w:r>
      <w:proofErr w:type="spellStart"/>
      <w:r w:rsidR="00171B7E">
        <w:rPr>
          <w:rFonts w:ascii="Arial" w:hAnsi="Arial" w:cs="Arial"/>
          <w:b/>
          <w:bCs/>
          <w:sz w:val="20"/>
          <w:szCs w:val="24"/>
        </w:rPr>
        <w:t>remoteServer</w:t>
      </w:r>
      <w:proofErr w:type="spellEnd"/>
      <w:r w:rsidR="00171B7E">
        <w:rPr>
          <w:rFonts w:ascii="Arial" w:hAnsi="Arial" w:cs="Arial"/>
          <w:b/>
          <w:bCs/>
          <w:sz w:val="20"/>
          <w:szCs w:val="24"/>
        </w:rPr>
        <w:t>=</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proofErr w:type="spellStart"/>
      <w:r>
        <w:rPr>
          <w:b/>
          <w:sz w:val="22"/>
          <w:szCs w:val="22"/>
        </w:rPr>
        <w:lastRenderedPageBreak/>
        <w:t>baseRunNumber</w:t>
      </w:r>
      <w:proofErr w:type="spellEnd"/>
      <w:r>
        <w:rPr>
          <w:b/>
          <w:sz w:val="22"/>
          <w:szCs w:val="22"/>
        </w:rPr>
        <w:t>=&lt;</w:t>
      </w:r>
      <w:proofErr w:type="spellStart"/>
      <w:r>
        <w:rPr>
          <w:b/>
          <w:sz w:val="22"/>
          <w:szCs w:val="22"/>
        </w:rPr>
        <w:t>positive_integer</w:t>
      </w:r>
      <w:proofErr w:type="spellEnd"/>
      <w:r>
        <w:rPr>
          <w:b/>
          <w:sz w:val="22"/>
          <w:szCs w:val="22"/>
        </w:rPr>
        <w:t>&gt;</w:t>
      </w:r>
    </w:p>
    <w:p w14:paraId="7B9BA9F8" w14:textId="54CE2214"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 xml:space="preserve">to be assigned to the first run submission from teams at this site.  </w:t>
      </w:r>
      <w:proofErr w:type="spellStart"/>
      <w:r>
        <w:rPr>
          <w:sz w:val="24"/>
          <w:szCs w:val="24"/>
        </w:rPr>
        <w:t>RunIDs</w:t>
      </w:r>
      <w:proofErr w:type="spellEnd"/>
      <w:r>
        <w:rPr>
          <w:sz w:val="24"/>
          <w:szCs w:val="24"/>
        </w:rPr>
        <w:t xml:space="preserve">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proofErr w:type="spellStart"/>
      <w:r w:rsidR="002B7E4B">
        <w:rPr>
          <w:sz w:val="24"/>
          <w:szCs w:val="24"/>
        </w:rPr>
        <w:t>baseRunNumber</w:t>
      </w:r>
      <w:proofErr w:type="spellEnd"/>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del w:id="5041" w:author="John Clevenger" w:date="2022-06-15T16:48:00Z">
        <w:r w:rsidR="002B7E4B" w:rsidDel="00B462F3">
          <w:rPr>
            <w:sz w:val="24"/>
            <w:szCs w:val="24"/>
          </w:rPr>
          <w:delText xml:space="preserve">sites </w:delText>
        </w:r>
        <w:r w:rsidDel="00B462F3">
          <w:rPr>
            <w:sz w:val="24"/>
            <w:szCs w:val="24"/>
          </w:rPr>
          <w:delText>,</w:delText>
        </w:r>
      </w:del>
      <w:ins w:id="5042" w:author="John Clevenger" w:date="2022-06-15T16:48:00Z">
        <w:r w:rsidR="00B462F3">
          <w:rPr>
            <w:sz w:val="24"/>
            <w:szCs w:val="24"/>
          </w:rPr>
          <w:t>sites,</w:t>
        </w:r>
      </w:ins>
      <w:r>
        <w:rPr>
          <w:sz w:val="24"/>
          <w:szCs w:val="24"/>
        </w:rPr>
        <w:t xml:space="preserve"> by assigning (for example)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=1</w:t>
      </w:r>
      <w:ins w:id="5043"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one,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=2</w:t>
      </w:r>
      <w:ins w:id="5044"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w:t>
      </w:r>
      <w:proofErr w:type="spellStart"/>
      <w:r w:rsidRPr="00171B7E">
        <w:rPr>
          <w:b/>
          <w:sz w:val="22"/>
          <w:szCs w:val="22"/>
        </w:rPr>
        <w:t>IPAddress</w:t>
      </w:r>
      <w:proofErr w:type="spellEnd"/>
      <w:r w:rsidRPr="00171B7E">
        <w:rPr>
          <w:b/>
          <w:sz w:val="22"/>
          <w:szCs w:val="22"/>
        </w:rPr>
        <w:t>&gt;:&lt;</w:t>
      </w:r>
      <w:proofErr w:type="spellStart"/>
      <w:r w:rsidRPr="00171B7E">
        <w:rPr>
          <w:b/>
          <w:sz w:val="22"/>
          <w:szCs w:val="22"/>
        </w:rPr>
        <w:t>portNumber</w:t>
      </w:r>
      <w:proofErr w:type="spellEnd"/>
      <w:r w:rsidRPr="00171B7E">
        <w:rPr>
          <w:b/>
          <w:sz w:val="22"/>
          <w:szCs w:val="22"/>
        </w:rPr>
        <w:t>&gt;</w:t>
      </w:r>
    </w:p>
    <w:p w14:paraId="76323EF1" w14:textId="229CA438"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w:t>
      </w:r>
      <w:proofErr w:type="spellStart"/>
      <w:r>
        <w:rPr>
          <w:b/>
          <w:i/>
          <w:sz w:val="22"/>
          <w:szCs w:val="22"/>
        </w:rPr>
        <w:t>IPAddress</w:t>
      </w:r>
      <w:proofErr w:type="spellEnd"/>
      <w:r>
        <w:rPr>
          <w:b/>
          <w:i/>
          <w:sz w:val="22"/>
          <w:szCs w:val="22"/>
        </w:rPr>
        <w:t>&gt;:&lt;</w:t>
      </w:r>
      <w:proofErr w:type="spellStart"/>
      <w:r>
        <w:rPr>
          <w:b/>
          <w:i/>
          <w:sz w:val="22"/>
          <w:szCs w:val="22"/>
        </w:rPr>
        <w:t>portNumber</w:t>
      </w:r>
      <w:proofErr w:type="spellEnd"/>
      <w:r>
        <w:rPr>
          <w:b/>
          <w:i/>
          <w:sz w:val="22"/>
          <w:szCs w:val="22"/>
        </w:rPr>
        <w:t>&gt;</w:t>
      </w:r>
      <w:r>
        <w:rPr>
          <w:sz w:val="24"/>
        </w:rPr>
        <w:t xml:space="preserve">” entry in the </w:t>
      </w:r>
      <w:r>
        <w:rPr>
          <w:rFonts w:ascii="Arial" w:hAnsi="Arial" w:cs="Arial"/>
          <w:b/>
          <w:sz w:val="20"/>
        </w:rPr>
        <w:t>[</w:t>
      </w:r>
      <w:del w:id="5045" w:author="John Clevenger" w:date="2022-06-15T16:48:00Z">
        <w:r w:rsidDel="007933FD">
          <w:rPr>
            <w:rFonts w:ascii="Arial" w:hAnsi="Arial" w:cs="Arial"/>
            <w:b/>
            <w:sz w:val="20"/>
          </w:rPr>
          <w:delText>client]</w:delText>
        </w:r>
        <w:r w:rsidDel="007933FD">
          <w:rPr>
            <w:sz w:val="24"/>
          </w:rPr>
          <w:delText xml:space="preserve">  section</w:delText>
        </w:r>
      </w:del>
      <w:ins w:id="5046" w:author="John Clevenger" w:date="2022-06-15T16:48:00Z">
        <w:r w:rsidR="007933FD">
          <w:rPr>
            <w:rFonts w:ascii="Arial" w:hAnsi="Arial" w:cs="Arial"/>
            <w:b/>
            <w:sz w:val="20"/>
          </w:rPr>
          <w:t>client]</w:t>
        </w:r>
        <w:r w:rsidR="007933FD">
          <w:rPr>
            <w:sz w:val="24"/>
          </w:rPr>
          <w:t xml:space="preserve"> section</w:t>
        </w:r>
      </w:ins>
      <w:r>
        <w:rPr>
          <w:sz w:val="24"/>
        </w:rPr>
        <w:t xml:space="preserve">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proofErr w:type="spellStart"/>
      <w:r>
        <w:rPr>
          <w:b/>
          <w:sz w:val="22"/>
          <w:szCs w:val="22"/>
        </w:rPr>
        <w:t>plaf</w:t>
      </w:r>
      <w:proofErr w:type="spellEnd"/>
      <w:r>
        <w:rPr>
          <w:b/>
          <w:sz w:val="22"/>
          <w:szCs w:val="22"/>
        </w:rPr>
        <w:t>=</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w:t>
      </w:r>
      <w:proofErr w:type="gramStart"/>
      <w:r>
        <w:rPr>
          <w:sz w:val="24"/>
          <w:szCs w:val="24"/>
        </w:rPr>
        <w:t>are  “</w:t>
      </w:r>
      <w:proofErr w:type="gramEnd"/>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956225">
      <w:pPr>
        <w:pStyle w:val="Appendix"/>
      </w:pPr>
      <w:bookmarkStart w:id="5047" w:name="_Toc261788249"/>
      <w:bookmarkStart w:id="5048" w:name="_Toc274153641"/>
      <w:bookmarkStart w:id="5049" w:name="_Toc274153777"/>
      <w:bookmarkStart w:id="5050" w:name="_Toc274154104"/>
      <w:bookmarkStart w:id="5051" w:name="_Toc132121041"/>
      <w:r>
        <w:lastRenderedPageBreak/>
        <w:t xml:space="preserve">Appendix </w:t>
      </w:r>
      <w:proofErr w:type="gramStart"/>
      <w:r>
        <w:t>B  –</w:t>
      </w:r>
      <w:proofErr w:type="gramEnd"/>
      <w:r>
        <w:t xml:space="preserve">  Networking Constraints</w:t>
      </w:r>
      <w:bookmarkEnd w:id="5047"/>
      <w:bookmarkEnd w:id="5048"/>
      <w:bookmarkEnd w:id="5049"/>
      <w:bookmarkEnd w:id="5050"/>
      <w:bookmarkEnd w:id="5051"/>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6ADBB40C" w:rsidR="00481474" w:rsidRDefault="00481474">
      <w:pPr>
        <w:spacing w:before="240"/>
        <w:ind w:firstLine="720"/>
        <w:jc w:val="both"/>
      </w:pPr>
      <w:r>
        <w:t xml:space="preserve">However, given the wide variety of network configurations which can exist – firewalls, NAT, and VPNs, just to name a few – there may be some constraints in a given network setup which will cause problems in setting up a contest </w:t>
      </w:r>
      <w:del w:id="5052" w:author="John Clevenger" w:date="2022-06-15T16:48:00Z">
        <w:r w:rsidDel="001C4342">
          <w:delText>using  PC</w:delText>
        </w:r>
      </w:del>
      <w:ins w:id="5053" w:author="John Clevenger" w:date="2022-06-15T16:48:00Z">
        <w:r w:rsidR="001C4342">
          <w:t>using PC</w:t>
        </w:r>
      </w:ins>
      <w:r>
        <w:rPr>
          <w:vertAlign w:val="superscript"/>
        </w:rPr>
        <w:t>2</w:t>
      </w:r>
      <w:r>
        <w:t xml:space="preserve">.    </w:t>
      </w:r>
      <w:del w:id="5054" w:author="John Clevenger" w:date="2022-06-15T16:49:00Z">
        <w:r w:rsidDel="001C4342">
          <w:delText>In order to</w:delText>
        </w:r>
      </w:del>
      <w:ins w:id="5055" w:author="John Clevenger" w:date="2022-06-15T16:49:00Z">
        <w:r w:rsidR="001C4342">
          <w:t>To</w:t>
        </w:r>
      </w:ins>
      <w:r>
        <w:t xml:space="preserve">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5"/>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proofErr w:type="spellStart"/>
      <w:proofErr w:type="gramStart"/>
      <w:r w:rsidR="00E97001">
        <w:rPr>
          <w:rFonts w:ascii="Courier New" w:hAnsi="Courier New" w:cs="Courier New"/>
          <w:b/>
        </w:rPr>
        <w:t>IP:port</w:t>
      </w:r>
      <w:proofErr w:type="spellEnd"/>
      <w:proofErr w:type="gramEnd"/>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proofErr w:type="gramStart"/>
      <w:r>
        <w:rPr>
          <w:rFonts w:ascii="Courier New" w:hAnsi="Courier New" w:cs="Courier New"/>
          <w:b/>
        </w:rPr>
        <w:t>IP:port</w:t>
      </w:r>
      <w:proofErr w:type="spellEnd"/>
      <w:proofErr w:type="gramEnd"/>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proofErr w:type="gramStart"/>
      <w:r>
        <w:rPr>
          <w:rFonts w:ascii="Courier New" w:hAnsi="Courier New" w:cs="Courier New"/>
          <w:b/>
        </w:rPr>
        <w:t>IP:port</w:t>
      </w:r>
      <w:proofErr w:type="spellEnd"/>
      <w:proofErr w:type="gramEnd"/>
      <w:r>
        <w:t xml:space="preserve"> entry, then the server assumes it is a “secondary” server and it initiates an outbound connection to the remote server at the specified </w:t>
      </w:r>
      <w:proofErr w:type="spellStart"/>
      <w:r>
        <w:t>IP:port</w:t>
      </w:r>
      <w:proofErr w:type="spellEnd"/>
      <w:r>
        <w:t xml:space="preserve">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w:t>
      </w:r>
      <w:proofErr w:type="gramStart"/>
      <w:r w:rsidR="00431804">
        <w:t>default</w:t>
      </w:r>
      <w:proofErr w:type="gramEnd"/>
      <w:r w:rsidR="00431804">
        <w:t xml:space="preserve">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172989C5" w:rsidR="009B2A25" w:rsidRDefault="00431804" w:rsidP="00230D8D">
      <w:pPr>
        <w:spacing w:before="240"/>
        <w:ind w:firstLine="720"/>
        <w:jc w:val="both"/>
      </w:pPr>
      <w:r>
        <w:t xml:space="preserve">In situations where it is desired to avoid having to </w:t>
      </w:r>
      <w:del w:id="5056" w:author="John Clevenger" w:date="2022-06-15T16:49:00Z">
        <w:r w:rsidDel="001C4342">
          <w:delText>open up</w:delText>
        </w:r>
      </w:del>
      <w:ins w:id="5057" w:author="John Clevenger" w:date="2022-06-15T16:49:00Z">
        <w:r w:rsidR="001C4342">
          <w:t>open</w:t>
        </w:r>
      </w:ins>
      <w:r>
        <w:t xml:space="preserve"> firewall ports on secondary servers, it is possible to arrange for </w:t>
      </w:r>
      <w:r w:rsidRPr="00643795">
        <w:rPr>
          <w:i/>
        </w:rPr>
        <w:t>proxying</w:t>
      </w:r>
      <w:r w:rsidR="00EB3FE6">
        <w:rPr>
          <w:rStyle w:val="FootnoteReference"/>
        </w:rPr>
        <w:footnoteReference w:id="56"/>
      </w:r>
      <w:r>
        <w:t xml:space="preserve">.  When a secondary server is started, it looks in its </w:t>
      </w:r>
      <w:r w:rsidRPr="00431804">
        <w:rPr>
          <w:i/>
        </w:rPr>
        <w:t>pc2v9.ini</w:t>
      </w:r>
      <w:r>
        <w:t xml:space="preserve"> file for an entry of the form </w:t>
      </w:r>
      <w:proofErr w:type="spellStart"/>
      <w:r w:rsidRPr="00431804">
        <w:rPr>
          <w:rFonts w:ascii="Courier New" w:hAnsi="Courier New" w:cs="Courier New"/>
          <w:b/>
        </w:rPr>
        <w:t>proxyme</w:t>
      </w:r>
      <w:proofErr w:type="spellEnd"/>
      <w:r w:rsidRPr="00431804">
        <w:rPr>
          <w:rFonts w:ascii="Courier New" w:hAnsi="Courier New" w:cs="Courier New"/>
          <w:b/>
        </w:rPr>
        <w:t>=true</w:t>
      </w:r>
      <w:r>
        <w:t xml:space="preserve">.  If this entry is present, then when the secondary server first contacts the primary </w:t>
      </w:r>
      <w:proofErr w:type="gramStart"/>
      <w:r>
        <w:t>server</w:t>
      </w:r>
      <w:proofErr w:type="gramEnd"/>
      <w:r>
        <w:t xml:space="preserve"> it requests </w:t>
      </w:r>
      <w:r w:rsidR="00EB3FE6">
        <w:t xml:space="preserve">that </w:t>
      </w:r>
      <w:r>
        <w:t xml:space="preserve">the primary </w:t>
      </w:r>
      <w:r w:rsidR="00EB3FE6">
        <w:t>should</w:t>
      </w:r>
      <w:r>
        <w:t xml:space="preserve"> act as a proxy for all communications with any other servers.  </w:t>
      </w:r>
    </w:p>
    <w:p w14:paraId="1276194E" w14:textId="1DDB03E1"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 xml:space="preserve">a proxied secondary server does not have to </w:t>
      </w:r>
      <w:del w:id="5058" w:author="John Clevenger" w:date="2022-06-15T16:49:00Z">
        <w:r w:rsidR="004A5F86" w:rsidRPr="009B2A25" w:rsidDel="001C4342">
          <w:rPr>
            <w:b/>
          </w:rPr>
          <w:delText>open up</w:delText>
        </w:r>
      </w:del>
      <w:ins w:id="5059" w:author="John Clevenger" w:date="2022-06-15T16:49:00Z">
        <w:r w:rsidR="001C4342" w:rsidRPr="009B2A25">
          <w:rPr>
            <w:b/>
          </w:rPr>
          <w:t>open</w:t>
        </w:r>
      </w:ins>
      <w:r w:rsidR="004A5F86" w:rsidRPr="009B2A25">
        <w:rPr>
          <w:b/>
        </w:rPr>
        <w:t xml:space="preserve">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47969F4F"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w:t>
      </w:r>
      <w:del w:id="5060" w:author="John Clevenger" w:date="2022-06-15T16:50:00Z">
        <w:r w:rsidDel="001C4342">
          <w:delText xml:space="preserve">firewall, </w:delText>
        </w:r>
        <w:r w:rsidRPr="00A3386D" w:rsidDel="001C4342">
          <w:delText>and</w:delText>
        </w:r>
      </w:del>
      <w:ins w:id="5061" w:author="John Clevenger" w:date="2022-06-15T16:50:00Z">
        <w:r w:rsidR="001C4342">
          <w:t>firewall and</w:t>
        </w:r>
      </w:ins>
      <w:r w:rsidRPr="00A3386D">
        <w:t xml:space="preserve">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092F3F0F" w:rsidR="00481474" w:rsidRDefault="00BD2517" w:rsidP="00956225">
      <w:pPr>
        <w:pStyle w:val="Appendix"/>
      </w:pPr>
      <w:bookmarkStart w:id="5062" w:name="_Toc261788250"/>
      <w:bookmarkStart w:id="5063" w:name="_Toc274153642"/>
      <w:bookmarkStart w:id="5064" w:name="_Toc274153778"/>
      <w:bookmarkStart w:id="5065" w:name="_Toc274154105"/>
      <w:bookmarkStart w:id="5066" w:name="_Toc132121042"/>
      <w:r>
        <w:lastRenderedPageBreak/>
        <w:t xml:space="preserve">Appendix </w:t>
      </w:r>
      <w:proofErr w:type="gramStart"/>
      <w:r>
        <w:t>C</w:t>
      </w:r>
      <w:r w:rsidR="00481474">
        <w:t xml:space="preserve">  –</w:t>
      </w:r>
      <w:proofErr w:type="gramEnd"/>
      <w:r w:rsidR="00481474">
        <w:t xml:space="preserve">  </w:t>
      </w:r>
      <w:del w:id="5067" w:author="John Clevenger" w:date="2022-07-19T14:22:00Z">
        <w:r w:rsidR="00481474" w:rsidDel="005C0EA6">
          <w:delText>PC</w:delText>
        </w:r>
        <w:r w:rsidR="00481474" w:rsidDel="005C0EA6">
          <w:rPr>
            <w:vertAlign w:val="superscript"/>
          </w:rPr>
          <w:delText>2</w:delText>
        </w:r>
        <w:r w:rsidR="00481474" w:rsidDel="005C0EA6">
          <w:delText xml:space="preserve"> Server </w:delText>
        </w:r>
      </w:del>
      <w:r w:rsidR="00481474">
        <w:t>Command Line</w:t>
      </w:r>
      <w:bookmarkEnd w:id="5034"/>
      <w:bookmarkEnd w:id="5062"/>
      <w:bookmarkEnd w:id="5063"/>
      <w:bookmarkEnd w:id="5064"/>
      <w:bookmarkEnd w:id="5065"/>
      <w:r w:rsidR="00E47F6B">
        <w:t xml:space="preserve"> Arguments</w:t>
      </w:r>
      <w:bookmarkEnd w:id="5066"/>
    </w:p>
    <w:p w14:paraId="68CE3AD8" w14:textId="4BCE7B30" w:rsidR="008117AF" w:rsidRDefault="005C0EA6" w:rsidP="005C0EA6">
      <w:pPr>
        <w:spacing w:before="120" w:after="120"/>
        <w:ind w:firstLine="540"/>
        <w:jc w:val="both"/>
        <w:rPr>
          <w:ins w:id="5068" w:author="John Clevenger" w:date="2022-09-22T22:08:00Z"/>
        </w:rPr>
      </w:pPr>
      <w:ins w:id="5069" w:author="John Clevenger" w:date="2022-07-19T14:23:00Z">
        <w:r>
          <w:t>The various PC</w:t>
        </w:r>
        <w:r w:rsidRPr="005C0EA6">
          <w:rPr>
            <w:vertAlign w:val="superscript"/>
            <w:rPrChange w:id="5070" w:author="John Clevenger" w:date="2022-07-19T14:23:00Z">
              <w:rPr/>
            </w:rPrChange>
          </w:rPr>
          <w:t>2</w:t>
        </w:r>
        <w:r>
          <w:t xml:space="preserve"> modules</w:t>
        </w:r>
      </w:ins>
      <w:ins w:id="5071" w:author="John Clevenger" w:date="2022-07-19T14:26:00Z">
        <w:r>
          <w:t xml:space="preserve"> </w:t>
        </w:r>
      </w:ins>
      <w:ins w:id="5072" w:author="John Clevenger" w:date="2022-07-19T15:44:00Z">
        <w:r w:rsidR="00582869">
          <w:t xml:space="preserve">(for example, the Server, the Admin, etc.) </w:t>
        </w:r>
      </w:ins>
      <w:ins w:id="5073" w:author="John Clevenger" w:date="2022-07-19T15:42:00Z">
        <w:r w:rsidR="00582869">
          <w:t xml:space="preserve">are </w:t>
        </w:r>
      </w:ins>
      <w:ins w:id="5074" w:author="John Clevenger" w:date="2022-07-19T15:43:00Z">
        <w:r w:rsidR="00582869">
          <w:t xml:space="preserve">invoked by executing one of several </w:t>
        </w:r>
        <w:r w:rsidR="00582869" w:rsidRPr="00582869">
          <w:rPr>
            <w:i/>
            <w:iCs/>
            <w:rPrChange w:id="5075" w:author="John Clevenger" w:date="2022-07-19T15:44:00Z">
              <w:rPr/>
            </w:rPrChange>
          </w:rPr>
          <w:t>command scripts</w:t>
        </w:r>
        <w:r w:rsidR="00582869">
          <w:t xml:space="preserve"> (see the section on </w:t>
        </w:r>
        <w:r w:rsidR="00582869" w:rsidRPr="003F07BE">
          <w:rPr>
            <w:b/>
            <w:bCs/>
          </w:rPr>
          <w:t>Built-in Commands</w:t>
        </w:r>
        <w:r w:rsidR="00582869">
          <w:t xml:space="preserve"> in the chapter on </w:t>
        </w:r>
        <w:r w:rsidR="00582869" w:rsidRPr="003F07BE">
          <w:rPr>
            <w:b/>
            <w:bCs/>
          </w:rPr>
          <w:t>Startup Procedures</w:t>
        </w:r>
        <w:r w:rsidR="00582869">
          <w:t xml:space="preserve">).  </w:t>
        </w:r>
      </w:ins>
      <w:ins w:id="5076" w:author="John Clevenger" w:date="2022-07-19T15:44:00Z">
        <w:r w:rsidR="00582869">
          <w:t xml:space="preserve">Each command script </w:t>
        </w:r>
      </w:ins>
      <w:ins w:id="5077" w:author="John Clevenger" w:date="2022-07-19T14:26:00Z">
        <w:r>
          <w:t>accept</w:t>
        </w:r>
      </w:ins>
      <w:ins w:id="5078" w:author="John Clevenger" w:date="2022-07-19T15:44:00Z">
        <w:r w:rsidR="00582869">
          <w:t>s</w:t>
        </w:r>
      </w:ins>
      <w:ins w:id="5079" w:author="John Clevenger" w:date="2022-07-19T14:26:00Z">
        <w:r>
          <w:t xml:space="preserve"> a variety of </w:t>
        </w:r>
        <w:r w:rsidR="00FA3867">
          <w:t>command line arguments to control</w:t>
        </w:r>
      </w:ins>
      <w:ins w:id="5080" w:author="John Clevenger" w:date="2022-07-19T15:01:00Z">
        <w:r w:rsidR="000321AE">
          <w:t xml:space="preserve"> </w:t>
        </w:r>
      </w:ins>
      <w:ins w:id="5081" w:author="John Clevenger" w:date="2022-07-19T15:44:00Z">
        <w:r w:rsidR="00582869">
          <w:t>its</w:t>
        </w:r>
      </w:ins>
      <w:ins w:id="5082" w:author="John Clevenger" w:date="2022-07-19T14:27:00Z">
        <w:r w:rsidR="00FA3867">
          <w:t xml:space="preserve"> operation.</w:t>
        </w:r>
      </w:ins>
      <w:ins w:id="5083" w:author="John Clevenger" w:date="2022-07-19T15:45:00Z">
        <w:r w:rsidR="00582869">
          <w:rPr>
            <w:rStyle w:val="FootnoteReference"/>
          </w:rPr>
          <w:footnoteReference w:id="57"/>
        </w:r>
      </w:ins>
      <w:ins w:id="5094" w:author="John Clevenger" w:date="2022-07-19T14:27:00Z">
        <w:r w:rsidR="00FA3867">
          <w:t xml:space="preserve">  </w:t>
        </w:r>
      </w:ins>
      <w:ins w:id="5095" w:author="John Clevenger" w:date="2022-09-22T22:14:00Z">
        <w:r w:rsidR="001E3EFB">
          <w:t>With one exception (“-F”),</w:t>
        </w:r>
      </w:ins>
      <w:ins w:id="5096" w:author="John Clevenger" w:date="2022-07-19T14:27:00Z">
        <w:r w:rsidR="00FA3867">
          <w:t xml:space="preserve"> arguments are </w:t>
        </w:r>
      </w:ins>
      <w:ins w:id="5097" w:author="John Clevenger" w:date="2022-07-19T14:30:00Z">
        <w:r w:rsidR="00FA3867">
          <w:t>preceded by double dashes</w:t>
        </w:r>
      </w:ins>
      <w:ins w:id="5098" w:author="John Clevenger" w:date="2022-07-19T14:31:00Z">
        <w:r w:rsidR="00FA3867">
          <w:t xml:space="preserve">, </w:t>
        </w:r>
        <w:proofErr w:type="gramStart"/>
        <w:r w:rsidR="00FA3867">
          <w:t>e.g.</w:t>
        </w:r>
        <w:proofErr w:type="gramEnd"/>
        <w:r w:rsidR="00FA3867">
          <w:t xml:space="preserve"> “</w:t>
        </w:r>
      </w:ins>
      <w:ins w:id="5099" w:author="John Clevenger" w:date="2022-07-19T14:33:00Z">
        <w:r w:rsidR="003E0A50">
          <w:rPr>
            <w:rFonts w:ascii="Courier New" w:hAnsi="Courier New" w:cs="Courier New"/>
            <w:b/>
            <w:bCs/>
          </w:rPr>
          <w:t>--</w:t>
        </w:r>
      </w:ins>
      <w:ins w:id="5100" w:author="John Clevenger" w:date="2022-07-19T14:28:00Z">
        <w:r w:rsidR="00FA3867" w:rsidRPr="00FA3867">
          <w:rPr>
            <w:rFonts w:ascii="Courier New" w:hAnsi="Courier New" w:cs="Courier New"/>
            <w:b/>
            <w:bCs/>
            <w:rPrChange w:id="5101" w:author="John Clevenger" w:date="2022-07-19T14:29:00Z">
              <w:rPr/>
            </w:rPrChange>
          </w:rPr>
          <w:t>xxx</w:t>
        </w:r>
      </w:ins>
      <w:ins w:id="5102" w:author="John Clevenger" w:date="2022-07-19T14:33:00Z">
        <w:r w:rsidR="003E0A50">
          <w:t>”</w:t>
        </w:r>
      </w:ins>
      <w:ins w:id="5103" w:author="John Clevenger" w:date="2022-07-19T14:28:00Z">
        <w:r w:rsidR="00FA3867">
          <w:t xml:space="preserve">, where </w:t>
        </w:r>
        <w:r w:rsidR="00FA3867" w:rsidRPr="00FA3867">
          <w:rPr>
            <w:rFonts w:ascii="Courier New" w:hAnsi="Courier New" w:cs="Courier New"/>
            <w:b/>
            <w:bCs/>
            <w:rPrChange w:id="5104" w:author="John Clevenger" w:date="2022-07-19T14:29:00Z">
              <w:rPr/>
            </w:rPrChange>
          </w:rPr>
          <w:t>xxx</w:t>
        </w:r>
        <w:r w:rsidR="00FA3867">
          <w:t xml:space="preserve"> is the</w:t>
        </w:r>
      </w:ins>
      <w:ins w:id="5105" w:author="John Clevenger" w:date="2022-07-19T14:29:00Z">
        <w:r w:rsidR="00FA3867">
          <w:t xml:space="preserve"> </w:t>
        </w:r>
      </w:ins>
      <w:ins w:id="5106" w:author="John Clevenger" w:date="2022-07-19T14:30:00Z">
        <w:r w:rsidR="00FA3867">
          <w:t>name of the argument</w:t>
        </w:r>
      </w:ins>
      <w:ins w:id="5107" w:author="John Clevenger" w:date="2022-07-19T14:31:00Z">
        <w:r w:rsidR="00FA3867">
          <w:t xml:space="preserve">.  Some arguments may be followed by </w:t>
        </w:r>
      </w:ins>
      <w:ins w:id="5108" w:author="John Clevenger" w:date="2022-07-19T14:34:00Z">
        <w:r w:rsidR="003E0A50">
          <w:t>parameters</w:t>
        </w:r>
      </w:ins>
      <w:ins w:id="5109" w:author="John Clevenger" w:date="2022-07-19T14:31:00Z">
        <w:r w:rsidR="00FA3867">
          <w:t>, some of which may be required while others are optional.</w:t>
        </w:r>
      </w:ins>
      <w:ins w:id="5110" w:author="John Clevenger" w:date="2022-07-19T14:32:00Z">
        <w:r w:rsidR="003E0A50">
          <w:t xml:space="preserve">  </w:t>
        </w:r>
      </w:ins>
    </w:p>
    <w:p w14:paraId="201009D5" w14:textId="7F188E40" w:rsidR="005C0EA6" w:rsidRDefault="008117AF" w:rsidP="005C0EA6">
      <w:pPr>
        <w:spacing w:before="120" w:after="120"/>
        <w:ind w:firstLine="540"/>
        <w:jc w:val="both"/>
        <w:rPr>
          <w:ins w:id="5111" w:author="John Clevenger" w:date="2022-07-19T14:31:00Z"/>
        </w:rPr>
      </w:pPr>
      <w:ins w:id="5112" w:author="John Clevenger" w:date="2022-09-22T22:08:00Z">
        <w:r>
          <w:t>The following tables define the allowed (valid) arguments.  S</w:t>
        </w:r>
      </w:ins>
      <w:ins w:id="5113" w:author="John Clevenger" w:date="2022-09-22T22:06:00Z">
        <w:r>
          <w:t xml:space="preserve">pecifying an </w:t>
        </w:r>
      </w:ins>
      <w:ins w:id="5114" w:author="John Clevenger" w:date="2022-09-22T22:08:00Z">
        <w:r>
          <w:t xml:space="preserve">invalid </w:t>
        </w:r>
      </w:ins>
      <w:ins w:id="5115" w:author="John Clevenger" w:date="2022-09-22T22:06:00Z">
        <w:r>
          <w:t xml:space="preserve">argument </w:t>
        </w:r>
      </w:ins>
      <w:ins w:id="5116" w:author="John Clevenger" w:date="2022-09-22T22:09:00Z">
        <w:r>
          <w:t xml:space="preserve">(that is, an argument </w:t>
        </w:r>
      </w:ins>
      <w:ins w:id="5117" w:author="John Clevenger" w:date="2022-09-22T22:06:00Z">
        <w:r>
          <w:t>not listed in one of the following tables</w:t>
        </w:r>
      </w:ins>
      <w:ins w:id="5118" w:author="John Clevenger" w:date="2022-09-22T22:09:00Z">
        <w:r>
          <w:t>)</w:t>
        </w:r>
      </w:ins>
      <w:ins w:id="5119" w:author="John Clevenger" w:date="2022-09-22T22:06:00Z">
        <w:r>
          <w:t xml:space="preserve"> causes the invoked module to terminate with a fatal error</w:t>
        </w:r>
      </w:ins>
      <w:ins w:id="5120" w:author="John Clevenger" w:date="2022-09-22T22:15:00Z">
        <w:r w:rsidR="00A93DB2">
          <w:t xml:space="preserve"> message</w:t>
        </w:r>
      </w:ins>
      <w:ins w:id="5121" w:author="John Clevenger" w:date="2022-09-22T22:06:00Z">
        <w:r>
          <w:t>.</w:t>
        </w:r>
      </w:ins>
      <w:ins w:id="5122" w:author="John Clevenger" w:date="2022-09-22T22:09:00Z">
        <w:r w:rsidRPr="008117AF">
          <w:t xml:space="preserve"> </w:t>
        </w:r>
        <w:r>
          <w:t>Any (valid) arguments which are not used by a given module are silently ignored.</w:t>
        </w:r>
      </w:ins>
    </w:p>
    <w:p w14:paraId="18940E11" w14:textId="09E29CA6" w:rsidR="003E0A50" w:rsidRDefault="003E0A50" w:rsidP="005C0EA6">
      <w:pPr>
        <w:spacing w:before="120" w:after="120"/>
        <w:ind w:firstLine="540"/>
        <w:jc w:val="both"/>
        <w:rPr>
          <w:ins w:id="5123" w:author="John Clevenger" w:date="2022-07-19T14:32:00Z"/>
        </w:rPr>
      </w:pPr>
      <w:ins w:id="5124" w:author="John Clevenger" w:date="2022-07-19T14:31:00Z">
        <w:r>
          <w:t xml:space="preserve">The following table </w:t>
        </w:r>
      </w:ins>
      <w:ins w:id="5125" w:author="John Clevenger" w:date="2022-07-19T14:32:00Z">
        <w:r>
          <w:t xml:space="preserve">lists the </w:t>
        </w:r>
      </w:ins>
      <w:ins w:id="5126" w:author="John Clevenger" w:date="2022-07-19T15:26:00Z">
        <w:r w:rsidR="00DD6E5B">
          <w:t>most commonly used</w:t>
        </w:r>
      </w:ins>
      <w:ins w:id="5127" w:author="John Clevenger" w:date="2022-07-19T14:49:00Z">
        <w:r w:rsidR="00227A46">
          <w:t xml:space="preserve"> command line </w:t>
        </w:r>
      </w:ins>
      <w:ins w:id="5128" w:author="John Clevenger" w:date="2022-07-19T14:32:00Z">
        <w:r>
          <w:t>arguments.</w:t>
        </w:r>
      </w:ins>
      <w:ins w:id="5129" w:author="John Clevenger" w:date="2022-07-19T14:50:00Z">
        <w:r w:rsidR="00227A46" w:rsidRPr="00227A46">
          <w:t xml:space="preserve"> </w:t>
        </w:r>
      </w:ins>
    </w:p>
    <w:p w14:paraId="7ADA2E6C" w14:textId="54CF9DE7" w:rsidR="003E0A50" w:rsidRDefault="003E0A50" w:rsidP="005C0EA6">
      <w:pPr>
        <w:spacing w:before="120" w:after="120"/>
        <w:ind w:firstLine="540"/>
        <w:jc w:val="both"/>
        <w:rPr>
          <w:ins w:id="5130" w:author="John Clevenger" w:date="2022-07-19T14:35:00Z"/>
        </w:rPr>
      </w:pPr>
    </w:p>
    <w:tbl>
      <w:tblPr>
        <w:tblStyle w:val="TableGrid"/>
        <w:tblW w:w="10008" w:type="dxa"/>
        <w:tblLook w:val="04A0" w:firstRow="1" w:lastRow="0" w:firstColumn="1" w:lastColumn="0" w:noHBand="0" w:noVBand="1"/>
        <w:tblPrChange w:id="5131" w:author="John Clevenger" w:date="2022-07-19T15:16:00Z">
          <w:tblPr>
            <w:tblStyle w:val="TableGrid"/>
            <w:tblW w:w="0" w:type="auto"/>
            <w:tblLook w:val="04A0" w:firstRow="1" w:lastRow="0" w:firstColumn="1" w:lastColumn="0" w:noHBand="0" w:noVBand="1"/>
          </w:tblPr>
        </w:tblPrChange>
      </w:tblPr>
      <w:tblGrid>
        <w:gridCol w:w="3078"/>
        <w:gridCol w:w="2160"/>
        <w:gridCol w:w="4770"/>
        <w:tblGridChange w:id="5132">
          <w:tblGrid>
            <w:gridCol w:w="1998"/>
            <w:gridCol w:w="1080"/>
            <w:gridCol w:w="1260"/>
            <w:gridCol w:w="425"/>
            <w:gridCol w:w="475"/>
            <w:gridCol w:w="2073"/>
            <w:gridCol w:w="2402"/>
            <w:gridCol w:w="295"/>
          </w:tblGrid>
        </w:tblGridChange>
      </w:tblGrid>
      <w:tr w:rsidR="00227A46" w:rsidRPr="00227A46" w14:paraId="4C8439C8" w14:textId="77777777" w:rsidTr="003B72E3">
        <w:trPr>
          <w:ins w:id="5133" w:author="John Clevenger" w:date="2022-07-19T14:36:00Z"/>
          <w:trPrChange w:id="5134" w:author="John Clevenger" w:date="2022-07-19T15:16:00Z">
            <w:trPr>
              <w:gridAfter w:val="0"/>
            </w:trPr>
          </w:trPrChange>
        </w:trPr>
        <w:tc>
          <w:tcPr>
            <w:tcW w:w="3078" w:type="dxa"/>
            <w:tcPrChange w:id="5135" w:author="John Clevenger" w:date="2022-07-19T15:16:00Z">
              <w:tcPr>
                <w:tcW w:w="1998" w:type="dxa"/>
              </w:tcPr>
            </w:tcPrChange>
          </w:tcPr>
          <w:p w14:paraId="3A1AA371" w14:textId="612840FB" w:rsidR="00227A46" w:rsidRPr="00702652" w:rsidRDefault="00227A46">
            <w:pPr>
              <w:spacing w:before="120" w:after="120"/>
              <w:jc w:val="center"/>
              <w:rPr>
                <w:ins w:id="5136" w:author="John Clevenger" w:date="2022-07-19T14:36:00Z"/>
                <w:rFonts w:ascii="Courier New" w:hAnsi="Courier New" w:cs="Courier New"/>
                <w:b/>
                <w:bCs/>
                <w:rPrChange w:id="5137" w:author="John Clevenger" w:date="2022-07-19T14:37:00Z">
                  <w:rPr>
                    <w:ins w:id="5138" w:author="John Clevenger" w:date="2022-07-19T14:36:00Z"/>
                  </w:rPr>
                </w:rPrChange>
              </w:rPr>
              <w:pPrChange w:id="5139" w:author="John Clevenger" w:date="2022-07-19T14:55:00Z">
                <w:pPr>
                  <w:spacing w:before="120" w:after="120"/>
                  <w:jc w:val="both"/>
                </w:pPr>
              </w:pPrChange>
            </w:pPr>
            <w:ins w:id="5140" w:author="John Clevenger" w:date="2022-07-19T14:36:00Z">
              <w:r w:rsidRPr="00702652">
                <w:rPr>
                  <w:rFonts w:ascii="Courier New" w:hAnsi="Courier New" w:cs="Courier New"/>
                  <w:b/>
                  <w:bCs/>
                  <w:rPrChange w:id="5141" w:author="John Clevenger" w:date="2022-07-19T14:37:00Z">
                    <w:rPr/>
                  </w:rPrChange>
                </w:rPr>
                <w:t>Argument</w:t>
              </w:r>
            </w:ins>
          </w:p>
        </w:tc>
        <w:tc>
          <w:tcPr>
            <w:tcW w:w="2160" w:type="dxa"/>
            <w:tcPrChange w:id="5142" w:author="John Clevenger" w:date="2022-07-19T15:16:00Z">
              <w:tcPr>
                <w:tcW w:w="2340" w:type="dxa"/>
                <w:gridSpan w:val="2"/>
              </w:tcPr>
            </w:tcPrChange>
          </w:tcPr>
          <w:p w14:paraId="2AFCEDAF" w14:textId="1CCCB641" w:rsidR="00227A46" w:rsidRPr="00702652" w:rsidRDefault="00227A46">
            <w:pPr>
              <w:spacing w:before="120" w:after="120"/>
              <w:jc w:val="center"/>
              <w:rPr>
                <w:ins w:id="5143" w:author="John Clevenger" w:date="2022-07-19T14:36:00Z"/>
                <w:rFonts w:ascii="Courier New" w:hAnsi="Courier New" w:cs="Courier New"/>
                <w:b/>
                <w:bCs/>
                <w:rPrChange w:id="5144" w:author="John Clevenger" w:date="2022-07-19T14:37:00Z">
                  <w:rPr>
                    <w:ins w:id="5145" w:author="John Clevenger" w:date="2022-07-19T14:36:00Z"/>
                  </w:rPr>
                </w:rPrChange>
              </w:rPr>
              <w:pPrChange w:id="5146" w:author="John Clevenger" w:date="2022-07-19T14:42:00Z">
                <w:pPr>
                  <w:spacing w:before="120" w:after="120"/>
                  <w:jc w:val="both"/>
                </w:pPr>
              </w:pPrChange>
            </w:pPr>
            <w:ins w:id="5147" w:author="John Clevenger" w:date="2022-07-19T14:36:00Z">
              <w:r w:rsidRPr="00702652">
                <w:rPr>
                  <w:rFonts w:ascii="Courier New" w:hAnsi="Courier New" w:cs="Courier New"/>
                  <w:b/>
                  <w:bCs/>
                  <w:rPrChange w:id="5148" w:author="John Clevenger" w:date="2022-07-19T14:37:00Z">
                    <w:rPr/>
                  </w:rPrChange>
                </w:rPr>
                <w:t>Parameters</w:t>
              </w:r>
            </w:ins>
          </w:p>
        </w:tc>
        <w:tc>
          <w:tcPr>
            <w:tcW w:w="4770" w:type="dxa"/>
            <w:tcPrChange w:id="5149" w:author="John Clevenger" w:date="2022-07-19T15:16:00Z">
              <w:tcPr>
                <w:tcW w:w="2973" w:type="dxa"/>
                <w:gridSpan w:val="3"/>
              </w:tcPr>
            </w:tcPrChange>
          </w:tcPr>
          <w:p w14:paraId="44371EED" w14:textId="52B69E2F" w:rsidR="00227A46" w:rsidRPr="00702652" w:rsidRDefault="00227A46">
            <w:pPr>
              <w:spacing w:before="120" w:after="120"/>
              <w:jc w:val="center"/>
              <w:rPr>
                <w:ins w:id="5150" w:author="John Clevenger" w:date="2022-07-19T14:36:00Z"/>
                <w:rFonts w:ascii="Courier New" w:hAnsi="Courier New" w:cs="Courier New"/>
                <w:b/>
                <w:bCs/>
                <w:rPrChange w:id="5151" w:author="John Clevenger" w:date="2022-07-19T14:37:00Z">
                  <w:rPr>
                    <w:ins w:id="5152" w:author="John Clevenger" w:date="2022-07-19T14:36:00Z"/>
                  </w:rPr>
                </w:rPrChange>
              </w:rPr>
              <w:pPrChange w:id="5153" w:author="John Clevenger" w:date="2022-07-19T14:42:00Z">
                <w:pPr>
                  <w:spacing w:before="120" w:after="120"/>
                  <w:jc w:val="both"/>
                </w:pPr>
              </w:pPrChange>
            </w:pPr>
            <w:ins w:id="5154" w:author="John Clevenger" w:date="2022-07-19T14:37:00Z">
              <w:r w:rsidRPr="00702652">
                <w:rPr>
                  <w:rFonts w:ascii="Courier New" w:hAnsi="Courier New" w:cs="Courier New"/>
                  <w:b/>
                  <w:bCs/>
                  <w:rPrChange w:id="5155" w:author="John Clevenger" w:date="2022-07-19T14:37:00Z">
                    <w:rPr/>
                  </w:rPrChange>
                </w:rPr>
                <w:t>Purpose</w:t>
              </w:r>
            </w:ins>
          </w:p>
        </w:tc>
      </w:tr>
      <w:tr w:rsidR="0091528E" w:rsidRPr="00227A46" w14:paraId="1B5A6DE7" w14:textId="77777777" w:rsidTr="003B72E3">
        <w:trPr>
          <w:ins w:id="5156" w:author="John Clevenger" w:date="2022-07-19T15:39:00Z"/>
        </w:trPr>
        <w:tc>
          <w:tcPr>
            <w:tcW w:w="3078" w:type="dxa"/>
          </w:tcPr>
          <w:p w14:paraId="5447080A" w14:textId="45DA0B93" w:rsidR="0091528E" w:rsidRPr="0091528E" w:rsidRDefault="0091528E" w:rsidP="00893BF3">
            <w:pPr>
              <w:spacing w:before="120" w:after="120"/>
              <w:jc w:val="center"/>
              <w:rPr>
                <w:ins w:id="5157" w:author="John Clevenger" w:date="2022-07-19T15:39:00Z"/>
                <w:rFonts w:ascii="Courier New" w:hAnsi="Courier New" w:cs="Courier New"/>
                <w:b/>
                <w:bCs/>
              </w:rPr>
            </w:pPr>
            <w:ins w:id="5158" w:author="John Clevenger" w:date="2022-07-19T15:40:00Z">
              <w:r w:rsidRPr="003F07BE">
                <w:rPr>
                  <w:rFonts w:ascii="Courier New" w:hAnsi="Courier New" w:cs="Courier New"/>
                  <w:b/>
                  <w:bCs/>
                </w:rPr>
                <w:t>--</w:t>
              </w:r>
              <w:r>
                <w:rPr>
                  <w:rFonts w:ascii="Courier New" w:hAnsi="Courier New" w:cs="Courier New"/>
                  <w:b/>
                  <w:bCs/>
                </w:rPr>
                <w:t>help</w:t>
              </w:r>
            </w:ins>
          </w:p>
        </w:tc>
        <w:tc>
          <w:tcPr>
            <w:tcW w:w="2160" w:type="dxa"/>
          </w:tcPr>
          <w:p w14:paraId="440C5088" w14:textId="77777777" w:rsidR="0091528E" w:rsidRPr="0091528E" w:rsidRDefault="0091528E" w:rsidP="00EE68B0">
            <w:pPr>
              <w:spacing w:before="120" w:after="120"/>
              <w:jc w:val="center"/>
              <w:rPr>
                <w:ins w:id="5159" w:author="John Clevenger" w:date="2022-07-19T15:39:00Z"/>
                <w:rFonts w:ascii="Courier New" w:hAnsi="Courier New" w:cs="Courier New"/>
                <w:b/>
                <w:bCs/>
              </w:rPr>
            </w:pPr>
          </w:p>
        </w:tc>
        <w:tc>
          <w:tcPr>
            <w:tcW w:w="4770" w:type="dxa"/>
          </w:tcPr>
          <w:p w14:paraId="277A56A3" w14:textId="3E8E6836" w:rsidR="0091528E" w:rsidRPr="0091528E" w:rsidRDefault="0091528E" w:rsidP="00EE68B0">
            <w:pPr>
              <w:spacing w:before="120" w:after="120"/>
              <w:jc w:val="center"/>
              <w:rPr>
                <w:ins w:id="5160" w:author="John Clevenger" w:date="2022-07-19T15:39:00Z"/>
                <w:rPrChange w:id="5161" w:author="John Clevenger" w:date="2022-07-19T15:40:00Z">
                  <w:rPr>
                    <w:ins w:id="5162" w:author="John Clevenger" w:date="2022-07-19T15:39:00Z"/>
                    <w:rFonts w:ascii="Courier New" w:hAnsi="Courier New" w:cs="Courier New"/>
                    <w:b/>
                    <w:bCs/>
                  </w:rPr>
                </w:rPrChange>
              </w:rPr>
            </w:pPr>
            <w:ins w:id="5163" w:author="John Clevenger" w:date="2022-07-19T15:40:00Z">
              <w:r>
                <w:t>Displays a short “usage” message for the specified PC2 module.</w:t>
              </w:r>
            </w:ins>
          </w:p>
        </w:tc>
      </w:tr>
      <w:tr w:rsidR="00B640AD" w:rsidRPr="00227A46" w14:paraId="5E4E6CC4" w14:textId="77777777" w:rsidTr="003B72E3">
        <w:trPr>
          <w:ins w:id="5164" w:author="John Clevenger" w:date="2022-07-19T15:59:00Z"/>
        </w:trPr>
        <w:tc>
          <w:tcPr>
            <w:tcW w:w="3078" w:type="dxa"/>
          </w:tcPr>
          <w:p w14:paraId="1D694A48" w14:textId="619BFD01" w:rsidR="00B640AD" w:rsidRPr="003F07BE" w:rsidRDefault="00B640AD" w:rsidP="00893BF3">
            <w:pPr>
              <w:spacing w:before="120" w:after="120"/>
              <w:jc w:val="center"/>
              <w:rPr>
                <w:ins w:id="5165" w:author="John Clevenger" w:date="2022-07-19T15:59:00Z"/>
                <w:rFonts w:ascii="Courier New" w:hAnsi="Courier New" w:cs="Courier New"/>
                <w:b/>
                <w:bCs/>
              </w:rPr>
            </w:pPr>
            <w:ins w:id="5166" w:author="John Clevenger" w:date="2022-07-19T15:59:00Z">
              <w:r w:rsidRPr="003F07BE">
                <w:rPr>
                  <w:rFonts w:ascii="Courier New" w:hAnsi="Courier New" w:cs="Courier New"/>
                  <w:b/>
                  <w:bCs/>
                </w:rPr>
                <w:t>--</w:t>
              </w:r>
              <w:r>
                <w:rPr>
                  <w:rFonts w:ascii="Courier New" w:hAnsi="Courier New" w:cs="Courier New"/>
                  <w:b/>
                  <w:bCs/>
                </w:rPr>
                <w:t>server</w:t>
              </w:r>
            </w:ins>
          </w:p>
        </w:tc>
        <w:tc>
          <w:tcPr>
            <w:tcW w:w="2160" w:type="dxa"/>
          </w:tcPr>
          <w:p w14:paraId="6B5379EE" w14:textId="77777777" w:rsidR="00B640AD" w:rsidRPr="0091528E" w:rsidRDefault="00B640AD" w:rsidP="00EE68B0">
            <w:pPr>
              <w:spacing w:before="120" w:after="120"/>
              <w:jc w:val="center"/>
              <w:rPr>
                <w:ins w:id="5167" w:author="John Clevenger" w:date="2022-07-19T15:59:00Z"/>
                <w:rFonts w:ascii="Courier New" w:hAnsi="Courier New" w:cs="Courier New"/>
                <w:b/>
                <w:bCs/>
              </w:rPr>
            </w:pPr>
          </w:p>
        </w:tc>
        <w:tc>
          <w:tcPr>
            <w:tcW w:w="4770" w:type="dxa"/>
          </w:tcPr>
          <w:p w14:paraId="7C798E20" w14:textId="05F2A63F" w:rsidR="00B640AD" w:rsidRDefault="00B640AD" w:rsidP="00EE68B0">
            <w:pPr>
              <w:spacing w:before="120" w:after="120"/>
              <w:jc w:val="center"/>
              <w:rPr>
                <w:ins w:id="5168" w:author="John Clevenger" w:date="2022-07-19T15:59:00Z"/>
              </w:rPr>
            </w:pPr>
            <w:ins w:id="5169" w:author="John Clevenger" w:date="2022-07-19T15:59:00Z">
              <w:r>
                <w:t>Specif</w:t>
              </w:r>
            </w:ins>
            <w:ins w:id="5170" w:author="John Clevenger" w:date="2022-07-19T16:00:00Z">
              <w:r>
                <w:t>ies that the PC2 module being started is a server.</w:t>
              </w:r>
            </w:ins>
          </w:p>
        </w:tc>
      </w:tr>
      <w:tr w:rsidR="00227A46" w14:paraId="6125F1F1" w14:textId="77777777" w:rsidTr="003B72E3">
        <w:trPr>
          <w:ins w:id="5171" w:author="John Clevenger" w:date="2022-07-19T14:36:00Z"/>
          <w:trPrChange w:id="5172" w:author="John Clevenger" w:date="2022-07-19T15:16:00Z">
            <w:trPr>
              <w:gridAfter w:val="0"/>
            </w:trPr>
          </w:trPrChange>
        </w:trPr>
        <w:tc>
          <w:tcPr>
            <w:tcW w:w="3078" w:type="dxa"/>
            <w:tcPrChange w:id="5173" w:author="John Clevenger" w:date="2022-07-19T15:16:00Z">
              <w:tcPr>
                <w:tcW w:w="1998" w:type="dxa"/>
              </w:tcPr>
            </w:tcPrChange>
          </w:tcPr>
          <w:p w14:paraId="07A9852D" w14:textId="4A651907" w:rsidR="00227A46" w:rsidRPr="00702652" w:rsidRDefault="00227A46">
            <w:pPr>
              <w:spacing w:before="120" w:after="120"/>
              <w:jc w:val="center"/>
              <w:rPr>
                <w:ins w:id="5174" w:author="John Clevenger" w:date="2022-07-19T14:36:00Z"/>
                <w:rFonts w:ascii="Courier New" w:hAnsi="Courier New" w:cs="Courier New"/>
                <w:b/>
                <w:bCs/>
                <w:rPrChange w:id="5175" w:author="John Clevenger" w:date="2022-07-19T14:41:00Z">
                  <w:rPr>
                    <w:ins w:id="5176" w:author="John Clevenger" w:date="2022-07-19T14:36:00Z"/>
                  </w:rPr>
                </w:rPrChange>
              </w:rPr>
              <w:pPrChange w:id="5177" w:author="John Clevenger" w:date="2022-07-19T14:55:00Z">
                <w:pPr>
                  <w:spacing w:before="120" w:after="120"/>
                  <w:jc w:val="both"/>
                </w:pPr>
              </w:pPrChange>
            </w:pPr>
            <w:ins w:id="5178" w:author="John Clevenger" w:date="2022-07-19T14:41:00Z">
              <w:r w:rsidRPr="00702652">
                <w:rPr>
                  <w:rFonts w:ascii="Courier New" w:hAnsi="Courier New" w:cs="Courier New"/>
                  <w:b/>
                  <w:bCs/>
                  <w:rPrChange w:id="5179" w:author="John Clevenger" w:date="2022-07-19T14:41:00Z">
                    <w:rPr/>
                  </w:rPrChange>
                </w:rPr>
                <w:t>--login</w:t>
              </w:r>
            </w:ins>
          </w:p>
        </w:tc>
        <w:tc>
          <w:tcPr>
            <w:tcW w:w="2160" w:type="dxa"/>
            <w:tcPrChange w:id="5180" w:author="John Clevenger" w:date="2022-07-19T15:16:00Z">
              <w:tcPr>
                <w:tcW w:w="2340" w:type="dxa"/>
                <w:gridSpan w:val="2"/>
              </w:tcPr>
            </w:tcPrChange>
          </w:tcPr>
          <w:p w14:paraId="0D66C8D2" w14:textId="04D1FDF5" w:rsidR="00227A46" w:rsidRDefault="00227A46">
            <w:pPr>
              <w:spacing w:before="120" w:after="120"/>
              <w:jc w:val="center"/>
              <w:rPr>
                <w:ins w:id="5181" w:author="John Clevenger" w:date="2022-07-19T14:36:00Z"/>
              </w:rPr>
              <w:pPrChange w:id="5182" w:author="John Clevenger" w:date="2022-07-19T14:42:00Z">
                <w:pPr>
                  <w:spacing w:before="120" w:after="120"/>
                  <w:jc w:val="both"/>
                </w:pPr>
              </w:pPrChange>
            </w:pPr>
            <w:ins w:id="5183" w:author="John Clevenger" w:date="2022-07-19T14:41:00Z">
              <w:r>
                <w:t>&lt;</w:t>
              </w:r>
              <w:proofErr w:type="spellStart"/>
              <w:r>
                <w:t>account</w:t>
              </w:r>
            </w:ins>
            <w:ins w:id="5184" w:author="John Clevenger" w:date="2022-07-19T14:42:00Z">
              <w:r>
                <w:t>Id</w:t>
              </w:r>
            </w:ins>
            <w:proofErr w:type="spellEnd"/>
            <w:ins w:id="5185" w:author="John Clevenger" w:date="2022-07-19T14:41:00Z">
              <w:r>
                <w:t>&gt;</w:t>
              </w:r>
            </w:ins>
          </w:p>
        </w:tc>
        <w:tc>
          <w:tcPr>
            <w:tcW w:w="4770" w:type="dxa"/>
            <w:tcPrChange w:id="5186" w:author="John Clevenger" w:date="2022-07-19T15:16:00Z">
              <w:tcPr>
                <w:tcW w:w="2973" w:type="dxa"/>
                <w:gridSpan w:val="3"/>
              </w:tcPr>
            </w:tcPrChange>
          </w:tcPr>
          <w:p w14:paraId="3B32DFFB" w14:textId="2130C037" w:rsidR="00227A46" w:rsidRDefault="00227A46">
            <w:pPr>
              <w:spacing w:before="120" w:after="120"/>
              <w:jc w:val="center"/>
              <w:rPr>
                <w:ins w:id="5187" w:author="John Clevenger" w:date="2022-07-19T14:36:00Z"/>
              </w:rPr>
              <w:pPrChange w:id="5188" w:author="John Clevenger" w:date="2022-07-19T14:42:00Z">
                <w:pPr>
                  <w:spacing w:before="120" w:after="120"/>
                  <w:jc w:val="both"/>
                </w:pPr>
              </w:pPrChange>
            </w:pPr>
            <w:ins w:id="5189" w:author="John Clevenger" w:date="2022-07-19T14:42:00Z">
              <w:r>
                <w:t>Specif</w:t>
              </w:r>
            </w:ins>
            <w:ins w:id="5190" w:author="John Clevenger" w:date="2022-07-19T14:43:00Z">
              <w:r>
                <w:t>y the PC</w:t>
              </w:r>
              <w:proofErr w:type="gramStart"/>
              <w:r>
                <w:t xml:space="preserve">2 </w:t>
              </w:r>
            </w:ins>
            <w:ins w:id="5191" w:author="John Clevenger" w:date="2022-07-19T14:42:00Z">
              <w:r>
                <w:t xml:space="preserve"> account</w:t>
              </w:r>
            </w:ins>
            <w:proofErr w:type="gramEnd"/>
            <w:ins w:id="5192" w:author="John Clevenger" w:date="2022-07-19T14:43:00Z">
              <w:r>
                <w:t xml:space="preserve"> which is logging in</w:t>
              </w:r>
            </w:ins>
            <w:ins w:id="5193" w:author="John Clevenger" w:date="2022-07-19T15:25:00Z">
              <w:r w:rsidR="00215E95">
                <w:t>.</w:t>
              </w:r>
            </w:ins>
          </w:p>
        </w:tc>
      </w:tr>
      <w:tr w:rsidR="00227A46" w14:paraId="757022F2" w14:textId="77777777" w:rsidTr="003B72E3">
        <w:trPr>
          <w:ins w:id="5194" w:author="John Clevenger" w:date="2022-07-19T14:36:00Z"/>
          <w:trPrChange w:id="5195" w:author="John Clevenger" w:date="2022-07-19T15:16:00Z">
            <w:trPr>
              <w:gridAfter w:val="0"/>
            </w:trPr>
          </w:trPrChange>
        </w:trPr>
        <w:tc>
          <w:tcPr>
            <w:tcW w:w="3078" w:type="dxa"/>
            <w:tcPrChange w:id="5196" w:author="John Clevenger" w:date="2022-07-19T15:16:00Z">
              <w:tcPr>
                <w:tcW w:w="1998" w:type="dxa"/>
              </w:tcPr>
            </w:tcPrChange>
          </w:tcPr>
          <w:p w14:paraId="07BF8F7C" w14:textId="63EC5840" w:rsidR="00227A46" w:rsidRDefault="00227A46">
            <w:pPr>
              <w:spacing w:before="120" w:after="120"/>
              <w:jc w:val="center"/>
              <w:rPr>
                <w:ins w:id="5197" w:author="John Clevenger" w:date="2022-07-19T14:36:00Z"/>
              </w:rPr>
              <w:pPrChange w:id="5198" w:author="John Clevenger" w:date="2022-07-19T14:55:00Z">
                <w:pPr>
                  <w:spacing w:before="120" w:after="120"/>
                  <w:jc w:val="both"/>
                </w:pPr>
              </w:pPrChange>
            </w:pPr>
            <w:ins w:id="5199" w:author="John Clevenger" w:date="2022-07-19T14:45:00Z">
              <w:r w:rsidRPr="00EE68B0">
                <w:rPr>
                  <w:rFonts w:ascii="Courier New" w:hAnsi="Courier New" w:cs="Courier New"/>
                  <w:b/>
                  <w:bCs/>
                  <w:rPrChange w:id="5200" w:author="John Clevenger" w:date="2022-07-19T14:45:00Z">
                    <w:rPr/>
                  </w:rPrChange>
                </w:rPr>
                <w:t>--password</w:t>
              </w:r>
            </w:ins>
          </w:p>
        </w:tc>
        <w:tc>
          <w:tcPr>
            <w:tcW w:w="2160" w:type="dxa"/>
            <w:tcPrChange w:id="5201" w:author="John Clevenger" w:date="2022-07-19T15:16:00Z">
              <w:tcPr>
                <w:tcW w:w="2340" w:type="dxa"/>
                <w:gridSpan w:val="2"/>
              </w:tcPr>
            </w:tcPrChange>
          </w:tcPr>
          <w:p w14:paraId="5AF02EDC" w14:textId="33E21A78" w:rsidR="00227A46" w:rsidRDefault="00227A46">
            <w:pPr>
              <w:spacing w:before="120" w:after="120"/>
              <w:jc w:val="center"/>
              <w:rPr>
                <w:ins w:id="5202" w:author="John Clevenger" w:date="2022-07-19T14:36:00Z"/>
              </w:rPr>
              <w:pPrChange w:id="5203" w:author="John Clevenger" w:date="2022-07-19T14:42:00Z">
                <w:pPr>
                  <w:spacing w:before="120" w:after="120"/>
                  <w:jc w:val="both"/>
                </w:pPr>
              </w:pPrChange>
            </w:pPr>
            <w:ins w:id="5204" w:author="John Clevenger" w:date="2022-07-19T14:45:00Z">
              <w:r>
                <w:t>&lt;password string</w:t>
              </w:r>
            </w:ins>
            <w:ins w:id="5205" w:author="John Clevenger" w:date="2022-07-19T14:46:00Z">
              <w:r>
                <w:t>&gt;</w:t>
              </w:r>
            </w:ins>
          </w:p>
        </w:tc>
        <w:tc>
          <w:tcPr>
            <w:tcW w:w="4770" w:type="dxa"/>
            <w:tcPrChange w:id="5206" w:author="John Clevenger" w:date="2022-07-19T15:16:00Z">
              <w:tcPr>
                <w:tcW w:w="2973" w:type="dxa"/>
                <w:gridSpan w:val="3"/>
              </w:tcPr>
            </w:tcPrChange>
          </w:tcPr>
          <w:p w14:paraId="4B428B35" w14:textId="25F01699" w:rsidR="00227A46" w:rsidRDefault="00227A46">
            <w:pPr>
              <w:spacing w:before="120" w:after="120"/>
              <w:jc w:val="center"/>
              <w:rPr>
                <w:ins w:id="5207" w:author="John Clevenger" w:date="2022-07-19T14:36:00Z"/>
              </w:rPr>
              <w:pPrChange w:id="5208" w:author="John Clevenger" w:date="2022-07-19T14:42:00Z">
                <w:pPr>
                  <w:spacing w:before="120" w:after="120"/>
                  <w:jc w:val="both"/>
                </w:pPr>
              </w:pPrChange>
            </w:pPr>
            <w:ins w:id="5209" w:author="John Clevenger" w:date="2022-07-19T14:46:00Z">
              <w:r>
                <w:t xml:space="preserve">Specify for the password for the PC2 account given by   </w:t>
              </w:r>
              <w:r w:rsidRPr="00EE68B0">
                <w:rPr>
                  <w:rFonts w:ascii="Courier New" w:hAnsi="Courier New" w:cs="Courier New"/>
                  <w:b/>
                  <w:bCs/>
                  <w:rPrChange w:id="5210" w:author="John Clevenger" w:date="2022-07-19T14:46:00Z">
                    <w:rPr/>
                  </w:rPrChange>
                </w:rPr>
                <w:t>--login</w:t>
              </w:r>
            </w:ins>
            <w:ins w:id="5211" w:author="John Clevenger" w:date="2022-07-19T15:25:00Z">
              <w:r w:rsidR="00215E95">
                <w:rPr>
                  <w:rFonts w:ascii="Courier New" w:hAnsi="Courier New" w:cs="Courier New"/>
                  <w:b/>
                  <w:bCs/>
                </w:rPr>
                <w:t>.</w:t>
              </w:r>
            </w:ins>
          </w:p>
        </w:tc>
      </w:tr>
      <w:tr w:rsidR="00227A46" w14:paraId="2E343046" w14:textId="77777777" w:rsidTr="003B72E3">
        <w:trPr>
          <w:ins w:id="5212" w:author="John Clevenger" w:date="2022-07-19T14:36:00Z"/>
          <w:trPrChange w:id="5213" w:author="John Clevenger" w:date="2022-07-19T15:16:00Z">
            <w:trPr>
              <w:gridAfter w:val="0"/>
            </w:trPr>
          </w:trPrChange>
        </w:trPr>
        <w:tc>
          <w:tcPr>
            <w:tcW w:w="3078" w:type="dxa"/>
            <w:tcPrChange w:id="5214" w:author="John Clevenger" w:date="2022-07-19T15:16:00Z">
              <w:tcPr>
                <w:tcW w:w="1998" w:type="dxa"/>
              </w:tcPr>
            </w:tcPrChange>
          </w:tcPr>
          <w:p w14:paraId="69F9A3BC" w14:textId="27C88071" w:rsidR="00227A46" w:rsidRPr="00A82E00" w:rsidRDefault="00227A46">
            <w:pPr>
              <w:spacing w:before="120" w:after="120"/>
              <w:jc w:val="center"/>
              <w:rPr>
                <w:ins w:id="5215" w:author="John Clevenger" w:date="2022-07-19T14:36:00Z"/>
                <w:rFonts w:ascii="Courier New" w:hAnsi="Courier New" w:cs="Courier New"/>
                <w:b/>
                <w:bCs/>
                <w:rPrChange w:id="5216" w:author="John Clevenger" w:date="2022-07-19T14:57:00Z">
                  <w:rPr>
                    <w:ins w:id="5217" w:author="John Clevenger" w:date="2022-07-19T14:36:00Z"/>
                  </w:rPr>
                </w:rPrChange>
              </w:rPr>
              <w:pPrChange w:id="5218" w:author="John Clevenger" w:date="2022-07-19T14:55:00Z">
                <w:pPr>
                  <w:spacing w:before="120" w:after="120"/>
                  <w:jc w:val="both"/>
                </w:pPr>
              </w:pPrChange>
            </w:pPr>
            <w:ins w:id="5219" w:author="John Clevenger" w:date="2022-07-19T14:52:00Z">
              <w:r w:rsidRPr="00A82E00">
                <w:rPr>
                  <w:rFonts w:ascii="Courier New" w:hAnsi="Courier New" w:cs="Courier New"/>
                  <w:b/>
                  <w:bCs/>
                  <w:rPrChange w:id="5220" w:author="John Clevenger" w:date="2022-07-19T14:57:00Z">
                    <w:rPr/>
                  </w:rPrChange>
                </w:rPr>
                <w:t>--</w:t>
              </w:r>
              <w:proofErr w:type="spellStart"/>
              <w:r w:rsidRPr="00A82E00">
                <w:rPr>
                  <w:rFonts w:ascii="Courier New" w:hAnsi="Courier New" w:cs="Courier New"/>
                  <w:b/>
                  <w:bCs/>
                  <w:rPrChange w:id="5221" w:author="John Clevenger" w:date="2022-07-19T14:57:00Z">
                    <w:rPr/>
                  </w:rPrChange>
                </w:rPr>
                <w:t>ini</w:t>
              </w:r>
            </w:ins>
            <w:proofErr w:type="spellEnd"/>
          </w:p>
        </w:tc>
        <w:tc>
          <w:tcPr>
            <w:tcW w:w="2160" w:type="dxa"/>
            <w:tcPrChange w:id="5222" w:author="John Clevenger" w:date="2022-07-19T15:16:00Z">
              <w:tcPr>
                <w:tcW w:w="2340" w:type="dxa"/>
                <w:gridSpan w:val="2"/>
              </w:tcPr>
            </w:tcPrChange>
          </w:tcPr>
          <w:p w14:paraId="290B4D06" w14:textId="6F08E6F5" w:rsidR="00227A46" w:rsidRDefault="00AF4663">
            <w:pPr>
              <w:spacing w:before="120" w:after="120"/>
              <w:jc w:val="center"/>
              <w:rPr>
                <w:ins w:id="5223" w:author="John Clevenger" w:date="2022-07-19T14:36:00Z"/>
              </w:rPr>
              <w:pPrChange w:id="5224" w:author="John Clevenger" w:date="2022-07-19T14:42:00Z">
                <w:pPr>
                  <w:spacing w:before="120" w:after="120"/>
                  <w:jc w:val="both"/>
                </w:pPr>
              </w:pPrChange>
            </w:pPr>
            <w:ins w:id="5225" w:author="John Clevenger" w:date="2022-07-19T15:02:00Z">
              <w:r>
                <w:t>&lt;filename&gt;</w:t>
              </w:r>
            </w:ins>
          </w:p>
        </w:tc>
        <w:tc>
          <w:tcPr>
            <w:tcW w:w="4770" w:type="dxa"/>
            <w:tcPrChange w:id="5226" w:author="John Clevenger" w:date="2022-07-19T15:16:00Z">
              <w:tcPr>
                <w:tcW w:w="2973" w:type="dxa"/>
                <w:gridSpan w:val="3"/>
              </w:tcPr>
            </w:tcPrChange>
          </w:tcPr>
          <w:p w14:paraId="31969DF9" w14:textId="686C2F47" w:rsidR="00227A46" w:rsidRDefault="00AF4663">
            <w:pPr>
              <w:spacing w:before="120" w:after="120"/>
              <w:jc w:val="center"/>
              <w:rPr>
                <w:ins w:id="5227" w:author="John Clevenger" w:date="2022-07-19T14:36:00Z"/>
              </w:rPr>
              <w:pPrChange w:id="5228" w:author="John Clevenger" w:date="2022-07-19T14:42:00Z">
                <w:pPr>
                  <w:spacing w:before="120" w:after="120"/>
                  <w:jc w:val="both"/>
                </w:pPr>
              </w:pPrChange>
            </w:pPr>
            <w:ins w:id="5229" w:author="John Clevenger" w:date="2022-07-19T15:02:00Z">
              <w:r>
                <w:t>Specify the name of an initialization</w:t>
              </w:r>
            </w:ins>
            <w:ins w:id="5230" w:author="John Clevenger" w:date="2022-07-19T15:03:00Z">
              <w:r>
                <w:t>/configuration</w:t>
              </w:r>
            </w:ins>
            <w:ins w:id="5231" w:author="John Clevenger" w:date="2022-07-19T15:02:00Z">
              <w:r>
                <w:t xml:space="preserve"> file to be used in li</w:t>
              </w:r>
            </w:ins>
            <w:ins w:id="5232" w:author="John Clevenger" w:date="2022-07-19T15:03:00Z">
              <w:r>
                <w:t xml:space="preserve">eu of the standard </w:t>
              </w:r>
              <w:r w:rsidRPr="00AF4663">
                <w:rPr>
                  <w:rFonts w:ascii="Arial" w:hAnsi="Arial" w:cs="Arial"/>
                  <w:b/>
                  <w:bCs/>
                  <w:sz w:val="22"/>
                  <w:szCs w:val="22"/>
                  <w:rPrChange w:id="5233" w:author="John Clevenger" w:date="2022-07-19T15:03:00Z">
                    <w:rPr/>
                  </w:rPrChange>
                </w:rPr>
                <w:t>pc2v9.ini</w:t>
              </w:r>
              <w:r>
                <w:t xml:space="preserve"> file</w:t>
              </w:r>
            </w:ins>
            <w:ins w:id="5234" w:author="John Clevenger" w:date="2022-07-19T15:25:00Z">
              <w:r w:rsidR="00215E95">
                <w:t>.</w:t>
              </w:r>
            </w:ins>
          </w:p>
        </w:tc>
      </w:tr>
      <w:tr w:rsidR="00B640AD" w14:paraId="614B4B98" w14:textId="77777777" w:rsidTr="003B72E3">
        <w:trPr>
          <w:ins w:id="5235" w:author="John Clevenger" w:date="2022-07-19T16:02:00Z"/>
        </w:trPr>
        <w:tc>
          <w:tcPr>
            <w:tcW w:w="3078" w:type="dxa"/>
          </w:tcPr>
          <w:p w14:paraId="0E146101" w14:textId="1272DBA7" w:rsidR="00B640AD" w:rsidRPr="00B640AD" w:rsidRDefault="00B640AD" w:rsidP="00893BF3">
            <w:pPr>
              <w:spacing w:before="120" w:after="120"/>
              <w:jc w:val="center"/>
              <w:rPr>
                <w:ins w:id="5236" w:author="John Clevenger" w:date="2022-07-19T16:02:00Z"/>
                <w:rFonts w:ascii="Courier New" w:hAnsi="Courier New" w:cs="Courier New"/>
                <w:b/>
                <w:bCs/>
              </w:rPr>
            </w:pPr>
            <w:ins w:id="5237" w:author="John Clevenger" w:date="2022-07-19T16:02:00Z">
              <w:r w:rsidRPr="003F07BE">
                <w:rPr>
                  <w:rFonts w:ascii="Courier New" w:hAnsi="Courier New" w:cs="Courier New"/>
                  <w:b/>
                  <w:bCs/>
                </w:rPr>
                <w:t>--</w:t>
              </w:r>
              <w:proofErr w:type="spellStart"/>
              <w:r>
                <w:rPr>
                  <w:rFonts w:ascii="Courier New" w:hAnsi="Courier New" w:cs="Courier New"/>
                  <w:b/>
                  <w:bCs/>
                </w:rPr>
                <w:t>skip</w:t>
              </w:r>
              <w:r w:rsidRPr="003F07BE">
                <w:rPr>
                  <w:rFonts w:ascii="Courier New" w:hAnsi="Courier New" w:cs="Courier New"/>
                  <w:b/>
                  <w:bCs/>
                </w:rPr>
                <w:t>ini</w:t>
              </w:r>
              <w:proofErr w:type="spellEnd"/>
            </w:ins>
          </w:p>
        </w:tc>
        <w:tc>
          <w:tcPr>
            <w:tcW w:w="2160" w:type="dxa"/>
          </w:tcPr>
          <w:p w14:paraId="3EDA212E" w14:textId="77777777" w:rsidR="00B640AD" w:rsidRDefault="00B640AD" w:rsidP="00EE68B0">
            <w:pPr>
              <w:spacing w:before="120" w:after="120"/>
              <w:jc w:val="center"/>
              <w:rPr>
                <w:ins w:id="5238" w:author="John Clevenger" w:date="2022-07-19T16:02:00Z"/>
              </w:rPr>
            </w:pPr>
          </w:p>
        </w:tc>
        <w:tc>
          <w:tcPr>
            <w:tcW w:w="4770" w:type="dxa"/>
          </w:tcPr>
          <w:p w14:paraId="5137B5EE" w14:textId="6EB72747" w:rsidR="00B640AD" w:rsidRDefault="00B640AD" w:rsidP="00EE68B0">
            <w:pPr>
              <w:spacing w:before="120" w:after="120"/>
              <w:jc w:val="center"/>
              <w:rPr>
                <w:ins w:id="5239" w:author="John Clevenger" w:date="2022-07-19T16:02:00Z"/>
              </w:rPr>
            </w:pPr>
            <w:ins w:id="5240" w:author="John Clevenger" w:date="2022-07-19T16:02:00Z">
              <w:r>
                <w:t xml:space="preserve">Instructs the PC2 module to ignore the contents of the </w:t>
              </w:r>
              <w:r w:rsidRPr="00B640AD">
                <w:rPr>
                  <w:rFonts w:ascii="Arial" w:hAnsi="Arial" w:cs="Arial"/>
                  <w:b/>
                  <w:bCs/>
                  <w:sz w:val="22"/>
                  <w:szCs w:val="22"/>
                  <w:rPrChange w:id="5241" w:author="John Clevenger" w:date="2022-07-19T16:03:00Z">
                    <w:rPr/>
                  </w:rPrChange>
                </w:rPr>
                <w:t>pc2v9.ini</w:t>
              </w:r>
              <w:r>
                <w:t xml:space="preserve"> file and use defaults for every</w:t>
              </w:r>
            </w:ins>
            <w:ins w:id="5242" w:author="John Clevenger" w:date="2022-07-19T16:03:00Z">
              <w:r>
                <w:t>thing (not necessarily a good idea…)</w:t>
              </w:r>
            </w:ins>
          </w:p>
        </w:tc>
      </w:tr>
      <w:tr w:rsidR="00227A46" w14:paraId="64CB2394" w14:textId="77777777" w:rsidTr="003B72E3">
        <w:trPr>
          <w:ins w:id="5243" w:author="John Clevenger" w:date="2022-07-19T14:36:00Z"/>
          <w:trPrChange w:id="5244" w:author="John Clevenger" w:date="2022-07-19T15:16:00Z">
            <w:trPr>
              <w:gridAfter w:val="0"/>
            </w:trPr>
          </w:trPrChange>
        </w:trPr>
        <w:tc>
          <w:tcPr>
            <w:tcW w:w="3078" w:type="dxa"/>
            <w:tcPrChange w:id="5245" w:author="John Clevenger" w:date="2022-07-19T15:16:00Z">
              <w:tcPr>
                <w:tcW w:w="1998" w:type="dxa"/>
              </w:tcPr>
            </w:tcPrChange>
          </w:tcPr>
          <w:p w14:paraId="232CA780" w14:textId="2D1AC0E4" w:rsidR="00893BF3" w:rsidRPr="00A82E00" w:rsidRDefault="00893BF3">
            <w:pPr>
              <w:spacing w:before="120" w:after="120"/>
              <w:jc w:val="center"/>
              <w:rPr>
                <w:ins w:id="5246" w:author="John Clevenger" w:date="2022-07-19T14:36:00Z"/>
                <w:rFonts w:ascii="Courier New" w:hAnsi="Courier New" w:cs="Courier New"/>
                <w:b/>
                <w:bCs/>
                <w:rPrChange w:id="5247" w:author="John Clevenger" w:date="2022-07-19T14:57:00Z">
                  <w:rPr>
                    <w:ins w:id="5248" w:author="John Clevenger" w:date="2022-07-19T14:36:00Z"/>
                  </w:rPr>
                </w:rPrChange>
              </w:rPr>
              <w:pPrChange w:id="5249" w:author="John Clevenger" w:date="2022-07-19T14:55:00Z">
                <w:pPr>
                  <w:spacing w:before="120" w:after="120"/>
                  <w:jc w:val="both"/>
                </w:pPr>
              </w:pPrChange>
            </w:pPr>
            <w:ins w:id="5250" w:author="John Clevenger" w:date="2022-07-19T14:52:00Z">
              <w:r w:rsidRPr="00A82E00">
                <w:rPr>
                  <w:rFonts w:ascii="Courier New" w:hAnsi="Courier New" w:cs="Courier New"/>
                  <w:b/>
                  <w:bCs/>
                  <w:rPrChange w:id="5251" w:author="John Clevenger" w:date="2022-07-19T14:57:00Z">
                    <w:rPr/>
                  </w:rPrChange>
                </w:rPr>
                <w:t>--profile</w:t>
              </w:r>
            </w:ins>
          </w:p>
        </w:tc>
        <w:tc>
          <w:tcPr>
            <w:tcW w:w="2160" w:type="dxa"/>
            <w:tcPrChange w:id="5252" w:author="John Clevenger" w:date="2022-07-19T15:16:00Z">
              <w:tcPr>
                <w:tcW w:w="2340" w:type="dxa"/>
                <w:gridSpan w:val="2"/>
              </w:tcPr>
            </w:tcPrChange>
          </w:tcPr>
          <w:p w14:paraId="0322AA94" w14:textId="70D24983" w:rsidR="00227A46" w:rsidRDefault="00AF4663">
            <w:pPr>
              <w:spacing w:before="120" w:after="120"/>
              <w:jc w:val="center"/>
              <w:rPr>
                <w:ins w:id="5253" w:author="John Clevenger" w:date="2022-07-19T14:36:00Z"/>
              </w:rPr>
              <w:pPrChange w:id="5254" w:author="John Clevenger" w:date="2022-07-19T14:42:00Z">
                <w:pPr>
                  <w:spacing w:before="120" w:after="120"/>
                  <w:jc w:val="both"/>
                </w:pPr>
              </w:pPrChange>
            </w:pPr>
            <w:ins w:id="5255" w:author="John Clevenger" w:date="2022-07-19T15:03:00Z">
              <w:r>
                <w:t>Profile folde</w:t>
              </w:r>
            </w:ins>
            <w:ins w:id="5256" w:author="John Clevenger" w:date="2022-07-19T15:04:00Z">
              <w:r>
                <w:t>r name</w:t>
              </w:r>
            </w:ins>
          </w:p>
        </w:tc>
        <w:tc>
          <w:tcPr>
            <w:tcW w:w="4770" w:type="dxa"/>
            <w:tcPrChange w:id="5257" w:author="John Clevenger" w:date="2022-07-19T15:16:00Z">
              <w:tcPr>
                <w:tcW w:w="2973" w:type="dxa"/>
                <w:gridSpan w:val="3"/>
              </w:tcPr>
            </w:tcPrChange>
          </w:tcPr>
          <w:p w14:paraId="63F69168" w14:textId="64FF07AE" w:rsidR="00227A46" w:rsidRDefault="00AF4663">
            <w:pPr>
              <w:spacing w:before="120" w:after="120"/>
              <w:jc w:val="center"/>
              <w:rPr>
                <w:ins w:id="5258" w:author="John Clevenger" w:date="2022-07-19T14:36:00Z"/>
              </w:rPr>
              <w:pPrChange w:id="5259" w:author="John Clevenger" w:date="2022-07-19T14:42:00Z">
                <w:pPr>
                  <w:spacing w:before="120" w:after="120"/>
                  <w:jc w:val="both"/>
                </w:pPr>
              </w:pPrChange>
            </w:pPr>
            <w:ins w:id="5260" w:author="John Clevenger" w:date="2022-07-19T15:04:00Z">
              <w:r>
                <w:t xml:space="preserve">Instruct a PC2 Server to use the specified </w:t>
              </w:r>
            </w:ins>
            <w:ins w:id="5261" w:author="John Clevenger" w:date="2022-07-19T15:25:00Z">
              <w:r w:rsidR="00215E95">
                <w:t xml:space="preserve">(previously saved) </w:t>
              </w:r>
            </w:ins>
            <w:ins w:id="5262" w:author="John Clevenger" w:date="2022-07-19T15:04:00Z">
              <w:r>
                <w:t>profile</w:t>
              </w:r>
            </w:ins>
            <w:ins w:id="5263" w:author="John Clevenger" w:date="2022-07-19T15:24:00Z">
              <w:r w:rsidR="00215E95">
                <w:t>.</w:t>
              </w:r>
            </w:ins>
          </w:p>
        </w:tc>
      </w:tr>
      <w:tr w:rsidR="00A82E00" w14:paraId="30ABB5B7" w14:textId="77777777" w:rsidTr="003B72E3">
        <w:trPr>
          <w:ins w:id="5264" w:author="John Clevenger" w:date="2022-07-19T14:58:00Z"/>
          <w:trPrChange w:id="5265" w:author="John Clevenger" w:date="2022-07-19T15:16:00Z">
            <w:trPr>
              <w:gridAfter w:val="0"/>
            </w:trPr>
          </w:trPrChange>
        </w:trPr>
        <w:tc>
          <w:tcPr>
            <w:tcW w:w="3078" w:type="dxa"/>
            <w:tcPrChange w:id="5266" w:author="John Clevenger" w:date="2022-07-19T15:16:00Z">
              <w:tcPr>
                <w:tcW w:w="3078" w:type="dxa"/>
                <w:gridSpan w:val="2"/>
              </w:tcPr>
            </w:tcPrChange>
          </w:tcPr>
          <w:p w14:paraId="64307DDF" w14:textId="0B2D1C9F" w:rsidR="00A82E00" w:rsidRPr="00A82E00" w:rsidRDefault="00A82E00" w:rsidP="00893BF3">
            <w:pPr>
              <w:spacing w:before="120" w:after="120"/>
              <w:jc w:val="center"/>
              <w:rPr>
                <w:ins w:id="5267" w:author="John Clevenger" w:date="2022-07-19T14:58:00Z"/>
                <w:rFonts w:ascii="Courier New" w:hAnsi="Courier New" w:cs="Courier New"/>
                <w:b/>
                <w:bCs/>
              </w:rPr>
            </w:pPr>
            <w:ins w:id="5268" w:author="John Clevenger" w:date="2022-07-19T14:58:00Z">
              <w:r w:rsidRPr="003F07BE">
                <w:rPr>
                  <w:rFonts w:ascii="Courier New" w:hAnsi="Courier New" w:cs="Courier New"/>
                  <w:b/>
                  <w:bCs/>
                </w:rPr>
                <w:t>--load</w:t>
              </w:r>
            </w:ins>
          </w:p>
        </w:tc>
        <w:tc>
          <w:tcPr>
            <w:tcW w:w="2160" w:type="dxa"/>
            <w:tcPrChange w:id="5269" w:author="John Clevenger" w:date="2022-07-19T15:16:00Z">
              <w:tcPr>
                <w:tcW w:w="1678" w:type="dxa"/>
                <w:gridSpan w:val="2"/>
              </w:tcPr>
            </w:tcPrChange>
          </w:tcPr>
          <w:p w14:paraId="3359B2DF" w14:textId="2BA4A648" w:rsidR="00A82E00" w:rsidRDefault="00B640AD" w:rsidP="00EE68B0">
            <w:pPr>
              <w:spacing w:before="120" w:after="120"/>
              <w:jc w:val="center"/>
              <w:rPr>
                <w:ins w:id="5270" w:author="John Clevenger" w:date="2022-07-19T14:58:00Z"/>
              </w:rPr>
            </w:pPr>
            <w:ins w:id="5271" w:author="John Clevenger" w:date="2022-07-19T16:01:00Z">
              <w:r>
                <w:t>Directory or filename</w:t>
              </w:r>
            </w:ins>
          </w:p>
        </w:tc>
        <w:tc>
          <w:tcPr>
            <w:tcW w:w="4770" w:type="dxa"/>
            <w:tcPrChange w:id="5272" w:author="John Clevenger" w:date="2022-07-19T15:16:00Z">
              <w:tcPr>
                <w:tcW w:w="4950" w:type="dxa"/>
                <w:gridSpan w:val="3"/>
              </w:tcPr>
            </w:tcPrChange>
          </w:tcPr>
          <w:p w14:paraId="132FED35" w14:textId="5C024830" w:rsidR="00A82E00" w:rsidRDefault="00AF4663" w:rsidP="00EE68B0">
            <w:pPr>
              <w:spacing w:before="120" w:after="120"/>
              <w:jc w:val="center"/>
              <w:rPr>
                <w:ins w:id="5273" w:author="John Clevenger" w:date="2022-07-19T14:58:00Z"/>
              </w:rPr>
            </w:pPr>
            <w:ins w:id="5274" w:author="John Clevenger" w:date="2022-07-19T15:04:00Z">
              <w:r>
                <w:t>Instruct</w:t>
              </w:r>
            </w:ins>
            <w:ins w:id="5275" w:author="John Clevenger" w:date="2022-07-19T16:04:00Z">
              <w:r w:rsidR="002224E8">
                <w:t>s</w:t>
              </w:r>
            </w:ins>
            <w:ins w:id="5276" w:author="John Clevenger" w:date="2022-07-19T15:04:00Z">
              <w:r>
                <w:t xml:space="preserve"> a PC2 Server to load a contest configuratio</w:t>
              </w:r>
            </w:ins>
            <w:ins w:id="5277" w:author="John Clevenger" w:date="2022-07-19T15:05:00Z">
              <w:r>
                <w:t xml:space="preserve">n from </w:t>
              </w:r>
            </w:ins>
            <w:ins w:id="5278" w:author="John Clevenger" w:date="2022-07-19T16:04:00Z">
              <w:r w:rsidR="002224E8">
                <w:t xml:space="preserve">either a directory in CLICS </w:t>
              </w:r>
              <w:r w:rsidR="002224E8">
                <w:lastRenderedPageBreak/>
                <w:t xml:space="preserve">CDP format or from a specified YAML file. </w:t>
              </w:r>
            </w:ins>
            <w:ins w:id="5279" w:author="John Clevenger" w:date="2022-07-19T15:05:00Z">
              <w:r>
                <w:t xml:space="preserve">If the </w:t>
              </w:r>
            </w:ins>
            <w:ins w:id="5280" w:author="John Clevenger" w:date="2022-07-19T15:06:00Z">
              <w:r>
                <w:t>parameter</w:t>
              </w:r>
            </w:ins>
            <w:ins w:id="5281" w:author="John Clevenger" w:date="2022-07-19T15:05:00Z">
              <w:r>
                <w:t xml:space="preserve"> does not contain a path, PC2 looks in its </w:t>
              </w:r>
              <w:proofErr w:type="spellStart"/>
              <w:r w:rsidRPr="00AF4663">
                <w:rPr>
                  <w:rFonts w:ascii="Arial" w:hAnsi="Arial" w:cs="Arial"/>
                  <w:b/>
                  <w:bCs/>
                  <w:sz w:val="22"/>
                  <w:szCs w:val="22"/>
                  <w:rPrChange w:id="5282" w:author="John Clevenger" w:date="2022-07-19T15:07:00Z">
                    <w:rPr/>
                  </w:rPrChange>
                </w:rPr>
                <w:t>samps</w:t>
              </w:r>
              <w:proofErr w:type="spellEnd"/>
              <w:r w:rsidRPr="00AF4663">
                <w:rPr>
                  <w:rFonts w:ascii="Arial" w:hAnsi="Arial" w:cs="Arial"/>
                  <w:b/>
                  <w:bCs/>
                  <w:sz w:val="22"/>
                  <w:szCs w:val="22"/>
                  <w:rPrChange w:id="5283" w:author="John Clevenger" w:date="2022-07-19T15:07:00Z">
                    <w:rPr/>
                  </w:rPrChange>
                </w:rPr>
                <w:t>/contests</w:t>
              </w:r>
              <w:r>
                <w:t xml:space="preserve"> folder for the specified contest name</w:t>
              </w:r>
            </w:ins>
            <w:ins w:id="5284" w:author="John Clevenger" w:date="2022-07-19T15:24:00Z">
              <w:r w:rsidR="00215E95">
                <w:t>.</w:t>
              </w:r>
            </w:ins>
          </w:p>
        </w:tc>
      </w:tr>
      <w:tr w:rsidR="00A82E00" w14:paraId="6825FA67" w14:textId="77777777" w:rsidTr="003B72E3">
        <w:trPr>
          <w:ins w:id="5285" w:author="John Clevenger" w:date="2022-07-19T14:58:00Z"/>
          <w:trPrChange w:id="5286" w:author="John Clevenger" w:date="2022-07-19T15:16:00Z">
            <w:trPr>
              <w:gridAfter w:val="0"/>
            </w:trPr>
          </w:trPrChange>
        </w:trPr>
        <w:tc>
          <w:tcPr>
            <w:tcW w:w="3078" w:type="dxa"/>
            <w:tcPrChange w:id="5287" w:author="John Clevenger" w:date="2022-07-19T15:16:00Z">
              <w:tcPr>
                <w:tcW w:w="3078" w:type="dxa"/>
                <w:gridSpan w:val="2"/>
              </w:tcPr>
            </w:tcPrChange>
          </w:tcPr>
          <w:p w14:paraId="2632F925" w14:textId="2EA17DFD" w:rsidR="00A82E00" w:rsidRPr="00A82E00" w:rsidRDefault="00A82E00" w:rsidP="00893BF3">
            <w:pPr>
              <w:spacing w:before="120" w:after="120"/>
              <w:jc w:val="center"/>
              <w:rPr>
                <w:ins w:id="5288" w:author="John Clevenger" w:date="2022-07-19T14:58:00Z"/>
                <w:rFonts w:ascii="Courier New" w:hAnsi="Courier New" w:cs="Courier New"/>
                <w:rPrChange w:id="5289" w:author="John Clevenger" w:date="2022-07-19T14:58:00Z">
                  <w:rPr>
                    <w:ins w:id="5290" w:author="John Clevenger" w:date="2022-07-19T14:58:00Z"/>
                    <w:rFonts w:ascii="Courier New" w:hAnsi="Courier New" w:cs="Courier New"/>
                    <w:b/>
                    <w:bCs/>
                  </w:rPr>
                </w:rPrChange>
              </w:rPr>
            </w:pPr>
            <w:ins w:id="5291" w:author="John Clevenger" w:date="2022-07-19T14:58:00Z">
              <w:r w:rsidRPr="003F07BE">
                <w:rPr>
                  <w:rFonts w:ascii="Courier New" w:hAnsi="Courier New" w:cs="Courier New"/>
                  <w:b/>
                  <w:bCs/>
                </w:rPr>
                <w:lastRenderedPageBreak/>
                <w:t>--</w:t>
              </w:r>
              <w:proofErr w:type="spellStart"/>
              <w:r w:rsidRPr="003F07BE">
                <w:rPr>
                  <w:rFonts w:ascii="Courier New" w:hAnsi="Courier New" w:cs="Courier New"/>
                  <w:b/>
                  <w:bCs/>
                </w:rPr>
                <w:t>nogui</w:t>
              </w:r>
              <w:proofErr w:type="spellEnd"/>
            </w:ins>
          </w:p>
        </w:tc>
        <w:tc>
          <w:tcPr>
            <w:tcW w:w="2160" w:type="dxa"/>
            <w:tcPrChange w:id="5292" w:author="John Clevenger" w:date="2022-07-19T15:16:00Z">
              <w:tcPr>
                <w:tcW w:w="1678" w:type="dxa"/>
                <w:gridSpan w:val="2"/>
              </w:tcPr>
            </w:tcPrChange>
          </w:tcPr>
          <w:p w14:paraId="0C8CBE30" w14:textId="77777777" w:rsidR="00A82E00" w:rsidRDefault="00A82E00" w:rsidP="00EE68B0">
            <w:pPr>
              <w:spacing w:before="120" w:after="120"/>
              <w:jc w:val="center"/>
              <w:rPr>
                <w:ins w:id="5293" w:author="John Clevenger" w:date="2022-07-19T14:58:00Z"/>
              </w:rPr>
            </w:pPr>
          </w:p>
        </w:tc>
        <w:tc>
          <w:tcPr>
            <w:tcW w:w="4770" w:type="dxa"/>
            <w:tcPrChange w:id="5294" w:author="John Clevenger" w:date="2022-07-19T15:16:00Z">
              <w:tcPr>
                <w:tcW w:w="4950" w:type="dxa"/>
                <w:gridSpan w:val="3"/>
              </w:tcPr>
            </w:tcPrChange>
          </w:tcPr>
          <w:p w14:paraId="0E68DE54" w14:textId="1567911B" w:rsidR="00A82E00" w:rsidRDefault="00AF4663" w:rsidP="00EE68B0">
            <w:pPr>
              <w:spacing w:before="120" w:after="120"/>
              <w:jc w:val="center"/>
              <w:rPr>
                <w:ins w:id="5295" w:author="John Clevenger" w:date="2022-07-19T14:58:00Z"/>
              </w:rPr>
            </w:pPr>
            <w:ins w:id="5296" w:author="John Clevenger" w:date="2022-07-19T15:07:00Z">
              <w:r>
                <w:t>Start the specified module with no Graphical User Interface</w:t>
              </w:r>
            </w:ins>
            <w:ins w:id="5297" w:author="John Clevenger" w:date="2022-07-19T15:24:00Z">
              <w:r w:rsidR="00215E95">
                <w:t>.</w:t>
              </w:r>
            </w:ins>
            <w:ins w:id="5298" w:author="John Clevenger" w:date="2022-07-19T16:06:00Z">
              <w:r w:rsidR="002224E8">
                <w:t xml:space="preserve"> </w:t>
              </w:r>
            </w:ins>
            <w:moveToRangeStart w:id="5299" w:author="John Clevenger" w:date="2022-07-19T16:06:00Z" w:name="move109139219"/>
            <w:moveTo w:id="5300" w:author="John Clevenger" w:date="2022-07-19T16:06:00Z">
              <w:r w:rsidR="002224E8">
                <w:t xml:space="preserve">See the section </w:t>
              </w:r>
              <w:r w:rsidR="002224E8">
                <w:rPr>
                  <w:b/>
                </w:rPr>
                <w:t xml:space="preserve">Non-GUI Server Startup </w:t>
              </w:r>
              <w:r w:rsidR="002224E8">
                <w:t>for more details.</w:t>
              </w:r>
            </w:moveTo>
            <w:moveToRangeEnd w:id="5299"/>
          </w:p>
        </w:tc>
      </w:tr>
      <w:tr w:rsidR="00A82E00" w14:paraId="4424AC77" w14:textId="77777777" w:rsidTr="003B72E3">
        <w:trPr>
          <w:ins w:id="5301" w:author="John Clevenger" w:date="2022-07-19T14:58:00Z"/>
          <w:trPrChange w:id="5302" w:author="John Clevenger" w:date="2022-07-19T15:16:00Z">
            <w:trPr>
              <w:gridAfter w:val="0"/>
            </w:trPr>
          </w:trPrChange>
        </w:trPr>
        <w:tc>
          <w:tcPr>
            <w:tcW w:w="3078" w:type="dxa"/>
            <w:tcPrChange w:id="5303" w:author="John Clevenger" w:date="2022-07-19T15:16:00Z">
              <w:tcPr>
                <w:tcW w:w="3078" w:type="dxa"/>
                <w:gridSpan w:val="2"/>
              </w:tcPr>
            </w:tcPrChange>
          </w:tcPr>
          <w:p w14:paraId="5DE2B4F4" w14:textId="22794979" w:rsidR="00A82E00" w:rsidRPr="00A82E00" w:rsidRDefault="00A82E00" w:rsidP="00893BF3">
            <w:pPr>
              <w:spacing w:before="120" w:after="120"/>
              <w:jc w:val="center"/>
              <w:rPr>
                <w:ins w:id="5304" w:author="John Clevenger" w:date="2022-07-19T14:58:00Z"/>
                <w:rFonts w:ascii="Courier New" w:hAnsi="Courier New" w:cs="Courier New"/>
                <w:b/>
                <w:bCs/>
              </w:rPr>
            </w:pPr>
            <w:ins w:id="5305" w:author="John Clevenger" w:date="2022-07-19T14:58:00Z">
              <w:r w:rsidRPr="003F07BE">
                <w:rPr>
                  <w:rFonts w:ascii="Courier New" w:hAnsi="Courier New" w:cs="Courier New"/>
                  <w:b/>
                  <w:bCs/>
                </w:rPr>
                <w:t>--port</w:t>
              </w:r>
            </w:ins>
          </w:p>
        </w:tc>
        <w:tc>
          <w:tcPr>
            <w:tcW w:w="2160" w:type="dxa"/>
            <w:tcPrChange w:id="5306" w:author="John Clevenger" w:date="2022-07-19T15:16:00Z">
              <w:tcPr>
                <w:tcW w:w="1678" w:type="dxa"/>
                <w:gridSpan w:val="2"/>
              </w:tcPr>
            </w:tcPrChange>
          </w:tcPr>
          <w:p w14:paraId="5D44D3F3" w14:textId="28FE8A7D" w:rsidR="00A82E00" w:rsidRDefault="00943B42" w:rsidP="00EE68B0">
            <w:pPr>
              <w:spacing w:before="120" w:after="120"/>
              <w:jc w:val="center"/>
              <w:rPr>
                <w:ins w:id="5307" w:author="John Clevenger" w:date="2022-07-19T14:58:00Z"/>
              </w:rPr>
            </w:pPr>
            <w:ins w:id="5308" w:author="John Clevenger" w:date="2022-07-19T15:07:00Z">
              <w:r>
                <w:t>&lt;integer&gt;</w:t>
              </w:r>
            </w:ins>
          </w:p>
        </w:tc>
        <w:tc>
          <w:tcPr>
            <w:tcW w:w="4770" w:type="dxa"/>
            <w:tcPrChange w:id="5309" w:author="John Clevenger" w:date="2022-07-19T15:16:00Z">
              <w:tcPr>
                <w:tcW w:w="4950" w:type="dxa"/>
                <w:gridSpan w:val="3"/>
              </w:tcPr>
            </w:tcPrChange>
          </w:tcPr>
          <w:p w14:paraId="3483ECEA" w14:textId="74CE1E8D" w:rsidR="00A82E00" w:rsidRDefault="00943B42" w:rsidP="00EE68B0">
            <w:pPr>
              <w:spacing w:before="120" w:after="120"/>
              <w:jc w:val="center"/>
              <w:rPr>
                <w:ins w:id="5310" w:author="John Clevenger" w:date="2022-07-19T14:58:00Z"/>
              </w:rPr>
            </w:pPr>
            <w:ins w:id="5311" w:author="John Clevenger" w:date="2022-07-19T15:07:00Z">
              <w:r>
                <w:t>Instructs a PC2 Ser</w:t>
              </w:r>
            </w:ins>
            <w:ins w:id="5312" w:author="John Clevenger" w:date="2022-07-19T15:08:00Z">
              <w:r>
                <w:t>ver to listen for connections on the specified port instead of the default (50002)</w:t>
              </w:r>
            </w:ins>
            <w:ins w:id="5313" w:author="John Clevenger" w:date="2022-07-19T15:24:00Z">
              <w:r w:rsidR="00215E95">
                <w:t>.</w:t>
              </w:r>
            </w:ins>
          </w:p>
        </w:tc>
      </w:tr>
      <w:tr w:rsidR="00A82E00" w14:paraId="53EAA788" w14:textId="77777777" w:rsidTr="003B72E3">
        <w:trPr>
          <w:ins w:id="5314" w:author="John Clevenger" w:date="2022-07-19T14:58:00Z"/>
          <w:trPrChange w:id="5315" w:author="John Clevenger" w:date="2022-07-19T15:16:00Z">
            <w:trPr>
              <w:gridAfter w:val="0"/>
            </w:trPr>
          </w:trPrChange>
        </w:trPr>
        <w:tc>
          <w:tcPr>
            <w:tcW w:w="3078" w:type="dxa"/>
            <w:tcPrChange w:id="5316" w:author="John Clevenger" w:date="2022-07-19T15:16:00Z">
              <w:tcPr>
                <w:tcW w:w="3078" w:type="dxa"/>
                <w:gridSpan w:val="2"/>
              </w:tcPr>
            </w:tcPrChange>
          </w:tcPr>
          <w:p w14:paraId="3ADA0E79" w14:textId="220993ED" w:rsidR="00A82E00" w:rsidRPr="00A82E00" w:rsidRDefault="00A82E00" w:rsidP="00893BF3">
            <w:pPr>
              <w:spacing w:before="120" w:after="120"/>
              <w:jc w:val="center"/>
              <w:rPr>
                <w:ins w:id="5317" w:author="John Clevenger" w:date="2022-07-19T14:58:00Z"/>
                <w:rFonts w:ascii="Courier New" w:hAnsi="Courier New" w:cs="Courier New"/>
                <w:b/>
                <w:bCs/>
              </w:rPr>
            </w:pPr>
            <w:ins w:id="5318" w:author="John Clevenger" w:date="2022-07-19T14:59:00Z">
              <w:r w:rsidRPr="003F07BE">
                <w:rPr>
                  <w:rFonts w:ascii="Courier New" w:hAnsi="Courier New" w:cs="Courier New"/>
                  <w:b/>
                  <w:bCs/>
                </w:rPr>
                <w:t>--</w:t>
              </w:r>
              <w:proofErr w:type="spellStart"/>
              <w:r w:rsidRPr="003F07BE">
                <w:rPr>
                  <w:rFonts w:ascii="Courier New" w:hAnsi="Courier New" w:cs="Courier New"/>
                  <w:b/>
                  <w:bCs/>
                </w:rPr>
                <w:t>remoteServer</w:t>
              </w:r>
            </w:ins>
            <w:proofErr w:type="spellEnd"/>
          </w:p>
        </w:tc>
        <w:tc>
          <w:tcPr>
            <w:tcW w:w="2160" w:type="dxa"/>
            <w:tcPrChange w:id="5319" w:author="John Clevenger" w:date="2022-07-19T15:16:00Z">
              <w:tcPr>
                <w:tcW w:w="1678" w:type="dxa"/>
                <w:gridSpan w:val="2"/>
              </w:tcPr>
            </w:tcPrChange>
          </w:tcPr>
          <w:p w14:paraId="5A6A0A90" w14:textId="53865F70" w:rsidR="00A82E00" w:rsidRDefault="00943B42" w:rsidP="00EE68B0">
            <w:pPr>
              <w:spacing w:before="120" w:after="120"/>
              <w:jc w:val="center"/>
              <w:rPr>
                <w:ins w:id="5320" w:author="John Clevenger" w:date="2022-07-19T14:58:00Z"/>
              </w:rPr>
            </w:pPr>
            <w:ins w:id="5321" w:author="John Clevenger" w:date="2022-07-19T15:09:00Z">
              <w:r>
                <w:t>&lt;IP address&gt;</w:t>
              </w:r>
            </w:ins>
            <w:proofErr w:type="gramStart"/>
            <w:ins w:id="5322" w:author="John Clevenger" w:date="2022-07-19T15:14:00Z">
              <w:r w:rsidR="001E0B30">
                <w:t>[:port</w:t>
              </w:r>
              <w:proofErr w:type="gramEnd"/>
              <w:r w:rsidR="001E0B30">
                <w:t>]</w:t>
              </w:r>
            </w:ins>
          </w:p>
        </w:tc>
        <w:tc>
          <w:tcPr>
            <w:tcW w:w="4770" w:type="dxa"/>
            <w:tcPrChange w:id="5323" w:author="John Clevenger" w:date="2022-07-19T15:16:00Z">
              <w:tcPr>
                <w:tcW w:w="4950" w:type="dxa"/>
                <w:gridSpan w:val="3"/>
              </w:tcPr>
            </w:tcPrChange>
          </w:tcPr>
          <w:p w14:paraId="31242D4D" w14:textId="00DD9B27" w:rsidR="00A82E00" w:rsidRDefault="00943B42" w:rsidP="00EE68B0">
            <w:pPr>
              <w:spacing w:before="120" w:after="120"/>
              <w:jc w:val="center"/>
              <w:rPr>
                <w:ins w:id="5324" w:author="John Clevenger" w:date="2022-07-19T14:58:00Z"/>
              </w:rPr>
            </w:pPr>
            <w:ins w:id="5325" w:author="John Clevenger" w:date="2022-07-19T15:09:00Z">
              <w:r>
                <w:t>Specifies that the PC2 Se</w:t>
              </w:r>
            </w:ins>
            <w:ins w:id="5326" w:author="John Clevenger" w:date="2022-07-19T15:10:00Z">
              <w:r>
                <w:t>rver being started is a “remote site server” and should connect to the primary server at the specified IP address</w:t>
              </w:r>
            </w:ins>
            <w:ins w:id="5327" w:author="John Clevenger" w:date="2022-07-19T15:16:00Z">
              <w:r w:rsidR="003B72E3">
                <w:t xml:space="preserve"> (and, optionally, port).  This overrides the </w:t>
              </w:r>
              <w:proofErr w:type="spellStart"/>
              <w:r w:rsidR="003B72E3" w:rsidRPr="003B72E3">
                <w:rPr>
                  <w:rFonts w:ascii="Arial" w:hAnsi="Arial" w:cs="Arial"/>
                  <w:b/>
                  <w:bCs/>
                  <w:sz w:val="22"/>
                  <w:szCs w:val="22"/>
                  <w:rPrChange w:id="5328" w:author="John Clevenger" w:date="2022-07-19T15:16:00Z">
                    <w:rPr/>
                  </w:rPrChange>
                </w:rPr>
                <w:t>remoteServer</w:t>
              </w:r>
              <w:proofErr w:type="spellEnd"/>
              <w:r w:rsidR="003B72E3" w:rsidRPr="003B72E3">
                <w:rPr>
                  <w:rFonts w:ascii="Arial" w:hAnsi="Arial" w:cs="Arial"/>
                  <w:b/>
                  <w:bCs/>
                  <w:sz w:val="22"/>
                  <w:szCs w:val="22"/>
                  <w:rPrChange w:id="5329" w:author="John Clevenger" w:date="2022-07-19T15:16:00Z">
                    <w:rPr/>
                  </w:rPrChange>
                </w:rPr>
                <w:t>=xxx</w:t>
              </w:r>
              <w:r w:rsidR="003B72E3">
                <w:t xml:space="preserve"> entry in the </w:t>
              </w:r>
              <w:r w:rsidR="003B72E3" w:rsidRPr="003B72E3">
                <w:rPr>
                  <w:rFonts w:ascii="Arial" w:hAnsi="Arial" w:cs="Arial"/>
                  <w:b/>
                  <w:bCs/>
                  <w:sz w:val="22"/>
                  <w:szCs w:val="22"/>
                  <w:rPrChange w:id="5330" w:author="John Clevenger" w:date="2022-07-19T15:17:00Z">
                    <w:rPr/>
                  </w:rPrChange>
                </w:rPr>
                <w:t>pc2v9.ini</w:t>
              </w:r>
              <w:r w:rsidR="003B72E3">
                <w:t xml:space="preserve"> file.</w:t>
              </w:r>
            </w:ins>
          </w:p>
        </w:tc>
      </w:tr>
      <w:tr w:rsidR="00A82E00" w14:paraId="541FEE53" w14:textId="77777777" w:rsidTr="003B72E3">
        <w:trPr>
          <w:ins w:id="5331" w:author="John Clevenger" w:date="2022-07-19T14:58:00Z"/>
          <w:trPrChange w:id="5332" w:author="John Clevenger" w:date="2022-07-19T15:16:00Z">
            <w:trPr>
              <w:gridAfter w:val="0"/>
            </w:trPr>
          </w:trPrChange>
        </w:trPr>
        <w:tc>
          <w:tcPr>
            <w:tcW w:w="3078" w:type="dxa"/>
            <w:tcPrChange w:id="5333" w:author="John Clevenger" w:date="2022-07-19T15:16:00Z">
              <w:tcPr>
                <w:tcW w:w="3078" w:type="dxa"/>
                <w:gridSpan w:val="2"/>
              </w:tcPr>
            </w:tcPrChange>
          </w:tcPr>
          <w:p w14:paraId="1ACC7EAE" w14:textId="66EDDD98" w:rsidR="00A82E00" w:rsidRPr="00A82E00" w:rsidRDefault="00A82E00" w:rsidP="00893BF3">
            <w:pPr>
              <w:spacing w:before="120" w:after="120"/>
              <w:jc w:val="center"/>
              <w:rPr>
                <w:ins w:id="5334" w:author="John Clevenger" w:date="2022-07-19T14:58:00Z"/>
                <w:rFonts w:ascii="Courier New" w:hAnsi="Courier New" w:cs="Courier New"/>
                <w:b/>
                <w:bCs/>
              </w:rPr>
            </w:pPr>
            <w:ins w:id="5335" w:author="John Clevenger" w:date="2022-07-19T14:59:00Z">
              <w:r w:rsidRPr="003F07BE">
                <w:rPr>
                  <w:rFonts w:ascii="Courier New" w:hAnsi="Courier New" w:cs="Courier New"/>
                  <w:b/>
                  <w:bCs/>
                </w:rPr>
                <w:t>--</w:t>
              </w:r>
              <w:proofErr w:type="spellStart"/>
              <w:r w:rsidRPr="003F07BE">
                <w:rPr>
                  <w:rFonts w:ascii="Courier New" w:hAnsi="Courier New" w:cs="Courier New"/>
                  <w:b/>
                  <w:bCs/>
                </w:rPr>
                <w:t>proxyme</w:t>
              </w:r>
            </w:ins>
            <w:proofErr w:type="spellEnd"/>
          </w:p>
        </w:tc>
        <w:tc>
          <w:tcPr>
            <w:tcW w:w="2160" w:type="dxa"/>
            <w:tcPrChange w:id="5336" w:author="John Clevenger" w:date="2022-07-19T15:16:00Z">
              <w:tcPr>
                <w:tcW w:w="1678" w:type="dxa"/>
                <w:gridSpan w:val="2"/>
              </w:tcPr>
            </w:tcPrChange>
          </w:tcPr>
          <w:p w14:paraId="3224A5DD" w14:textId="77777777" w:rsidR="00A82E00" w:rsidRDefault="00A82E00" w:rsidP="00EE68B0">
            <w:pPr>
              <w:spacing w:before="120" w:after="120"/>
              <w:jc w:val="center"/>
              <w:rPr>
                <w:ins w:id="5337" w:author="John Clevenger" w:date="2022-07-19T14:58:00Z"/>
              </w:rPr>
            </w:pPr>
          </w:p>
        </w:tc>
        <w:tc>
          <w:tcPr>
            <w:tcW w:w="4770" w:type="dxa"/>
            <w:tcPrChange w:id="5338" w:author="John Clevenger" w:date="2022-07-19T15:16:00Z">
              <w:tcPr>
                <w:tcW w:w="4950" w:type="dxa"/>
                <w:gridSpan w:val="3"/>
              </w:tcPr>
            </w:tcPrChange>
          </w:tcPr>
          <w:p w14:paraId="42FBE228" w14:textId="6BFC65B2" w:rsidR="00A82E00" w:rsidRDefault="003B72E3" w:rsidP="00EE68B0">
            <w:pPr>
              <w:spacing w:before="120" w:after="120"/>
              <w:jc w:val="center"/>
              <w:rPr>
                <w:ins w:id="5339" w:author="John Clevenger" w:date="2022-07-19T14:58:00Z"/>
              </w:rPr>
            </w:pPr>
            <w:ins w:id="5340" w:author="John Clevenger" w:date="2022-07-19T15:17:00Z">
              <w:r>
                <w:t>Specifies that the PC2 Server being started is requesting that the primary server to which i</w:t>
              </w:r>
            </w:ins>
            <w:ins w:id="5341" w:author="John Clevenger" w:date="2022-07-19T15:18:00Z">
              <w:r>
                <w:t xml:space="preserve">t is connecting act as a “proxy” for all PC2 communications for this server. </w:t>
              </w:r>
            </w:ins>
            <w:ins w:id="5342" w:author="John Clevenger" w:date="2022-07-19T15:21:00Z">
              <w:r w:rsidR="00215E95">
                <w:t xml:space="preserve">This argument is only useful when used immediately following a </w:t>
              </w:r>
            </w:ins>
            <w:ins w:id="5343" w:author="John Clevenger" w:date="2022-07-19T15:27:00Z">
              <w:r w:rsidR="00DD6E5B">
                <w:t>–</w:t>
              </w:r>
            </w:ins>
            <w:proofErr w:type="spellStart"/>
            <w:ins w:id="5344" w:author="John Clevenger" w:date="2022-07-19T15:21:00Z">
              <w:r w:rsidR="00215E95" w:rsidRPr="00215E95">
                <w:rPr>
                  <w:rFonts w:ascii="Courier New" w:hAnsi="Courier New" w:cs="Courier New"/>
                  <w:b/>
                  <w:bCs/>
                  <w:rPrChange w:id="5345" w:author="John Clevenger" w:date="2022-07-19T15:24:00Z">
                    <w:rPr/>
                  </w:rPrChange>
                </w:rPr>
                <w:t>remoteServer</w:t>
              </w:r>
              <w:proofErr w:type="spellEnd"/>
              <w:r w:rsidR="00215E95" w:rsidRPr="00215E95">
                <w:rPr>
                  <w:rFonts w:ascii="Courier New" w:hAnsi="Courier New" w:cs="Courier New"/>
                  <w:b/>
                  <w:bCs/>
                  <w:rPrChange w:id="5346" w:author="John Clevenger" w:date="2022-07-19T15:24:00Z">
                    <w:rPr/>
                  </w:rPrChange>
                </w:rPr>
                <w:t xml:space="preserve"> &lt;</w:t>
              </w:r>
              <w:proofErr w:type="spellStart"/>
              <w:proofErr w:type="gramStart"/>
              <w:r w:rsidR="00215E95" w:rsidRPr="00215E95">
                <w:rPr>
                  <w:rFonts w:ascii="Courier New" w:hAnsi="Courier New" w:cs="Courier New"/>
                  <w:b/>
                  <w:bCs/>
                  <w:rPrChange w:id="5347" w:author="John Clevenger" w:date="2022-07-19T15:24:00Z">
                    <w:rPr/>
                  </w:rPrChange>
                </w:rPr>
                <w:t>IP:port</w:t>
              </w:r>
              <w:proofErr w:type="spellEnd"/>
              <w:proofErr w:type="gramEnd"/>
              <w:r w:rsidR="00215E95" w:rsidRPr="00215E95">
                <w:rPr>
                  <w:rFonts w:ascii="Courier New" w:hAnsi="Courier New" w:cs="Courier New"/>
                  <w:b/>
                  <w:bCs/>
                  <w:rPrChange w:id="5348" w:author="John Clevenger" w:date="2022-07-19T15:24:00Z">
                    <w:rPr/>
                  </w:rPrChange>
                </w:rPr>
                <w:t>&gt;</w:t>
              </w:r>
              <w:r w:rsidR="00215E95">
                <w:t xml:space="preserve"> argu</w:t>
              </w:r>
            </w:ins>
            <w:ins w:id="5349" w:author="John Clevenger" w:date="2022-07-19T15:22:00Z">
              <w:r w:rsidR="00215E95">
                <w:t xml:space="preserve">ment.  </w:t>
              </w:r>
            </w:ins>
            <w:ins w:id="5350" w:author="John Clevenger" w:date="2022-07-19T15:20:00Z">
              <w:r w:rsidR="00215E95">
                <w:t xml:space="preserve">See the Appendix on Networking Constraints for </w:t>
              </w:r>
            </w:ins>
            <w:ins w:id="5351" w:author="John Clevenger" w:date="2022-07-19T15:22:00Z">
              <w:r w:rsidR="00215E95">
                <w:t>additional information</w:t>
              </w:r>
            </w:ins>
            <w:ins w:id="5352" w:author="John Clevenger" w:date="2022-07-19T15:20:00Z">
              <w:r w:rsidR="00215E95">
                <w:t>.</w:t>
              </w:r>
            </w:ins>
          </w:p>
        </w:tc>
      </w:tr>
      <w:tr w:rsidR="00227A46" w14:paraId="409B2C12" w14:textId="77777777" w:rsidTr="003B72E3">
        <w:trPr>
          <w:ins w:id="5353" w:author="John Clevenger" w:date="2022-07-19T14:36:00Z"/>
          <w:trPrChange w:id="5354" w:author="John Clevenger" w:date="2022-07-19T15:16:00Z">
            <w:trPr>
              <w:gridAfter w:val="0"/>
            </w:trPr>
          </w:trPrChange>
        </w:trPr>
        <w:tc>
          <w:tcPr>
            <w:tcW w:w="3078" w:type="dxa"/>
            <w:tcPrChange w:id="5355" w:author="John Clevenger" w:date="2022-07-19T15:16:00Z">
              <w:tcPr>
                <w:tcW w:w="1998" w:type="dxa"/>
              </w:tcPr>
            </w:tcPrChange>
          </w:tcPr>
          <w:p w14:paraId="6020C3D9" w14:textId="5F62AD34" w:rsidR="00227A46" w:rsidRPr="00A82E00" w:rsidRDefault="00A82E00">
            <w:pPr>
              <w:spacing w:before="120" w:after="120"/>
              <w:jc w:val="center"/>
              <w:rPr>
                <w:ins w:id="5356" w:author="John Clevenger" w:date="2022-07-19T14:36:00Z"/>
                <w:rFonts w:ascii="Courier New" w:hAnsi="Courier New" w:cs="Courier New"/>
                <w:b/>
                <w:bCs/>
                <w:rPrChange w:id="5357" w:author="John Clevenger" w:date="2022-07-19T14:57:00Z">
                  <w:rPr>
                    <w:ins w:id="5358" w:author="John Clevenger" w:date="2022-07-19T14:36:00Z"/>
                  </w:rPr>
                </w:rPrChange>
              </w:rPr>
              <w:pPrChange w:id="5359" w:author="John Clevenger" w:date="2022-07-19T14:55:00Z">
                <w:pPr>
                  <w:spacing w:before="120" w:after="120"/>
                  <w:jc w:val="both"/>
                </w:pPr>
              </w:pPrChange>
            </w:pPr>
            <w:ins w:id="5360" w:author="John Clevenger" w:date="2022-07-19T14:59:00Z">
              <w:r w:rsidRPr="003F07BE">
                <w:rPr>
                  <w:rFonts w:ascii="Courier New" w:hAnsi="Courier New" w:cs="Courier New"/>
                  <w:b/>
                  <w:bCs/>
                </w:rPr>
                <w:t>--first</w:t>
              </w:r>
            </w:ins>
          </w:p>
        </w:tc>
        <w:tc>
          <w:tcPr>
            <w:tcW w:w="2160" w:type="dxa"/>
            <w:tcPrChange w:id="5361" w:author="John Clevenger" w:date="2022-07-19T15:16:00Z">
              <w:tcPr>
                <w:tcW w:w="2340" w:type="dxa"/>
                <w:gridSpan w:val="2"/>
              </w:tcPr>
            </w:tcPrChange>
          </w:tcPr>
          <w:p w14:paraId="640648ED" w14:textId="77777777" w:rsidR="00227A46" w:rsidRDefault="00227A46">
            <w:pPr>
              <w:spacing w:before="120" w:after="120"/>
              <w:jc w:val="center"/>
              <w:rPr>
                <w:ins w:id="5362" w:author="John Clevenger" w:date="2022-07-19T14:36:00Z"/>
              </w:rPr>
              <w:pPrChange w:id="5363" w:author="John Clevenger" w:date="2022-07-19T14:42:00Z">
                <w:pPr>
                  <w:spacing w:before="120" w:after="120"/>
                  <w:jc w:val="both"/>
                </w:pPr>
              </w:pPrChange>
            </w:pPr>
          </w:p>
        </w:tc>
        <w:tc>
          <w:tcPr>
            <w:tcW w:w="4770" w:type="dxa"/>
            <w:tcPrChange w:id="5364" w:author="John Clevenger" w:date="2022-07-19T15:16:00Z">
              <w:tcPr>
                <w:tcW w:w="2973" w:type="dxa"/>
                <w:gridSpan w:val="3"/>
              </w:tcPr>
            </w:tcPrChange>
          </w:tcPr>
          <w:p w14:paraId="602897EB" w14:textId="01F2E043" w:rsidR="00227A46" w:rsidRDefault="00215E95">
            <w:pPr>
              <w:spacing w:before="120" w:after="120"/>
              <w:jc w:val="center"/>
              <w:rPr>
                <w:ins w:id="5365" w:author="John Clevenger" w:date="2022-07-19T14:36:00Z"/>
              </w:rPr>
              <w:pPrChange w:id="5366" w:author="John Clevenger" w:date="2022-07-19T14:42:00Z">
                <w:pPr>
                  <w:spacing w:before="120" w:after="120"/>
                  <w:jc w:val="both"/>
                </w:pPr>
              </w:pPrChange>
            </w:pPr>
            <w:ins w:id="5367" w:author="John Clevenger" w:date="2022-07-19T15:23:00Z">
              <w:r>
                <w:t xml:space="preserve">Indicates that the PC2 Server being started is the “first” (primary) server in a multi-site contest (this is the default in the absence of a </w:t>
              </w:r>
            </w:ins>
            <w:ins w:id="5368" w:author="John Clevenger" w:date="2022-07-19T15:24:00Z">
              <w:r>
                <w:t xml:space="preserve">  --</w:t>
              </w:r>
              <w:proofErr w:type="spellStart"/>
              <w:r w:rsidRPr="003F07BE">
                <w:rPr>
                  <w:rFonts w:ascii="Courier New" w:hAnsi="Courier New" w:cs="Courier New"/>
                  <w:b/>
                  <w:bCs/>
                </w:rPr>
                <w:t>remoteServer</w:t>
              </w:r>
              <w:proofErr w:type="spellEnd"/>
              <w:r w:rsidRPr="003F07BE">
                <w:rPr>
                  <w:rFonts w:ascii="Courier New" w:hAnsi="Courier New" w:cs="Courier New"/>
                  <w:b/>
                  <w:bCs/>
                </w:rPr>
                <w:t xml:space="preserve"> &lt;</w:t>
              </w:r>
              <w:proofErr w:type="spellStart"/>
              <w:proofErr w:type="gramStart"/>
              <w:r w:rsidRPr="003F07BE">
                <w:rPr>
                  <w:rFonts w:ascii="Courier New" w:hAnsi="Courier New" w:cs="Courier New"/>
                  <w:b/>
                  <w:bCs/>
                </w:rPr>
                <w:t>IP:port</w:t>
              </w:r>
              <w:proofErr w:type="spellEnd"/>
              <w:proofErr w:type="gramEnd"/>
              <w:r w:rsidRPr="003F07BE">
                <w:rPr>
                  <w:rFonts w:ascii="Courier New" w:hAnsi="Courier New" w:cs="Courier New"/>
                  <w:b/>
                  <w:bCs/>
                </w:rPr>
                <w:t>&gt;</w:t>
              </w:r>
              <w:r>
                <w:rPr>
                  <w:rFonts w:ascii="Courier New" w:hAnsi="Courier New" w:cs="Courier New"/>
                  <w:b/>
                  <w:bCs/>
                </w:rPr>
                <w:t xml:space="preserve"> </w:t>
              </w:r>
              <w:r w:rsidRPr="00215E95">
                <w:rPr>
                  <w:rPrChange w:id="5369" w:author="John Clevenger" w:date="2022-07-19T15:24:00Z">
                    <w:rPr>
                      <w:rFonts w:ascii="Courier New" w:hAnsi="Courier New" w:cs="Courier New"/>
                      <w:b/>
                      <w:bCs/>
                    </w:rPr>
                  </w:rPrChange>
                </w:rPr>
                <w:t>argument</w:t>
              </w:r>
              <w:r>
                <w:t>.</w:t>
              </w:r>
            </w:ins>
          </w:p>
        </w:tc>
      </w:tr>
      <w:tr w:rsidR="0091528E" w14:paraId="69737CBA" w14:textId="77777777" w:rsidTr="003B72E3">
        <w:trPr>
          <w:ins w:id="5370" w:author="John Clevenger" w:date="2022-07-19T15:38:00Z"/>
        </w:trPr>
        <w:tc>
          <w:tcPr>
            <w:tcW w:w="3078" w:type="dxa"/>
          </w:tcPr>
          <w:p w14:paraId="5662F38C" w14:textId="1D000604" w:rsidR="0091528E" w:rsidRPr="003F07BE" w:rsidRDefault="0091528E" w:rsidP="0091528E">
            <w:pPr>
              <w:spacing w:before="120" w:after="120"/>
              <w:jc w:val="center"/>
              <w:rPr>
                <w:ins w:id="5371" w:author="John Clevenger" w:date="2022-07-19T15:38:00Z"/>
                <w:rFonts w:ascii="Courier New" w:hAnsi="Courier New" w:cs="Courier New"/>
                <w:b/>
                <w:bCs/>
              </w:rPr>
            </w:pPr>
            <w:ins w:id="5372" w:author="John Clevenger" w:date="2022-07-19T15:38:00Z">
              <w:r w:rsidRPr="003F07BE">
                <w:rPr>
                  <w:rFonts w:ascii="Courier New" w:hAnsi="Courier New" w:cs="Courier New"/>
                  <w:b/>
                  <w:bCs/>
                </w:rPr>
                <w:t>--</w:t>
              </w:r>
              <w:proofErr w:type="spellStart"/>
              <w:r w:rsidRPr="003F07BE">
                <w:rPr>
                  <w:rFonts w:ascii="Courier New" w:hAnsi="Courier New" w:cs="Courier New"/>
                  <w:b/>
                  <w:bCs/>
                </w:rPr>
                <w:t>contestpassword</w:t>
              </w:r>
              <w:proofErr w:type="spellEnd"/>
            </w:ins>
          </w:p>
        </w:tc>
        <w:tc>
          <w:tcPr>
            <w:tcW w:w="2160" w:type="dxa"/>
          </w:tcPr>
          <w:p w14:paraId="2D261ACD" w14:textId="0EF79E43" w:rsidR="0091528E" w:rsidRDefault="0091528E" w:rsidP="0091528E">
            <w:pPr>
              <w:spacing w:before="120" w:after="120"/>
              <w:jc w:val="center"/>
              <w:rPr>
                <w:ins w:id="5373" w:author="John Clevenger" w:date="2022-07-19T15:38:00Z"/>
              </w:rPr>
            </w:pPr>
            <w:ins w:id="5374" w:author="John Clevenger" w:date="2022-07-19T15:38:00Z">
              <w:r>
                <w:t>&lt;password string&gt;</w:t>
              </w:r>
            </w:ins>
          </w:p>
        </w:tc>
        <w:tc>
          <w:tcPr>
            <w:tcW w:w="4770" w:type="dxa"/>
          </w:tcPr>
          <w:p w14:paraId="29DEF541" w14:textId="131E99D6" w:rsidR="0091528E" w:rsidRDefault="0091528E" w:rsidP="0091528E">
            <w:pPr>
              <w:spacing w:before="120" w:after="120"/>
              <w:jc w:val="center"/>
              <w:rPr>
                <w:ins w:id="5375" w:author="John Clevenger" w:date="2022-07-19T15:38:00Z"/>
              </w:rPr>
            </w:pPr>
            <w:ins w:id="5376" w:author="John Clevenger" w:date="2022-07-19T15:38:00Z">
              <w:r>
                <w:t>Sets the master “contest password” when a PC2 Server is first sta</w:t>
              </w:r>
            </w:ins>
            <w:ins w:id="5377" w:author="John Clevenger" w:date="2022-07-19T15:39:00Z">
              <w:r>
                <w:t>rted.</w:t>
              </w:r>
            </w:ins>
            <w:ins w:id="5378" w:author="John Clevenger" w:date="2022-07-19T16:05:00Z">
              <w:r w:rsidR="002224E8">
                <w:t xml:space="preserve">  On</w:t>
              </w:r>
            </w:ins>
            <w:ins w:id="5379" w:author="John Clevenger" w:date="2022-07-19T16:06:00Z">
              <w:r w:rsidR="002224E8">
                <w:t>ly useful on the first (primary) PC2 server.</w:t>
              </w:r>
            </w:ins>
          </w:p>
        </w:tc>
      </w:tr>
      <w:tr w:rsidR="0091528E" w14:paraId="054A57B8" w14:textId="77777777" w:rsidTr="003B72E3">
        <w:trPr>
          <w:ins w:id="5380" w:author="John Clevenger" w:date="2022-07-19T14:36:00Z"/>
          <w:trPrChange w:id="5381" w:author="John Clevenger" w:date="2022-07-19T15:16:00Z">
            <w:trPr>
              <w:gridAfter w:val="0"/>
            </w:trPr>
          </w:trPrChange>
        </w:trPr>
        <w:tc>
          <w:tcPr>
            <w:tcW w:w="3078" w:type="dxa"/>
            <w:tcPrChange w:id="5382" w:author="John Clevenger" w:date="2022-07-19T15:16:00Z">
              <w:tcPr>
                <w:tcW w:w="1998" w:type="dxa"/>
              </w:tcPr>
            </w:tcPrChange>
          </w:tcPr>
          <w:p w14:paraId="1BF689F4" w14:textId="4D2AB019" w:rsidR="0091528E" w:rsidRPr="00A82E00" w:rsidRDefault="0091528E">
            <w:pPr>
              <w:spacing w:before="120" w:after="120"/>
              <w:jc w:val="center"/>
              <w:rPr>
                <w:ins w:id="5383" w:author="John Clevenger" w:date="2022-07-19T14:36:00Z"/>
                <w:rFonts w:ascii="Courier New" w:hAnsi="Courier New" w:cs="Courier New"/>
                <w:b/>
                <w:bCs/>
                <w:rPrChange w:id="5384" w:author="John Clevenger" w:date="2022-07-19T14:57:00Z">
                  <w:rPr>
                    <w:ins w:id="5385" w:author="John Clevenger" w:date="2022-07-19T14:36:00Z"/>
                  </w:rPr>
                </w:rPrChange>
              </w:rPr>
              <w:pPrChange w:id="5386" w:author="John Clevenger" w:date="2022-07-19T14:55:00Z">
                <w:pPr>
                  <w:spacing w:before="120" w:after="120"/>
                  <w:jc w:val="both"/>
                </w:pPr>
              </w:pPrChange>
            </w:pPr>
            <w:ins w:id="5387" w:author="John Clevenger" w:date="2022-07-19T14:52:00Z">
              <w:r w:rsidRPr="00A82E00">
                <w:rPr>
                  <w:rFonts w:ascii="Courier New" w:hAnsi="Courier New" w:cs="Courier New"/>
                  <w:b/>
                  <w:bCs/>
                  <w:rPrChange w:id="5388" w:author="John Clevenger" w:date="2022-07-19T14:57:00Z">
                    <w:rPr/>
                  </w:rPrChange>
                </w:rPr>
                <w:t>-F</w:t>
              </w:r>
            </w:ins>
          </w:p>
        </w:tc>
        <w:tc>
          <w:tcPr>
            <w:tcW w:w="2160" w:type="dxa"/>
            <w:tcPrChange w:id="5389" w:author="John Clevenger" w:date="2022-07-19T15:16:00Z">
              <w:tcPr>
                <w:tcW w:w="2340" w:type="dxa"/>
                <w:gridSpan w:val="2"/>
              </w:tcPr>
            </w:tcPrChange>
          </w:tcPr>
          <w:p w14:paraId="5C172031" w14:textId="77887223" w:rsidR="0091528E" w:rsidRDefault="0091528E">
            <w:pPr>
              <w:spacing w:before="120" w:after="120"/>
              <w:jc w:val="center"/>
              <w:rPr>
                <w:ins w:id="5390" w:author="John Clevenger" w:date="2022-07-19T14:36:00Z"/>
              </w:rPr>
              <w:pPrChange w:id="5391" w:author="John Clevenger" w:date="2022-07-19T14:42:00Z">
                <w:pPr>
                  <w:spacing w:before="120" w:after="120"/>
                  <w:jc w:val="both"/>
                </w:pPr>
              </w:pPrChange>
            </w:pPr>
            <w:ins w:id="5392" w:author="John Clevenger" w:date="2022-07-19T15:25:00Z">
              <w:r>
                <w:t>&lt;filename&gt;</w:t>
              </w:r>
            </w:ins>
          </w:p>
        </w:tc>
        <w:tc>
          <w:tcPr>
            <w:tcW w:w="4770" w:type="dxa"/>
            <w:tcPrChange w:id="5393" w:author="John Clevenger" w:date="2022-07-19T15:16:00Z">
              <w:tcPr>
                <w:tcW w:w="2973" w:type="dxa"/>
                <w:gridSpan w:val="3"/>
              </w:tcPr>
            </w:tcPrChange>
          </w:tcPr>
          <w:p w14:paraId="7E3AEDBC" w14:textId="5DE54FDA" w:rsidR="0091528E" w:rsidRPr="00535B40" w:rsidRDefault="0091528E">
            <w:pPr>
              <w:spacing w:before="120" w:after="120"/>
              <w:jc w:val="center"/>
              <w:rPr>
                <w:ins w:id="5394" w:author="John Clevenger" w:date="2022-07-19T14:36:00Z"/>
              </w:rPr>
              <w:pPrChange w:id="5395" w:author="John Clevenger" w:date="2022-07-19T14:42:00Z">
                <w:pPr>
                  <w:spacing w:before="120" w:after="120"/>
                  <w:jc w:val="both"/>
                </w:pPr>
              </w:pPrChange>
            </w:pPr>
            <w:ins w:id="5396" w:author="John Clevenger" w:date="2022-07-19T15:25:00Z">
              <w:r>
                <w:t>Specifies the name of a file containing command line ar</w:t>
              </w:r>
            </w:ins>
            <w:ins w:id="5397" w:author="John Clevenger" w:date="2022-07-19T15:26:00Z">
              <w:r>
                <w:t>guments/options (see below).</w:t>
              </w:r>
            </w:ins>
            <w:ins w:id="5398" w:author="John Clevenger" w:date="2022-07-19T16:09:00Z">
              <w:r w:rsidR="00535B40">
                <w:t xml:space="preserve">  Note that this option requires a </w:t>
              </w:r>
              <w:r w:rsidR="00535B40">
                <w:rPr>
                  <w:i/>
                  <w:iCs/>
                </w:rPr>
                <w:t xml:space="preserve">single </w:t>
              </w:r>
              <w:r w:rsidR="00535B40">
                <w:t>dash in front of the “F”</w:t>
              </w:r>
            </w:ins>
          </w:p>
        </w:tc>
      </w:tr>
    </w:tbl>
    <w:p w14:paraId="3BE98C4C" w14:textId="7590DE6C" w:rsidR="003E0A50" w:rsidRDefault="003E0A50" w:rsidP="005C0EA6">
      <w:pPr>
        <w:spacing w:before="120" w:after="120"/>
        <w:ind w:firstLine="540"/>
        <w:jc w:val="both"/>
        <w:rPr>
          <w:ins w:id="5399" w:author="John Clevenger" w:date="2022-07-19T16:09:00Z"/>
        </w:rPr>
      </w:pPr>
    </w:p>
    <w:p w14:paraId="51B1C2A1" w14:textId="77777777" w:rsidR="00535B40" w:rsidRDefault="00535B40" w:rsidP="005C0EA6">
      <w:pPr>
        <w:spacing w:before="120" w:after="120"/>
        <w:ind w:firstLine="540"/>
        <w:jc w:val="both"/>
        <w:rPr>
          <w:ins w:id="5400" w:author="John Clevenger" w:date="2022-07-19T15:28:00Z"/>
        </w:rPr>
      </w:pPr>
    </w:p>
    <w:p w14:paraId="432328FD" w14:textId="03A3D815" w:rsidR="00DD6E5B" w:rsidRDefault="00DD6E5B" w:rsidP="005C0EA6">
      <w:pPr>
        <w:spacing w:before="120" w:after="120"/>
        <w:ind w:firstLine="540"/>
        <w:jc w:val="both"/>
        <w:rPr>
          <w:ins w:id="5401" w:author="John Clevenger" w:date="2022-07-19T15:28:00Z"/>
        </w:rPr>
      </w:pPr>
      <w:ins w:id="5402" w:author="John Clevenger" w:date="2022-07-19T15:28:00Z">
        <w:r>
          <w:lastRenderedPageBreak/>
          <w:t xml:space="preserve">The following table lists additional command line arguments which are recognized by certain modules.  These are primarily special-purpose options used for </w:t>
        </w:r>
      </w:ins>
      <w:ins w:id="5403" w:author="John Clevenger" w:date="2022-07-19T15:29:00Z">
        <w:r>
          <w:t>testing, debugging, and tuning the system and are not normally used in regular contest environments.</w:t>
        </w:r>
      </w:ins>
    </w:p>
    <w:p w14:paraId="07530613" w14:textId="77777777" w:rsidR="00DD6E5B" w:rsidRDefault="00DD6E5B" w:rsidP="005C0EA6">
      <w:pPr>
        <w:spacing w:before="120" w:after="120"/>
        <w:ind w:firstLine="540"/>
        <w:jc w:val="both"/>
        <w:rPr>
          <w:ins w:id="5404" w:author="John Clevenger" w:date="2022-07-19T14:32:00Z"/>
        </w:rPr>
      </w:pPr>
    </w:p>
    <w:tbl>
      <w:tblPr>
        <w:tblStyle w:val="TableGrid"/>
        <w:tblW w:w="10008" w:type="dxa"/>
        <w:tblLook w:val="04A0" w:firstRow="1" w:lastRow="0" w:firstColumn="1" w:lastColumn="0" w:noHBand="0" w:noVBand="1"/>
        <w:tblPrChange w:id="5405" w:author="John Clevenger" w:date="2022-07-19T16:07:00Z">
          <w:tblPr>
            <w:tblStyle w:val="TableGrid"/>
            <w:tblW w:w="9749" w:type="dxa"/>
            <w:tblLook w:val="04A0" w:firstRow="1" w:lastRow="0" w:firstColumn="1" w:lastColumn="0" w:noHBand="0" w:noVBand="1"/>
          </w:tblPr>
        </w:tblPrChange>
      </w:tblPr>
      <w:tblGrid>
        <w:gridCol w:w="3249"/>
        <w:gridCol w:w="1809"/>
        <w:gridCol w:w="4950"/>
        <w:tblGridChange w:id="5406">
          <w:tblGrid>
            <w:gridCol w:w="3078"/>
            <w:gridCol w:w="171"/>
            <w:gridCol w:w="1989"/>
            <w:gridCol w:w="1261"/>
            <w:gridCol w:w="3250"/>
          </w:tblGrid>
        </w:tblGridChange>
      </w:tblGrid>
      <w:tr w:rsidR="00DD6E5B" w:rsidRPr="00227A46" w14:paraId="46EFE114" w14:textId="77777777" w:rsidTr="00E3338D">
        <w:trPr>
          <w:ins w:id="5407" w:author="John Clevenger" w:date="2022-07-19T15:29:00Z"/>
        </w:trPr>
        <w:tc>
          <w:tcPr>
            <w:tcW w:w="3249" w:type="dxa"/>
            <w:tcPrChange w:id="5408" w:author="John Clevenger" w:date="2022-07-19T16:07:00Z">
              <w:tcPr>
                <w:tcW w:w="3078" w:type="dxa"/>
              </w:tcPr>
            </w:tcPrChange>
          </w:tcPr>
          <w:p w14:paraId="0F3928E3" w14:textId="77777777" w:rsidR="00DD6E5B" w:rsidRPr="003F07BE" w:rsidRDefault="00DD6E5B" w:rsidP="003F07BE">
            <w:pPr>
              <w:spacing w:before="120" w:after="120"/>
              <w:jc w:val="center"/>
              <w:rPr>
                <w:ins w:id="5409" w:author="John Clevenger" w:date="2022-07-19T15:29:00Z"/>
                <w:rFonts w:ascii="Courier New" w:hAnsi="Courier New" w:cs="Courier New"/>
                <w:b/>
                <w:bCs/>
              </w:rPr>
            </w:pPr>
            <w:ins w:id="5410" w:author="John Clevenger" w:date="2022-07-19T15:29:00Z">
              <w:r w:rsidRPr="003F07BE">
                <w:rPr>
                  <w:rFonts w:ascii="Courier New" w:hAnsi="Courier New" w:cs="Courier New"/>
                  <w:b/>
                  <w:bCs/>
                </w:rPr>
                <w:t>Argument</w:t>
              </w:r>
            </w:ins>
          </w:p>
        </w:tc>
        <w:tc>
          <w:tcPr>
            <w:tcW w:w="1809" w:type="dxa"/>
            <w:tcPrChange w:id="5411" w:author="John Clevenger" w:date="2022-07-19T16:07:00Z">
              <w:tcPr>
                <w:tcW w:w="2160" w:type="dxa"/>
                <w:gridSpan w:val="2"/>
              </w:tcPr>
            </w:tcPrChange>
          </w:tcPr>
          <w:p w14:paraId="1EE233BB" w14:textId="77777777" w:rsidR="00DD6E5B" w:rsidRPr="003F07BE" w:rsidRDefault="00DD6E5B" w:rsidP="003F07BE">
            <w:pPr>
              <w:spacing w:before="120" w:after="120"/>
              <w:jc w:val="center"/>
              <w:rPr>
                <w:ins w:id="5412" w:author="John Clevenger" w:date="2022-07-19T15:29:00Z"/>
                <w:rFonts w:ascii="Courier New" w:hAnsi="Courier New" w:cs="Courier New"/>
                <w:b/>
                <w:bCs/>
              </w:rPr>
            </w:pPr>
            <w:ins w:id="5413" w:author="John Clevenger" w:date="2022-07-19T15:29:00Z">
              <w:r w:rsidRPr="003F07BE">
                <w:rPr>
                  <w:rFonts w:ascii="Courier New" w:hAnsi="Courier New" w:cs="Courier New"/>
                  <w:b/>
                  <w:bCs/>
                </w:rPr>
                <w:t>Parameters</w:t>
              </w:r>
            </w:ins>
          </w:p>
        </w:tc>
        <w:tc>
          <w:tcPr>
            <w:tcW w:w="4950" w:type="dxa"/>
            <w:tcPrChange w:id="5414" w:author="John Clevenger" w:date="2022-07-19T16:07:00Z">
              <w:tcPr>
                <w:tcW w:w="4511" w:type="dxa"/>
                <w:gridSpan w:val="2"/>
              </w:tcPr>
            </w:tcPrChange>
          </w:tcPr>
          <w:p w14:paraId="66E7474D" w14:textId="77777777" w:rsidR="00DD6E5B" w:rsidRPr="003F07BE" w:rsidRDefault="00DD6E5B" w:rsidP="003F07BE">
            <w:pPr>
              <w:spacing w:before="120" w:after="120"/>
              <w:jc w:val="center"/>
              <w:rPr>
                <w:ins w:id="5415" w:author="John Clevenger" w:date="2022-07-19T15:29:00Z"/>
                <w:rFonts w:ascii="Courier New" w:hAnsi="Courier New" w:cs="Courier New"/>
                <w:b/>
                <w:bCs/>
              </w:rPr>
            </w:pPr>
            <w:ins w:id="5416" w:author="John Clevenger" w:date="2022-07-19T15:29:00Z">
              <w:r w:rsidRPr="003F07BE">
                <w:rPr>
                  <w:rFonts w:ascii="Courier New" w:hAnsi="Courier New" w:cs="Courier New"/>
                  <w:b/>
                  <w:bCs/>
                </w:rPr>
                <w:t>Purpose</w:t>
              </w:r>
            </w:ins>
          </w:p>
        </w:tc>
      </w:tr>
      <w:tr w:rsidR="00DD6E5B" w14:paraId="31FF63E4" w14:textId="77777777" w:rsidTr="00E3338D">
        <w:tblPrEx>
          <w:tblPrExChange w:id="5417" w:author="John Clevenger" w:date="2022-07-19T16:07:00Z">
            <w:tblPrEx>
              <w:tblW w:w="10008" w:type="dxa"/>
            </w:tblPrEx>
          </w:tblPrExChange>
        </w:tblPrEx>
        <w:trPr>
          <w:ins w:id="5418" w:author="John Clevenger" w:date="2022-07-19T15:29:00Z"/>
          <w:trPrChange w:id="5419" w:author="John Clevenger" w:date="2022-07-19T16:07:00Z">
            <w:trPr>
              <w:wAfter w:w="259" w:type="dxa"/>
            </w:trPr>
          </w:trPrChange>
        </w:trPr>
        <w:tc>
          <w:tcPr>
            <w:tcW w:w="3249" w:type="dxa"/>
            <w:tcPrChange w:id="5420" w:author="John Clevenger" w:date="2022-07-19T16:07:00Z">
              <w:tcPr>
                <w:tcW w:w="3249" w:type="dxa"/>
                <w:gridSpan w:val="2"/>
              </w:tcPr>
            </w:tcPrChange>
          </w:tcPr>
          <w:p w14:paraId="12BBAC61" w14:textId="4D89B4CC" w:rsidR="00DD6E5B" w:rsidRPr="003F07BE" w:rsidRDefault="00DD6E5B">
            <w:pPr>
              <w:spacing w:before="120" w:after="120"/>
              <w:jc w:val="center"/>
              <w:rPr>
                <w:ins w:id="5421" w:author="John Clevenger" w:date="2022-07-19T15:29:00Z"/>
                <w:rFonts w:ascii="Courier New" w:hAnsi="Courier New" w:cs="Courier New"/>
                <w:b/>
                <w:bCs/>
              </w:rPr>
              <w:pPrChange w:id="5422" w:author="John Clevenger" w:date="2022-07-19T15:30:00Z">
                <w:pPr>
                  <w:spacing w:before="120" w:after="120"/>
                  <w:jc w:val="both"/>
                </w:pPr>
              </w:pPrChange>
            </w:pPr>
            <w:ins w:id="5423" w:author="John Clevenger" w:date="2022-07-19T15:29:00Z">
              <w:r>
                <w:rPr>
                  <w:rFonts w:ascii="Courier New" w:hAnsi="Courier New" w:cs="Courier New"/>
                  <w:b/>
                  <w:bCs/>
                </w:rPr>
                <w:t>--</w:t>
              </w:r>
              <w:proofErr w:type="spellStart"/>
              <w:r w:rsidRPr="003F07BE">
                <w:rPr>
                  <w:rFonts w:ascii="Courier New" w:hAnsi="Courier New" w:cs="Courier New"/>
                  <w:b/>
                  <w:bCs/>
                </w:rPr>
                <w:t>nologging</w:t>
              </w:r>
              <w:proofErr w:type="spellEnd"/>
            </w:ins>
          </w:p>
        </w:tc>
        <w:tc>
          <w:tcPr>
            <w:tcW w:w="1809" w:type="dxa"/>
            <w:tcPrChange w:id="5424" w:author="John Clevenger" w:date="2022-07-19T16:07:00Z">
              <w:tcPr>
                <w:tcW w:w="3250" w:type="dxa"/>
                <w:gridSpan w:val="2"/>
              </w:tcPr>
            </w:tcPrChange>
          </w:tcPr>
          <w:p w14:paraId="44D0C215" w14:textId="77777777" w:rsidR="00DD6E5B" w:rsidRDefault="00DD6E5B" w:rsidP="00DD6E5B">
            <w:pPr>
              <w:spacing w:before="120" w:after="120"/>
              <w:jc w:val="both"/>
              <w:rPr>
                <w:ins w:id="5425" w:author="John Clevenger" w:date="2022-07-19T15:29:00Z"/>
              </w:rPr>
            </w:pPr>
          </w:p>
        </w:tc>
        <w:tc>
          <w:tcPr>
            <w:tcW w:w="4950" w:type="dxa"/>
            <w:tcPrChange w:id="5426" w:author="John Clevenger" w:date="2022-07-19T16:07:00Z">
              <w:tcPr>
                <w:tcW w:w="3250" w:type="dxa"/>
              </w:tcPr>
            </w:tcPrChange>
          </w:tcPr>
          <w:p w14:paraId="17B265FD" w14:textId="012C7DD2" w:rsidR="00DD6E5B" w:rsidRDefault="00DD6E5B" w:rsidP="00DD6E5B">
            <w:pPr>
              <w:spacing w:before="120" w:after="120"/>
              <w:jc w:val="both"/>
              <w:rPr>
                <w:ins w:id="5427" w:author="John Clevenger" w:date="2022-07-19T15:29:00Z"/>
              </w:rPr>
            </w:pPr>
            <w:ins w:id="5428" w:author="John Clevenger" w:date="2022-07-19T15:30:00Z">
              <w:r>
                <w:t xml:space="preserve">Suppress all module logging.  While this can save time, it is not </w:t>
              </w:r>
            </w:ins>
            <w:ins w:id="5429" w:author="John Clevenger" w:date="2022-07-19T15:31:00Z">
              <w:r>
                <w:t>recommended.</w:t>
              </w:r>
            </w:ins>
          </w:p>
        </w:tc>
      </w:tr>
      <w:tr w:rsidR="00DD6E5B" w14:paraId="2D47F1C0" w14:textId="77777777" w:rsidTr="00E3338D">
        <w:tblPrEx>
          <w:tblPrExChange w:id="5430" w:author="John Clevenger" w:date="2022-07-19T16:07:00Z">
            <w:tblPrEx>
              <w:tblW w:w="10008" w:type="dxa"/>
            </w:tblPrEx>
          </w:tblPrExChange>
        </w:tblPrEx>
        <w:trPr>
          <w:ins w:id="5431" w:author="John Clevenger" w:date="2022-07-19T15:27:00Z"/>
          <w:trPrChange w:id="5432" w:author="John Clevenger" w:date="2022-07-19T16:07:00Z">
            <w:trPr>
              <w:wAfter w:w="259" w:type="dxa"/>
            </w:trPr>
          </w:trPrChange>
        </w:trPr>
        <w:tc>
          <w:tcPr>
            <w:tcW w:w="3249" w:type="dxa"/>
            <w:tcPrChange w:id="5433" w:author="John Clevenger" w:date="2022-07-19T16:07:00Z">
              <w:tcPr>
                <w:tcW w:w="3249" w:type="dxa"/>
                <w:gridSpan w:val="2"/>
              </w:tcPr>
            </w:tcPrChange>
          </w:tcPr>
          <w:p w14:paraId="49B0334F" w14:textId="02EAEEBD" w:rsidR="00DD6E5B" w:rsidRDefault="00DD6E5B">
            <w:pPr>
              <w:spacing w:before="120" w:after="120"/>
              <w:jc w:val="center"/>
              <w:rPr>
                <w:ins w:id="5434" w:author="John Clevenger" w:date="2022-07-19T15:27:00Z"/>
              </w:rPr>
              <w:pPrChange w:id="5435" w:author="John Clevenger" w:date="2022-07-19T15:30:00Z">
                <w:pPr>
                  <w:spacing w:before="120" w:after="120"/>
                  <w:jc w:val="both"/>
                </w:pPr>
              </w:pPrChange>
            </w:pPr>
            <w:ins w:id="5436" w:author="John Clevenger" w:date="2022-07-19T15:27:00Z">
              <w:r w:rsidRPr="003F07BE">
                <w:rPr>
                  <w:rFonts w:ascii="Courier New" w:hAnsi="Courier New" w:cs="Courier New"/>
                  <w:b/>
                  <w:bCs/>
                </w:rPr>
                <w:t>--</w:t>
              </w:r>
              <w:proofErr w:type="spellStart"/>
              <w:r w:rsidRPr="003F07BE">
                <w:rPr>
                  <w:rFonts w:ascii="Courier New" w:hAnsi="Courier New" w:cs="Courier New"/>
                  <w:b/>
                  <w:bCs/>
                </w:rPr>
                <w:t>nostandings</w:t>
              </w:r>
              <w:proofErr w:type="spellEnd"/>
            </w:ins>
          </w:p>
        </w:tc>
        <w:tc>
          <w:tcPr>
            <w:tcW w:w="1809" w:type="dxa"/>
            <w:tcPrChange w:id="5437" w:author="John Clevenger" w:date="2022-07-19T16:07:00Z">
              <w:tcPr>
                <w:tcW w:w="3250" w:type="dxa"/>
                <w:gridSpan w:val="2"/>
              </w:tcPr>
            </w:tcPrChange>
          </w:tcPr>
          <w:p w14:paraId="07AD4434" w14:textId="77777777" w:rsidR="00DD6E5B" w:rsidRDefault="00DD6E5B" w:rsidP="00DD6E5B">
            <w:pPr>
              <w:spacing w:before="120" w:after="120"/>
              <w:jc w:val="both"/>
              <w:rPr>
                <w:ins w:id="5438" w:author="John Clevenger" w:date="2022-07-19T15:27:00Z"/>
              </w:rPr>
            </w:pPr>
          </w:p>
        </w:tc>
        <w:tc>
          <w:tcPr>
            <w:tcW w:w="4950" w:type="dxa"/>
            <w:tcPrChange w:id="5439" w:author="John Clevenger" w:date="2022-07-19T16:07:00Z">
              <w:tcPr>
                <w:tcW w:w="3250" w:type="dxa"/>
              </w:tcPr>
            </w:tcPrChange>
          </w:tcPr>
          <w:p w14:paraId="1D1E44F3" w14:textId="755DC306" w:rsidR="00DD6E5B" w:rsidRDefault="00DD6E5B">
            <w:pPr>
              <w:spacing w:before="120" w:after="120"/>
              <w:jc w:val="center"/>
              <w:rPr>
                <w:ins w:id="5440" w:author="John Clevenger" w:date="2022-07-19T15:27:00Z"/>
              </w:rPr>
              <w:pPrChange w:id="5441" w:author="John Clevenger" w:date="2022-07-19T15:32:00Z">
                <w:pPr>
                  <w:spacing w:before="120" w:after="120"/>
                  <w:jc w:val="both"/>
                </w:pPr>
              </w:pPrChange>
            </w:pPr>
            <w:ins w:id="5442" w:author="John Clevenger" w:date="2022-07-19T15:31:00Z">
              <w:r>
                <w:t>Suppress the inclusion of the “</w:t>
              </w:r>
              <w:r w:rsidRPr="00B939EB">
                <w:rPr>
                  <w:rFonts w:ascii="Arial" w:hAnsi="Arial" w:cs="Arial"/>
                  <w:b/>
                  <w:bCs/>
                  <w:sz w:val="22"/>
                  <w:szCs w:val="22"/>
                  <w:rPrChange w:id="5443" w:author="John Clevenger" w:date="2022-07-19T15:32:00Z">
                    <w:rPr/>
                  </w:rPrChange>
                </w:rPr>
                <w:t>Standings</w:t>
              </w:r>
              <w:r>
                <w:t>” and “</w:t>
              </w:r>
              <w:r w:rsidRPr="00B939EB">
                <w:rPr>
                  <w:rFonts w:ascii="Arial" w:hAnsi="Arial" w:cs="Arial"/>
                  <w:b/>
                  <w:bCs/>
                  <w:sz w:val="22"/>
                  <w:szCs w:val="22"/>
                  <w:rPrChange w:id="5444" w:author="John Clevenger" w:date="2022-07-19T15:32:00Z">
                    <w:rPr/>
                  </w:rPrChange>
                </w:rPr>
                <w:t>Standings HTML</w:t>
              </w:r>
              <w:r>
                <w:t>” panes in those GUI displays which normally display these panes.</w:t>
              </w:r>
            </w:ins>
          </w:p>
        </w:tc>
      </w:tr>
      <w:tr w:rsidR="00DD6E5B" w14:paraId="3C426ED3" w14:textId="77777777" w:rsidTr="00E3338D">
        <w:tblPrEx>
          <w:tblPrExChange w:id="5445" w:author="John Clevenger" w:date="2022-07-19T16:07:00Z">
            <w:tblPrEx>
              <w:tblW w:w="10008" w:type="dxa"/>
            </w:tblPrEx>
          </w:tblPrExChange>
        </w:tblPrEx>
        <w:trPr>
          <w:ins w:id="5446" w:author="John Clevenger" w:date="2022-07-19T15:27:00Z"/>
          <w:trPrChange w:id="5447" w:author="John Clevenger" w:date="2022-07-19T16:07:00Z">
            <w:trPr>
              <w:wAfter w:w="259" w:type="dxa"/>
            </w:trPr>
          </w:trPrChange>
        </w:trPr>
        <w:tc>
          <w:tcPr>
            <w:tcW w:w="3249" w:type="dxa"/>
            <w:tcPrChange w:id="5448" w:author="John Clevenger" w:date="2022-07-19T16:07:00Z">
              <w:tcPr>
                <w:tcW w:w="3249" w:type="dxa"/>
                <w:gridSpan w:val="2"/>
              </w:tcPr>
            </w:tcPrChange>
          </w:tcPr>
          <w:p w14:paraId="3C121390" w14:textId="09D58BCD" w:rsidR="00DD6E5B" w:rsidRDefault="00DD6E5B">
            <w:pPr>
              <w:spacing w:before="120" w:after="120"/>
              <w:jc w:val="center"/>
              <w:rPr>
                <w:ins w:id="5449" w:author="John Clevenger" w:date="2022-07-19T15:27:00Z"/>
              </w:rPr>
              <w:pPrChange w:id="5450" w:author="John Clevenger" w:date="2022-07-19T15:30:00Z">
                <w:pPr>
                  <w:spacing w:before="120" w:after="120"/>
                  <w:jc w:val="both"/>
                </w:pPr>
              </w:pPrChange>
            </w:pPr>
            <w:ins w:id="5451" w:author="John Clevenger" w:date="2022-07-19T15:27:00Z">
              <w:r w:rsidRPr="003F07BE">
                <w:rPr>
                  <w:rFonts w:ascii="Courier New" w:hAnsi="Courier New" w:cs="Courier New"/>
                  <w:b/>
                  <w:bCs/>
                </w:rPr>
                <w:t>--</w:t>
              </w:r>
              <w:proofErr w:type="spellStart"/>
              <w:r w:rsidRPr="003F07BE">
                <w:rPr>
                  <w:rFonts w:ascii="Courier New" w:hAnsi="Courier New" w:cs="Courier New"/>
                  <w:b/>
                  <w:bCs/>
                </w:rPr>
                <w:t>addefjs</w:t>
              </w:r>
              <w:proofErr w:type="spellEnd"/>
            </w:ins>
          </w:p>
        </w:tc>
        <w:tc>
          <w:tcPr>
            <w:tcW w:w="1809" w:type="dxa"/>
            <w:tcPrChange w:id="5452" w:author="John Clevenger" w:date="2022-07-19T16:07:00Z">
              <w:tcPr>
                <w:tcW w:w="3250" w:type="dxa"/>
                <w:gridSpan w:val="2"/>
              </w:tcPr>
            </w:tcPrChange>
          </w:tcPr>
          <w:p w14:paraId="1C8559BA" w14:textId="77777777" w:rsidR="00DD6E5B" w:rsidRDefault="00DD6E5B" w:rsidP="00DD6E5B">
            <w:pPr>
              <w:spacing w:before="120" w:after="120"/>
              <w:jc w:val="both"/>
              <w:rPr>
                <w:ins w:id="5453" w:author="John Clevenger" w:date="2022-07-19T15:27:00Z"/>
              </w:rPr>
            </w:pPr>
          </w:p>
        </w:tc>
        <w:tc>
          <w:tcPr>
            <w:tcW w:w="4950" w:type="dxa"/>
            <w:tcPrChange w:id="5454" w:author="John Clevenger" w:date="2022-07-19T16:07:00Z">
              <w:tcPr>
                <w:tcW w:w="3250" w:type="dxa"/>
              </w:tcPr>
            </w:tcPrChange>
          </w:tcPr>
          <w:p w14:paraId="42CFE2F3" w14:textId="27148AFA" w:rsidR="00DD6E5B" w:rsidRDefault="00B939EB" w:rsidP="00DD6E5B">
            <w:pPr>
              <w:spacing w:before="120" w:after="120"/>
              <w:jc w:val="both"/>
              <w:rPr>
                <w:ins w:id="5455" w:author="John Clevenger" w:date="2022-07-19T15:27:00Z"/>
              </w:rPr>
            </w:pPr>
            <w:ins w:id="5456" w:author="John Clevenger" w:date="2022-07-19T15:34:00Z">
              <w:r>
                <w:t>Allows loading a set of submission</w:t>
              </w:r>
            </w:ins>
            <w:ins w:id="5457" w:author="John Clevenger" w:date="2022-07-19T15:35:00Z">
              <w:r>
                <w:t>s and judgements from a CLICS “E</w:t>
              </w:r>
            </w:ins>
            <w:ins w:id="5458" w:author="John Clevenger" w:date="2022-07-19T15:36:00Z">
              <w:r>
                <w:t>vent Feed”.</w:t>
              </w:r>
            </w:ins>
          </w:p>
        </w:tc>
      </w:tr>
      <w:tr w:rsidR="00DD6E5B" w14:paraId="6F3CD27A" w14:textId="77777777" w:rsidTr="00E3338D">
        <w:tblPrEx>
          <w:tblPrExChange w:id="5459" w:author="John Clevenger" w:date="2022-07-19T16:07:00Z">
            <w:tblPrEx>
              <w:tblW w:w="10008" w:type="dxa"/>
            </w:tblPrEx>
          </w:tblPrExChange>
        </w:tblPrEx>
        <w:trPr>
          <w:ins w:id="5460" w:author="John Clevenger" w:date="2022-07-19T15:27:00Z"/>
          <w:trPrChange w:id="5461" w:author="John Clevenger" w:date="2022-07-19T16:07:00Z">
            <w:trPr>
              <w:wAfter w:w="259" w:type="dxa"/>
            </w:trPr>
          </w:trPrChange>
        </w:trPr>
        <w:tc>
          <w:tcPr>
            <w:tcW w:w="3249" w:type="dxa"/>
            <w:tcPrChange w:id="5462" w:author="John Clevenger" w:date="2022-07-19T16:07:00Z">
              <w:tcPr>
                <w:tcW w:w="3249" w:type="dxa"/>
                <w:gridSpan w:val="2"/>
              </w:tcPr>
            </w:tcPrChange>
          </w:tcPr>
          <w:p w14:paraId="5BA279BB" w14:textId="6060E15C" w:rsidR="00DD6E5B" w:rsidRDefault="00DD6E5B">
            <w:pPr>
              <w:spacing w:before="120" w:after="120"/>
              <w:jc w:val="center"/>
              <w:rPr>
                <w:ins w:id="5463" w:author="John Clevenger" w:date="2022-07-19T15:27:00Z"/>
              </w:rPr>
              <w:pPrChange w:id="5464" w:author="John Clevenger" w:date="2022-07-19T15:30:00Z">
                <w:pPr>
                  <w:spacing w:before="120" w:after="120"/>
                  <w:jc w:val="both"/>
                </w:pPr>
              </w:pPrChange>
            </w:pPr>
            <w:ins w:id="5465" w:author="John Clevenger" w:date="2022-07-19T15:27:00Z">
              <w:r w:rsidRPr="003F07BE">
                <w:rPr>
                  <w:rFonts w:ascii="Courier New" w:hAnsi="Courier New" w:cs="Courier New"/>
                  <w:b/>
                  <w:bCs/>
                </w:rPr>
                <w:t>--debug</w:t>
              </w:r>
            </w:ins>
          </w:p>
        </w:tc>
        <w:tc>
          <w:tcPr>
            <w:tcW w:w="1809" w:type="dxa"/>
            <w:tcPrChange w:id="5466" w:author="John Clevenger" w:date="2022-07-19T16:07:00Z">
              <w:tcPr>
                <w:tcW w:w="3250" w:type="dxa"/>
                <w:gridSpan w:val="2"/>
              </w:tcPr>
            </w:tcPrChange>
          </w:tcPr>
          <w:p w14:paraId="0324D60D" w14:textId="77777777" w:rsidR="00DD6E5B" w:rsidRDefault="00DD6E5B" w:rsidP="00DD6E5B">
            <w:pPr>
              <w:spacing w:before="120" w:after="120"/>
              <w:jc w:val="both"/>
              <w:rPr>
                <w:ins w:id="5467" w:author="John Clevenger" w:date="2022-07-19T15:27:00Z"/>
              </w:rPr>
            </w:pPr>
          </w:p>
        </w:tc>
        <w:tc>
          <w:tcPr>
            <w:tcW w:w="4950" w:type="dxa"/>
            <w:tcPrChange w:id="5468" w:author="John Clevenger" w:date="2022-07-19T16:07:00Z">
              <w:tcPr>
                <w:tcW w:w="3250" w:type="dxa"/>
              </w:tcPr>
            </w:tcPrChange>
          </w:tcPr>
          <w:p w14:paraId="37345F67" w14:textId="4CD3CB72" w:rsidR="00DD6E5B" w:rsidRDefault="00B939EB" w:rsidP="00DD6E5B">
            <w:pPr>
              <w:spacing w:before="120" w:after="120"/>
              <w:jc w:val="both"/>
              <w:rPr>
                <w:ins w:id="5469" w:author="John Clevenger" w:date="2022-07-19T15:27:00Z"/>
              </w:rPr>
            </w:pPr>
            <w:ins w:id="5470" w:author="John Clevenger" w:date="2022-07-19T15:36:00Z">
              <w:r>
                <w:t>Runs the specified PC2 module in “debug” mode.  Caution: this radically increases the amount of output sent to logs and consoles.</w:t>
              </w:r>
            </w:ins>
          </w:p>
        </w:tc>
      </w:tr>
      <w:tr w:rsidR="00DD6E5B" w14:paraId="5B0FA075" w14:textId="77777777" w:rsidTr="00E3338D">
        <w:tblPrEx>
          <w:tblPrExChange w:id="5471" w:author="John Clevenger" w:date="2022-07-19T16:07:00Z">
            <w:tblPrEx>
              <w:tblW w:w="10008" w:type="dxa"/>
            </w:tblPrEx>
          </w:tblPrExChange>
        </w:tblPrEx>
        <w:trPr>
          <w:ins w:id="5472" w:author="John Clevenger" w:date="2022-07-19T15:27:00Z"/>
          <w:trPrChange w:id="5473" w:author="John Clevenger" w:date="2022-07-19T16:07:00Z">
            <w:trPr>
              <w:wAfter w:w="259" w:type="dxa"/>
            </w:trPr>
          </w:trPrChange>
        </w:trPr>
        <w:tc>
          <w:tcPr>
            <w:tcW w:w="3249" w:type="dxa"/>
            <w:tcPrChange w:id="5474" w:author="John Clevenger" w:date="2022-07-19T16:07:00Z">
              <w:tcPr>
                <w:tcW w:w="3249" w:type="dxa"/>
                <w:gridSpan w:val="2"/>
              </w:tcPr>
            </w:tcPrChange>
          </w:tcPr>
          <w:p w14:paraId="0B637DEC" w14:textId="7FB2657E" w:rsidR="00DD6E5B" w:rsidRDefault="00DD6E5B">
            <w:pPr>
              <w:spacing w:before="120" w:after="120"/>
              <w:jc w:val="center"/>
              <w:rPr>
                <w:ins w:id="5475" w:author="John Clevenger" w:date="2022-07-19T15:27:00Z"/>
              </w:rPr>
              <w:pPrChange w:id="5476" w:author="John Clevenger" w:date="2022-07-19T15:30:00Z">
                <w:pPr>
                  <w:spacing w:before="120" w:after="120"/>
                  <w:jc w:val="both"/>
                </w:pPr>
              </w:pPrChange>
            </w:pPr>
            <w:ins w:id="5477" w:author="John Clevenger" w:date="2022-07-19T15:27:00Z">
              <w:r w:rsidRPr="003F07BE">
                <w:rPr>
                  <w:rFonts w:ascii="Courier New" w:hAnsi="Courier New" w:cs="Courier New"/>
                  <w:b/>
                  <w:bCs/>
                </w:rPr>
                <w:t>--</w:t>
              </w:r>
              <w:proofErr w:type="spellStart"/>
              <w:r w:rsidRPr="003F07BE">
                <w:rPr>
                  <w:rFonts w:ascii="Courier New" w:hAnsi="Courier New" w:cs="Courier New"/>
                  <w:b/>
                  <w:bCs/>
                </w:rPr>
                <w:t>noconnectionspane</w:t>
              </w:r>
              <w:proofErr w:type="spellEnd"/>
            </w:ins>
          </w:p>
        </w:tc>
        <w:tc>
          <w:tcPr>
            <w:tcW w:w="1809" w:type="dxa"/>
            <w:tcPrChange w:id="5478" w:author="John Clevenger" w:date="2022-07-19T16:07:00Z">
              <w:tcPr>
                <w:tcW w:w="3250" w:type="dxa"/>
                <w:gridSpan w:val="2"/>
              </w:tcPr>
            </w:tcPrChange>
          </w:tcPr>
          <w:p w14:paraId="02E273EC" w14:textId="77777777" w:rsidR="00DD6E5B" w:rsidRDefault="00DD6E5B" w:rsidP="00DD6E5B">
            <w:pPr>
              <w:spacing w:before="120" w:after="120"/>
              <w:jc w:val="both"/>
              <w:rPr>
                <w:ins w:id="5479" w:author="John Clevenger" w:date="2022-07-19T15:27:00Z"/>
              </w:rPr>
            </w:pPr>
          </w:p>
        </w:tc>
        <w:tc>
          <w:tcPr>
            <w:tcW w:w="4950" w:type="dxa"/>
            <w:tcPrChange w:id="5480" w:author="John Clevenger" w:date="2022-07-19T16:07:00Z">
              <w:tcPr>
                <w:tcW w:w="3250" w:type="dxa"/>
              </w:tcPr>
            </w:tcPrChange>
          </w:tcPr>
          <w:p w14:paraId="4485C627" w14:textId="0AF342D0" w:rsidR="00DD6E5B" w:rsidRDefault="0091528E" w:rsidP="00DD6E5B">
            <w:pPr>
              <w:spacing w:before="120" w:after="120"/>
              <w:jc w:val="both"/>
              <w:rPr>
                <w:ins w:id="5481" w:author="John Clevenger" w:date="2022-07-19T15:27:00Z"/>
              </w:rPr>
            </w:pPr>
            <w:ins w:id="5482" w:author="John Clevenger" w:date="2022-07-19T15:37:00Z">
              <w:r>
                <w:t>Suppress the inclusion of the “</w:t>
              </w:r>
              <w:r>
                <w:rPr>
                  <w:rFonts w:ascii="Arial" w:hAnsi="Arial" w:cs="Arial"/>
                  <w:b/>
                  <w:bCs/>
                  <w:sz w:val="22"/>
                  <w:szCs w:val="22"/>
                </w:rPr>
                <w:t>Connections</w:t>
              </w:r>
              <w:r>
                <w:t>” pane in those GUI displays which normally display this pane.</w:t>
              </w:r>
            </w:ins>
          </w:p>
        </w:tc>
      </w:tr>
      <w:tr w:rsidR="00DD6E5B" w14:paraId="0F000443" w14:textId="77777777" w:rsidTr="00E3338D">
        <w:tblPrEx>
          <w:tblPrExChange w:id="5483" w:author="John Clevenger" w:date="2022-07-19T16:07:00Z">
            <w:tblPrEx>
              <w:tblW w:w="10008" w:type="dxa"/>
            </w:tblPrEx>
          </w:tblPrExChange>
        </w:tblPrEx>
        <w:trPr>
          <w:ins w:id="5484" w:author="John Clevenger" w:date="2022-07-19T15:27:00Z"/>
          <w:trPrChange w:id="5485" w:author="John Clevenger" w:date="2022-07-19T16:07:00Z">
            <w:trPr>
              <w:wAfter w:w="259" w:type="dxa"/>
            </w:trPr>
          </w:trPrChange>
        </w:trPr>
        <w:tc>
          <w:tcPr>
            <w:tcW w:w="3249" w:type="dxa"/>
            <w:tcPrChange w:id="5486" w:author="John Clevenger" w:date="2022-07-19T16:07:00Z">
              <w:tcPr>
                <w:tcW w:w="3249" w:type="dxa"/>
                <w:gridSpan w:val="2"/>
              </w:tcPr>
            </w:tcPrChange>
          </w:tcPr>
          <w:p w14:paraId="018B94A1" w14:textId="79EC96F2" w:rsidR="00DD6E5B" w:rsidRDefault="00DD6E5B">
            <w:pPr>
              <w:spacing w:before="120" w:after="120"/>
              <w:jc w:val="center"/>
              <w:rPr>
                <w:ins w:id="5487" w:author="John Clevenger" w:date="2022-07-19T15:27:00Z"/>
              </w:rPr>
              <w:pPrChange w:id="5488" w:author="John Clevenger" w:date="2022-07-19T15:30:00Z">
                <w:pPr>
                  <w:spacing w:before="120" w:after="120"/>
                  <w:jc w:val="both"/>
                </w:pPr>
              </w:pPrChange>
            </w:pPr>
            <w:ins w:id="5489" w:author="John Clevenger" w:date="2022-07-19T15:27:00Z">
              <w:r w:rsidRPr="003F07BE">
                <w:rPr>
                  <w:rFonts w:ascii="Courier New" w:hAnsi="Courier New" w:cs="Courier New"/>
                  <w:b/>
                  <w:bCs/>
                </w:rPr>
                <w:t>--</w:t>
              </w:r>
              <w:proofErr w:type="spellStart"/>
              <w:r w:rsidRPr="003F07BE">
                <w:rPr>
                  <w:rFonts w:ascii="Courier New" w:hAnsi="Courier New" w:cs="Courier New"/>
                  <w:b/>
                  <w:bCs/>
                </w:rPr>
                <w:t>nologinspane</w:t>
              </w:r>
              <w:proofErr w:type="spellEnd"/>
            </w:ins>
          </w:p>
        </w:tc>
        <w:tc>
          <w:tcPr>
            <w:tcW w:w="1809" w:type="dxa"/>
            <w:tcPrChange w:id="5490" w:author="John Clevenger" w:date="2022-07-19T16:07:00Z">
              <w:tcPr>
                <w:tcW w:w="3250" w:type="dxa"/>
                <w:gridSpan w:val="2"/>
              </w:tcPr>
            </w:tcPrChange>
          </w:tcPr>
          <w:p w14:paraId="62D19C15" w14:textId="77777777" w:rsidR="00DD6E5B" w:rsidRDefault="00DD6E5B" w:rsidP="00DD6E5B">
            <w:pPr>
              <w:spacing w:before="120" w:after="120"/>
              <w:jc w:val="both"/>
              <w:rPr>
                <w:ins w:id="5491" w:author="John Clevenger" w:date="2022-07-19T15:27:00Z"/>
              </w:rPr>
            </w:pPr>
          </w:p>
        </w:tc>
        <w:tc>
          <w:tcPr>
            <w:tcW w:w="4950" w:type="dxa"/>
            <w:tcPrChange w:id="5492" w:author="John Clevenger" w:date="2022-07-19T16:07:00Z">
              <w:tcPr>
                <w:tcW w:w="3250" w:type="dxa"/>
              </w:tcPr>
            </w:tcPrChange>
          </w:tcPr>
          <w:p w14:paraId="1E5DC94B" w14:textId="772AB0DB" w:rsidR="00DD6E5B" w:rsidRDefault="0091528E" w:rsidP="00DD6E5B">
            <w:pPr>
              <w:spacing w:before="120" w:after="120"/>
              <w:jc w:val="both"/>
              <w:rPr>
                <w:ins w:id="5493" w:author="John Clevenger" w:date="2022-07-19T15:27:00Z"/>
              </w:rPr>
            </w:pPr>
            <w:ins w:id="5494" w:author="John Clevenger" w:date="2022-07-19T15:37:00Z">
              <w:r>
                <w:t>Suppress the inclusion of the “</w:t>
              </w:r>
              <w:r>
                <w:rPr>
                  <w:rFonts w:ascii="Arial" w:hAnsi="Arial" w:cs="Arial"/>
                  <w:b/>
                  <w:bCs/>
                  <w:sz w:val="22"/>
                  <w:szCs w:val="22"/>
                </w:rPr>
                <w:t>Logins</w:t>
              </w:r>
              <w:r>
                <w:t>” pane in those GUI displays which normally display this pane.</w:t>
              </w:r>
            </w:ins>
          </w:p>
        </w:tc>
      </w:tr>
      <w:tr w:rsidR="00DD6E5B" w14:paraId="1F0F8AB4" w14:textId="77777777" w:rsidTr="00E3338D">
        <w:tblPrEx>
          <w:tblPrExChange w:id="5495" w:author="John Clevenger" w:date="2022-07-19T16:07:00Z">
            <w:tblPrEx>
              <w:tblW w:w="10008" w:type="dxa"/>
            </w:tblPrEx>
          </w:tblPrExChange>
        </w:tblPrEx>
        <w:trPr>
          <w:ins w:id="5496" w:author="John Clevenger" w:date="2022-07-19T15:27:00Z"/>
          <w:trPrChange w:id="5497" w:author="John Clevenger" w:date="2022-07-19T16:07:00Z">
            <w:trPr>
              <w:wAfter w:w="259" w:type="dxa"/>
            </w:trPr>
          </w:trPrChange>
        </w:trPr>
        <w:tc>
          <w:tcPr>
            <w:tcW w:w="3249" w:type="dxa"/>
            <w:tcPrChange w:id="5498" w:author="John Clevenger" w:date="2022-07-19T16:07:00Z">
              <w:tcPr>
                <w:tcW w:w="3249" w:type="dxa"/>
                <w:gridSpan w:val="2"/>
              </w:tcPr>
            </w:tcPrChange>
          </w:tcPr>
          <w:p w14:paraId="13030120" w14:textId="18307172" w:rsidR="00DD6E5B" w:rsidRDefault="00DD6E5B">
            <w:pPr>
              <w:spacing w:before="120" w:after="120"/>
              <w:jc w:val="center"/>
              <w:rPr>
                <w:ins w:id="5499" w:author="John Clevenger" w:date="2022-07-19T15:27:00Z"/>
              </w:rPr>
              <w:pPrChange w:id="5500" w:author="John Clevenger" w:date="2022-07-19T15:30:00Z">
                <w:pPr>
                  <w:spacing w:before="120" w:after="120"/>
                  <w:jc w:val="both"/>
                </w:pPr>
              </w:pPrChange>
            </w:pPr>
            <w:ins w:id="5501" w:author="John Clevenger" w:date="2022-07-19T15:27:00Z">
              <w:r w:rsidRPr="003F07BE">
                <w:rPr>
                  <w:rFonts w:ascii="Courier New" w:hAnsi="Courier New" w:cs="Courier New"/>
                  <w:b/>
                  <w:bCs/>
                </w:rPr>
                <w:t>--</w:t>
              </w:r>
              <w:proofErr w:type="spellStart"/>
              <w:r w:rsidRPr="003F07BE">
                <w:rPr>
                  <w:rFonts w:ascii="Courier New" w:hAnsi="Courier New" w:cs="Courier New"/>
                  <w:b/>
                  <w:bCs/>
                </w:rPr>
                <w:t>ui</w:t>
              </w:r>
              <w:proofErr w:type="spellEnd"/>
            </w:ins>
          </w:p>
        </w:tc>
        <w:tc>
          <w:tcPr>
            <w:tcW w:w="1809" w:type="dxa"/>
            <w:tcPrChange w:id="5502" w:author="John Clevenger" w:date="2022-07-19T16:07:00Z">
              <w:tcPr>
                <w:tcW w:w="3250" w:type="dxa"/>
                <w:gridSpan w:val="2"/>
              </w:tcPr>
            </w:tcPrChange>
          </w:tcPr>
          <w:p w14:paraId="754EF546" w14:textId="77777777" w:rsidR="00DD6E5B" w:rsidRDefault="00DD6E5B" w:rsidP="00DD6E5B">
            <w:pPr>
              <w:spacing w:before="120" w:after="120"/>
              <w:jc w:val="both"/>
              <w:rPr>
                <w:ins w:id="5503" w:author="John Clevenger" w:date="2022-07-19T15:27:00Z"/>
              </w:rPr>
            </w:pPr>
          </w:p>
        </w:tc>
        <w:tc>
          <w:tcPr>
            <w:tcW w:w="4950" w:type="dxa"/>
            <w:tcPrChange w:id="5504" w:author="John Clevenger" w:date="2022-07-19T16:07:00Z">
              <w:tcPr>
                <w:tcW w:w="3250" w:type="dxa"/>
              </w:tcPr>
            </w:tcPrChange>
          </w:tcPr>
          <w:p w14:paraId="712477A9" w14:textId="7F642285" w:rsidR="00DD6E5B" w:rsidRDefault="00535B40" w:rsidP="00DD6E5B">
            <w:pPr>
              <w:spacing w:before="120" w:after="120"/>
              <w:jc w:val="both"/>
              <w:rPr>
                <w:ins w:id="5505" w:author="John Clevenger" w:date="2022-07-19T15:27:00Z"/>
              </w:rPr>
            </w:pPr>
            <w:ins w:id="5506" w:author="John Clevenger" w:date="2022-07-19T16:11:00Z">
              <w:r>
                <w:t>Allows the user to specify an alternative class name to be used for the module UI.</w:t>
              </w:r>
            </w:ins>
          </w:p>
        </w:tc>
      </w:tr>
    </w:tbl>
    <w:p w14:paraId="5ADC8DB7" w14:textId="32A396D0" w:rsidR="003E0A50" w:rsidRDefault="003E0A50" w:rsidP="005C0EA6">
      <w:pPr>
        <w:spacing w:before="120" w:after="120"/>
        <w:ind w:firstLine="540"/>
        <w:jc w:val="both"/>
        <w:rPr>
          <w:ins w:id="5507" w:author="John Clevenger" w:date="2022-07-19T14:32:00Z"/>
        </w:rPr>
      </w:pPr>
    </w:p>
    <w:p w14:paraId="20F65D30" w14:textId="12809E46" w:rsidR="00481474" w:rsidDel="00B640AD" w:rsidRDefault="00481474" w:rsidP="004544F5">
      <w:pPr>
        <w:spacing w:before="120" w:after="120"/>
        <w:jc w:val="both"/>
        <w:rPr>
          <w:del w:id="5508" w:author="John Clevenger" w:date="2022-07-19T16:01:00Z"/>
        </w:rPr>
      </w:pPr>
      <w:del w:id="5509" w:author="John Clevenger" w:date="2022-07-19T16:01:00Z">
        <w:r w:rsidDel="00B640AD">
          <w:delText>The command to start a server is</w:delText>
        </w:r>
        <w:r w:rsidR="00B95F78" w:rsidDel="00B640AD">
          <w:delText>:</w:delText>
        </w:r>
      </w:del>
    </w:p>
    <w:p w14:paraId="2661B482" w14:textId="4AE01361" w:rsidR="00481474" w:rsidRPr="005C610E" w:rsidDel="00B640AD" w:rsidRDefault="00B95F78" w:rsidP="005C610E">
      <w:pPr>
        <w:pStyle w:val="Preformatted"/>
        <w:spacing w:before="240" w:after="240"/>
        <w:rPr>
          <w:del w:id="5510" w:author="John Clevenger" w:date="2022-07-19T16:01:00Z"/>
          <w:rFonts w:cs="Courier New"/>
          <w:b/>
        </w:rPr>
      </w:pPr>
      <w:del w:id="5511" w:author="John Clevenger" w:date="2022-07-19T16:01:00Z">
        <w:r w:rsidDel="00B640AD">
          <w:rPr>
            <w:bCs/>
            <w:sz w:val="24"/>
          </w:rPr>
          <w:tab/>
        </w:r>
        <w:r w:rsidDel="00B640AD">
          <w:rPr>
            <w:bCs/>
            <w:sz w:val="24"/>
          </w:rPr>
          <w:tab/>
        </w:r>
        <w:r w:rsidRPr="002551FB" w:rsidDel="00B640AD">
          <w:rPr>
            <w:rStyle w:val="CODE"/>
            <w:b/>
          </w:rPr>
          <w:delText>pc2server</w:delText>
        </w:r>
      </w:del>
    </w:p>
    <w:p w14:paraId="0D56B04D" w14:textId="73FCF69D" w:rsidR="00481474" w:rsidDel="00B640AD" w:rsidRDefault="00481474" w:rsidP="00F05134">
      <w:pPr>
        <w:pStyle w:val="Normal-Justified"/>
        <w:rPr>
          <w:del w:id="5512" w:author="John Clevenger" w:date="2022-07-19T16:01:00Z"/>
        </w:rPr>
      </w:pPr>
      <w:del w:id="5513" w:author="John Clevenger" w:date="2022-07-19T16:01:00Z">
        <w:r w:rsidDel="00B640AD">
          <w:delText xml:space="preserve">The server accepts a number of command line options when it is started.  One option is </w:delText>
        </w:r>
        <w:r w:rsidDel="00B640AD">
          <w:rPr>
            <w:rFonts w:ascii="Courier New" w:hAnsi="Courier New" w:cs="Courier New"/>
            <w:b/>
            <w:bCs/>
            <w:sz w:val="22"/>
          </w:rPr>
          <w:delText>-h</w:delText>
        </w:r>
        <w:r w:rsidDel="00B640AD">
          <w:delText xml:space="preserve"> (or   </w:delText>
        </w:r>
        <w:r w:rsidDel="00B640AD">
          <w:rPr>
            <w:rFonts w:ascii="Courier New" w:hAnsi="Courier New" w:cs="Courier New"/>
            <w:b/>
            <w:bCs/>
            <w:sz w:val="22"/>
          </w:rPr>
          <w:delText>--help)</w:delText>
        </w:r>
        <w:r w:rsidDel="00B640AD">
          <w:delText>,  which produces the following “usage” output:</w:delText>
        </w:r>
      </w:del>
    </w:p>
    <w:p w14:paraId="51B641FA" w14:textId="4A8DDB0C" w:rsidR="00481474" w:rsidDel="00B640AD" w:rsidRDefault="00481474">
      <w:pPr>
        <w:pStyle w:val="IndexHeading"/>
        <w:rPr>
          <w:del w:id="5514" w:author="John Clevenger" w:date="2022-07-19T16:01:00Z"/>
        </w:rPr>
      </w:pPr>
    </w:p>
    <w:p w14:paraId="580E0303" w14:textId="73D54691" w:rsidR="00481474" w:rsidDel="00B640AD" w:rsidRDefault="00481474">
      <w:pPr>
        <w:pStyle w:val="Preformatted"/>
        <w:ind w:left="959"/>
        <w:rPr>
          <w:del w:id="5515" w:author="John Clevenger" w:date="2022-07-19T16:01:00Z"/>
          <w:b/>
          <w:bCs/>
        </w:rPr>
      </w:pPr>
      <w:del w:id="5516" w:author="John Clevenger" w:date="2022-07-19T16:01:00Z">
        <w:r w:rsidDel="00B640AD">
          <w:rPr>
            <w:b/>
            <w:bCs/>
          </w:rPr>
          <w:delText xml:space="preserve">$ </w:delText>
        </w:r>
        <w:r w:rsidR="004544F5" w:rsidDel="00B640AD">
          <w:rPr>
            <w:b/>
            <w:bCs/>
          </w:rPr>
          <w:delText xml:space="preserve">pc2server </w:delText>
        </w:r>
        <w:r w:rsidR="0098147C" w:rsidDel="00B640AD">
          <w:rPr>
            <w:b/>
            <w:bCs/>
          </w:rPr>
          <w:delText>--</w:delText>
        </w:r>
        <w:r w:rsidDel="00B640AD">
          <w:rPr>
            <w:b/>
            <w:bCs/>
          </w:rPr>
          <w:delText>help</w:delText>
        </w:r>
      </w:del>
    </w:p>
    <w:p w14:paraId="2C967936" w14:textId="2FD45BFA" w:rsidR="006A225B" w:rsidDel="00B640AD" w:rsidRDefault="0098147C" w:rsidP="0098147C">
      <w:pPr>
        <w:pStyle w:val="Preformatted"/>
        <w:rPr>
          <w:del w:id="5517" w:author="John Clevenger" w:date="2022-07-19T16:01:00Z"/>
          <w:b/>
          <w:bCs/>
        </w:rPr>
      </w:pPr>
      <w:del w:id="5518" w:author="John Clevenger" w:date="2022-07-19T16:01:00Z">
        <w:r w:rsidDel="00B640AD">
          <w:rPr>
            <w:b/>
            <w:bCs/>
          </w:rPr>
          <w:tab/>
        </w:r>
        <w:r w:rsidRPr="0098147C" w:rsidDel="00B640AD">
          <w:rPr>
            <w:b/>
            <w:bCs/>
          </w:rPr>
          <w:delText xml:space="preserve">Usage: Starter [--help] </w:delText>
        </w:r>
        <w:r w:rsidR="006A225B" w:rsidRPr="0098147C" w:rsidDel="00B640AD">
          <w:rPr>
            <w:b/>
            <w:bCs/>
          </w:rPr>
          <w:delText xml:space="preserve">[-F filename] </w:delText>
        </w:r>
        <w:r w:rsidRPr="0098147C" w:rsidDel="00B640AD">
          <w:rPr>
            <w:b/>
            <w:bCs/>
          </w:rPr>
          <w:delText xml:space="preserve">[--server] [--first] </w:delText>
        </w:r>
      </w:del>
    </w:p>
    <w:p w14:paraId="23B4CE68" w14:textId="7C591217" w:rsidR="006A225B" w:rsidDel="00B640AD" w:rsidRDefault="006A225B" w:rsidP="0098147C">
      <w:pPr>
        <w:pStyle w:val="Preformatted"/>
        <w:rPr>
          <w:del w:id="5519" w:author="John Clevenger" w:date="2022-07-19T16:01:00Z"/>
          <w:b/>
          <w:bCs/>
        </w:rPr>
      </w:pPr>
      <w:del w:id="5520" w:author="John Clevenger" w:date="2022-07-19T16:01:00Z">
        <w:r w:rsidDel="00B640AD">
          <w:rPr>
            <w:b/>
            <w:bCs/>
          </w:rPr>
          <w:tab/>
        </w:r>
        <w:r w:rsidDel="00B640AD">
          <w:rPr>
            <w:b/>
            <w:bCs/>
          </w:rPr>
          <w:tab/>
        </w:r>
        <w:r w:rsidR="0098147C" w:rsidRPr="0098147C" w:rsidDel="00B640AD">
          <w:rPr>
            <w:b/>
            <w:bCs/>
          </w:rPr>
          <w:delText>[--login &lt;login&gt;]</w:delText>
        </w:r>
        <w:r w:rsidDel="00B640AD">
          <w:rPr>
            <w:b/>
            <w:bCs/>
          </w:rPr>
          <w:delText xml:space="preserve"> </w:delText>
        </w:r>
        <w:r w:rsidR="0098147C" w:rsidRPr="0098147C" w:rsidDel="00B640AD">
          <w:rPr>
            <w:b/>
            <w:bCs/>
          </w:rPr>
          <w:delText xml:space="preserve"> [--</w:delText>
        </w:r>
        <w:r w:rsidR="0098147C" w:rsidDel="00B640AD">
          <w:rPr>
            <w:b/>
            <w:bCs/>
          </w:rPr>
          <w:delText>p</w:delText>
        </w:r>
        <w:r w:rsidR="0098147C" w:rsidRPr="0098147C" w:rsidDel="00B640AD">
          <w:rPr>
            <w:b/>
            <w:bCs/>
          </w:rPr>
          <w:delText xml:space="preserve">assword &lt;pass&gt;] </w:delText>
        </w:r>
      </w:del>
    </w:p>
    <w:p w14:paraId="6A5F31B0" w14:textId="75B307F1" w:rsidR="006A225B" w:rsidDel="002224E8" w:rsidRDefault="006A225B" w:rsidP="0098147C">
      <w:pPr>
        <w:pStyle w:val="Preformatted"/>
        <w:rPr>
          <w:del w:id="5521" w:author="John Clevenger" w:date="2022-07-19T16:07:00Z"/>
          <w:b/>
          <w:bCs/>
        </w:rPr>
      </w:pPr>
      <w:del w:id="5522" w:author="John Clevenger" w:date="2022-07-19T16:07:00Z">
        <w:r w:rsidDel="002224E8">
          <w:rPr>
            <w:b/>
            <w:bCs/>
          </w:rPr>
          <w:tab/>
        </w:r>
        <w:r w:rsidDel="002224E8">
          <w:rPr>
            <w:b/>
            <w:bCs/>
          </w:rPr>
          <w:tab/>
        </w:r>
      </w:del>
      <w:del w:id="5523" w:author="John Clevenger" w:date="2022-07-19T16:02:00Z">
        <w:r w:rsidDel="00B640AD">
          <w:rPr>
            <w:b/>
            <w:bCs/>
          </w:rPr>
          <w:delText>[--load &lt;dir&gt;|&lt;file&gt;]</w:delText>
        </w:r>
      </w:del>
      <w:del w:id="5524" w:author="John Clevenger" w:date="2022-07-19T16:07:00Z">
        <w:r w:rsidDel="002224E8">
          <w:rPr>
            <w:b/>
            <w:bCs/>
          </w:rPr>
          <w:delText xml:space="preserve"> </w:delText>
        </w:r>
      </w:del>
    </w:p>
    <w:p w14:paraId="610218D5" w14:textId="7F38D4B3" w:rsidR="0098147C" w:rsidDel="00B640AD" w:rsidRDefault="006A225B">
      <w:pPr>
        <w:pStyle w:val="Preformatted"/>
        <w:rPr>
          <w:del w:id="5525" w:author="John Clevenger" w:date="2022-07-19T16:03:00Z"/>
          <w:b/>
          <w:bCs/>
        </w:rPr>
      </w:pPr>
      <w:del w:id="5526" w:author="John Clevenger" w:date="2022-07-19T16:03:00Z">
        <w:r w:rsidDel="00B640AD">
          <w:rPr>
            <w:b/>
            <w:bCs/>
          </w:rPr>
          <w:tab/>
        </w:r>
        <w:r w:rsidDel="00B640AD">
          <w:rPr>
            <w:b/>
            <w:bCs/>
          </w:rPr>
          <w:tab/>
        </w:r>
        <w:r w:rsidR="0098147C" w:rsidRPr="0098147C" w:rsidDel="00B640AD">
          <w:rPr>
            <w:b/>
            <w:bCs/>
          </w:rPr>
          <w:delText xml:space="preserve">[--skipini] [--ini filename] </w:delText>
        </w:r>
      </w:del>
    </w:p>
    <w:p w14:paraId="287F92CD" w14:textId="632B87C5" w:rsidR="0098147C" w:rsidDel="00B640AD" w:rsidRDefault="0098147C">
      <w:pPr>
        <w:pStyle w:val="Preformatted"/>
        <w:rPr>
          <w:del w:id="5527" w:author="John Clevenger" w:date="2022-07-19T16:03:00Z"/>
          <w:b/>
          <w:bCs/>
        </w:rPr>
      </w:pPr>
      <w:del w:id="5528" w:author="John Clevenger" w:date="2022-07-19T16:03:00Z">
        <w:r w:rsidDel="00B640AD">
          <w:rPr>
            <w:b/>
            <w:bCs/>
          </w:rPr>
          <w:tab/>
        </w:r>
        <w:r w:rsidDel="00B640AD">
          <w:rPr>
            <w:b/>
            <w:bCs/>
          </w:rPr>
          <w:tab/>
        </w:r>
        <w:r w:rsidRPr="0098147C" w:rsidDel="00B640AD">
          <w:rPr>
            <w:b/>
            <w:bCs/>
          </w:rPr>
          <w:delText xml:space="preserve">[--contestpassword &lt;pass&gt;]  [--nogui] </w:delText>
        </w:r>
      </w:del>
    </w:p>
    <w:p w14:paraId="412F79C5" w14:textId="18048070" w:rsidR="0098147C" w:rsidDel="00B640AD" w:rsidRDefault="0098147C">
      <w:pPr>
        <w:pStyle w:val="Preformatted"/>
        <w:rPr>
          <w:del w:id="5529" w:author="John Clevenger" w:date="2022-07-19T16:03:00Z"/>
          <w:b/>
          <w:bCs/>
        </w:rPr>
      </w:pPr>
    </w:p>
    <w:p w14:paraId="555F565A" w14:textId="7FC0036D" w:rsidR="00B95F78" w:rsidRPr="00B95F78" w:rsidDel="00B640AD" w:rsidRDefault="00B95F78">
      <w:pPr>
        <w:pStyle w:val="Preformatted"/>
        <w:rPr>
          <w:del w:id="5530" w:author="John Clevenger" w:date="2022-07-19T16:03:00Z"/>
          <w:b/>
          <w:bCs/>
        </w:rPr>
        <w:pPrChange w:id="5531" w:author="John Clevenger" w:date="2022-07-19T16:07:00Z">
          <w:pPr>
            <w:pStyle w:val="Preformatted"/>
            <w:ind w:left="959"/>
          </w:pPr>
        </w:pPrChange>
      </w:pPr>
    </w:p>
    <w:p w14:paraId="4580A817" w14:textId="396D9D62" w:rsidR="00481474" w:rsidDel="00B640AD" w:rsidRDefault="00481474">
      <w:pPr>
        <w:pStyle w:val="Preformatted"/>
        <w:rPr>
          <w:del w:id="5532" w:author="John Clevenger" w:date="2022-07-19T16:03:00Z"/>
        </w:rPr>
        <w:pPrChange w:id="5533" w:author="John Clevenger" w:date="2022-07-19T16:07:00Z">
          <w:pPr>
            <w:ind w:firstLine="720"/>
            <w:jc w:val="both"/>
          </w:pPr>
        </w:pPrChange>
      </w:pPr>
      <w:del w:id="5534" w:author="John Clevenger" w:date="2022-07-19T16:03:00Z">
        <w:r w:rsidDel="00B640AD">
          <w:delText xml:space="preserve">As seen from the “usage” output, </w:delText>
        </w:r>
        <w:r w:rsidR="0098147C" w:rsidDel="00B640AD">
          <w:delText xml:space="preserve">the pc2server command actually runs a program named “Starter” (with a </w:delText>
        </w:r>
        <w:r w:rsidR="0098147C" w:rsidRPr="0098147C" w:rsidDel="00B640AD">
          <w:rPr>
            <w:rFonts w:ascii="Arial" w:hAnsi="Arial" w:cs="Arial"/>
            <w:b/>
            <w:bCs/>
          </w:rPr>
          <w:delText>--server</w:delText>
        </w:r>
        <w:r w:rsidR="0098147C" w:rsidDel="00B640AD">
          <w:delText xml:space="preserve"> option).  The Starter</w:delText>
        </w:r>
        <w:r w:rsidDel="00B640AD">
          <w:delText xml:space="preserve"> </w:delText>
        </w:r>
        <w:r w:rsidR="006A225B" w:rsidDel="00B640AD">
          <w:delText xml:space="preserve">program </w:delText>
        </w:r>
        <w:r w:rsidDel="00B640AD">
          <w:delText>accepts the following command line options:</w:delText>
        </w:r>
      </w:del>
    </w:p>
    <w:p w14:paraId="73BD5BAF" w14:textId="3D3B8C39" w:rsidR="00481474" w:rsidDel="00B640AD" w:rsidRDefault="00481474">
      <w:pPr>
        <w:pStyle w:val="Preformatted"/>
        <w:rPr>
          <w:del w:id="5535" w:author="John Clevenger" w:date="2022-07-19T16:03:00Z"/>
        </w:rPr>
        <w:pPrChange w:id="5536" w:author="John Clevenger" w:date="2022-07-19T16:07:00Z">
          <w:pPr>
            <w:ind w:firstLine="720"/>
            <w:jc w:val="both"/>
          </w:pPr>
        </w:pPrChange>
      </w:pPr>
    </w:p>
    <w:p w14:paraId="427346E7" w14:textId="3F962E43" w:rsidR="006A225B" w:rsidDel="00B640AD" w:rsidRDefault="006A225B">
      <w:pPr>
        <w:pStyle w:val="Preformatted"/>
        <w:rPr>
          <w:del w:id="5537" w:author="John Clevenger" w:date="2022-07-19T16:03:00Z"/>
        </w:rPr>
        <w:pPrChange w:id="5538" w:author="John Clevenger" w:date="2022-07-19T16:07:00Z">
          <w:pPr>
            <w:ind w:left="1530" w:hanging="810"/>
            <w:jc w:val="both"/>
          </w:pPr>
        </w:pPrChange>
      </w:pPr>
      <w:del w:id="5539" w:author="John Clevenger" w:date="2022-07-19T16:03:00Z">
        <w:r w:rsidDel="00B640AD">
          <w:delText xml:space="preserve">-F: specifies a text file with command line options, an alternate to specifying sensitive information on the command line.  See the </w:delText>
        </w:r>
      </w:del>
      <w:del w:id="5540" w:author="John Clevenger" w:date="2022-06-15T16:50:00Z">
        <w:r w:rsidDel="00D82B8D">
          <w:delText xml:space="preserve">section  </w:delText>
        </w:r>
        <w:r w:rsidRPr="0098147C" w:rsidDel="00D82B8D">
          <w:rPr>
            <w:b/>
          </w:rPr>
          <w:delText>Using</w:delText>
        </w:r>
      </w:del>
      <w:del w:id="5541" w:author="John Clevenger" w:date="2022-07-19T16:03:00Z">
        <w:r w:rsidRPr="0098147C" w:rsidDel="00B640AD">
          <w:rPr>
            <w:b/>
          </w:rPr>
          <w:delText xml:space="preserve"> the -F option</w:delText>
        </w:r>
        <w:r w:rsidDel="00B640AD">
          <w:delText xml:space="preserve"> for more details.</w:delText>
        </w:r>
      </w:del>
    </w:p>
    <w:p w14:paraId="5B73EF59" w14:textId="7F7984D2" w:rsidR="006A225B" w:rsidDel="00B640AD" w:rsidRDefault="006A225B">
      <w:pPr>
        <w:pStyle w:val="Preformatted"/>
        <w:rPr>
          <w:del w:id="5542" w:author="John Clevenger" w:date="2022-07-19T16:03:00Z"/>
        </w:rPr>
        <w:pPrChange w:id="5543" w:author="John Clevenger" w:date="2022-07-19T16:07:00Z">
          <w:pPr>
            <w:ind w:left="1530" w:hanging="810"/>
            <w:jc w:val="both"/>
          </w:pPr>
        </w:pPrChange>
      </w:pPr>
    </w:p>
    <w:p w14:paraId="09B20499" w14:textId="5D10AE3A" w:rsidR="0098147C" w:rsidDel="00B640AD" w:rsidRDefault="0098147C">
      <w:pPr>
        <w:pStyle w:val="Preformatted"/>
        <w:rPr>
          <w:del w:id="5544" w:author="John Clevenger" w:date="2022-07-19T16:03:00Z"/>
        </w:rPr>
        <w:pPrChange w:id="5545" w:author="John Clevenger" w:date="2022-07-19T16:07:00Z">
          <w:pPr>
            <w:ind w:left="1530" w:hanging="810"/>
            <w:jc w:val="both"/>
          </w:pPr>
        </w:pPrChange>
      </w:pPr>
      <w:del w:id="5546" w:author="John Clevenger" w:date="2022-07-19T16:03:00Z">
        <w:r w:rsidDel="00B640AD">
          <w:delText>--server:  indicates that this Starter is to run as a server, otherwise starts as a client.</w:delText>
        </w:r>
      </w:del>
    </w:p>
    <w:p w14:paraId="0D671E34" w14:textId="63F8C4A7" w:rsidR="0098147C" w:rsidDel="00B640AD" w:rsidRDefault="0098147C">
      <w:pPr>
        <w:pStyle w:val="Preformatted"/>
        <w:rPr>
          <w:del w:id="5547" w:author="John Clevenger" w:date="2022-07-19T16:03:00Z"/>
        </w:rPr>
        <w:pPrChange w:id="5548" w:author="John Clevenger" w:date="2022-07-19T16:07:00Z">
          <w:pPr>
            <w:ind w:left="1530" w:hanging="810"/>
            <w:jc w:val="both"/>
          </w:pPr>
        </w:pPrChange>
      </w:pPr>
    </w:p>
    <w:p w14:paraId="47FE6258" w14:textId="1F9B41DC" w:rsidR="00600FE2" w:rsidDel="00B640AD" w:rsidRDefault="00481474">
      <w:pPr>
        <w:pStyle w:val="Preformatted"/>
        <w:rPr>
          <w:del w:id="5549" w:author="John Clevenger" w:date="2022-07-19T16:03:00Z"/>
        </w:rPr>
        <w:pPrChange w:id="5550" w:author="John Clevenger" w:date="2022-07-19T16:07:00Z">
          <w:pPr>
            <w:ind w:left="1440" w:hanging="720"/>
            <w:jc w:val="both"/>
          </w:pPr>
        </w:pPrChange>
      </w:pPr>
      <w:del w:id="5551" w:author="John Clevenger" w:date="2022-07-19T16:03:00Z">
        <w:r w:rsidDel="00B640AD">
          <w:delText>-</w:delText>
        </w:r>
        <w:r w:rsidR="00600FE2" w:rsidDel="00B640AD">
          <w:delText>-</w:delText>
        </w:r>
      </w:del>
      <w:del w:id="5552" w:author="John Clevenger" w:date="2022-06-15T16:50:00Z">
        <w:r w:rsidDel="00D82B8D">
          <w:delText>first :</w:delText>
        </w:r>
      </w:del>
      <w:del w:id="5553" w:author="John Clevenger" w:date="2022-07-19T16:03:00Z">
        <w:r w:rsidDel="00B640AD">
          <w:delText xml:space="preserve">  indicates that this server is a primary server and should not attempt to contact any other servers (ignores any </w:delText>
        </w:r>
        <w:r w:rsidDel="00B640AD">
          <w:rPr>
            <w:rFonts w:cs="Courier New"/>
            <w:b/>
            <w:bCs/>
          </w:rPr>
          <w:delText>remoteServer=</w:delText>
        </w:r>
        <w:r w:rsidDel="00B640AD">
          <w:delText xml:space="preserve"> attribute in </w:delText>
        </w:r>
        <w:r w:rsidR="0046413A" w:rsidDel="00B640AD">
          <w:rPr>
            <w:rFonts w:ascii="Arial" w:hAnsi="Arial" w:cs="Arial"/>
            <w:b/>
            <w:bCs/>
          </w:rPr>
          <w:delText>pc2v9.ini</w:delText>
        </w:r>
        <w:r w:rsidR="0098147C" w:rsidDel="00B640AD">
          <w:delText>)</w:delText>
        </w:r>
      </w:del>
    </w:p>
    <w:p w14:paraId="050F9F51" w14:textId="223A65FF" w:rsidR="00DB1D12" w:rsidDel="00B640AD" w:rsidRDefault="00DB1D12">
      <w:pPr>
        <w:pStyle w:val="Preformatted"/>
        <w:rPr>
          <w:del w:id="5554" w:author="John Clevenger" w:date="2022-07-19T16:03:00Z"/>
        </w:rPr>
        <w:pPrChange w:id="5555" w:author="John Clevenger" w:date="2022-07-19T16:07:00Z">
          <w:pPr>
            <w:ind w:left="1530" w:hanging="810"/>
            <w:jc w:val="both"/>
          </w:pPr>
        </w:pPrChange>
      </w:pPr>
    </w:p>
    <w:p w14:paraId="435F95A1" w14:textId="7F3F6865" w:rsidR="0098147C" w:rsidDel="00B640AD" w:rsidRDefault="0098147C">
      <w:pPr>
        <w:pStyle w:val="Preformatted"/>
        <w:rPr>
          <w:del w:id="5556" w:author="John Clevenger" w:date="2022-07-19T16:03:00Z"/>
        </w:rPr>
        <w:pPrChange w:id="5557" w:author="John Clevenger" w:date="2022-07-19T16:07:00Z">
          <w:pPr>
            <w:ind w:left="1530" w:hanging="810"/>
            <w:jc w:val="both"/>
          </w:pPr>
        </w:pPrChange>
      </w:pPr>
      <w:del w:id="5558" w:author="John Clevenger" w:date="2022-07-19T16:03:00Z">
        <w:r w:rsidDel="00B640AD">
          <w:delText>--</w:delText>
        </w:r>
      </w:del>
      <w:del w:id="5559" w:author="John Clevenger" w:date="2022-06-15T16:51:00Z">
        <w:r w:rsidDel="00D82B8D">
          <w:delText>login :</w:delText>
        </w:r>
      </w:del>
      <w:del w:id="5560"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login account name</w:delText>
        </w:r>
      </w:del>
    </w:p>
    <w:p w14:paraId="44FC2BF6" w14:textId="3E94EEB7" w:rsidR="0098147C" w:rsidDel="00B640AD" w:rsidRDefault="0098147C">
      <w:pPr>
        <w:pStyle w:val="Preformatted"/>
        <w:rPr>
          <w:del w:id="5561" w:author="John Clevenger" w:date="2022-07-19T16:03:00Z"/>
        </w:rPr>
        <w:pPrChange w:id="5562" w:author="John Clevenger" w:date="2022-07-19T16:07:00Z">
          <w:pPr>
            <w:ind w:left="1530" w:hanging="810"/>
            <w:jc w:val="both"/>
          </w:pPr>
        </w:pPrChange>
      </w:pPr>
    </w:p>
    <w:p w14:paraId="192F5A7B" w14:textId="07AEBF52" w:rsidR="0098147C" w:rsidDel="00B640AD" w:rsidRDefault="0098147C">
      <w:pPr>
        <w:pStyle w:val="Preformatted"/>
        <w:rPr>
          <w:del w:id="5563" w:author="John Clevenger" w:date="2022-07-19T16:03:00Z"/>
        </w:rPr>
        <w:pPrChange w:id="5564" w:author="John Clevenger" w:date="2022-07-19T16:07:00Z">
          <w:pPr>
            <w:ind w:left="1530" w:hanging="810"/>
            <w:jc w:val="both"/>
          </w:pPr>
        </w:pPrChange>
      </w:pPr>
      <w:del w:id="5565" w:author="John Clevenger" w:date="2022-07-19T16:03:00Z">
        <w:r w:rsidDel="00B640AD">
          <w:delText>--</w:delText>
        </w:r>
      </w:del>
      <w:del w:id="5566" w:author="John Clevenger" w:date="2022-06-15T16:51:00Z">
        <w:r w:rsidDel="00D82B8D">
          <w:delText>password :</w:delText>
        </w:r>
      </w:del>
      <w:del w:id="5567"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password</w:delText>
        </w:r>
      </w:del>
    </w:p>
    <w:p w14:paraId="48AED98E" w14:textId="6612CFC2" w:rsidR="0098147C" w:rsidDel="002224E8" w:rsidRDefault="0098147C">
      <w:pPr>
        <w:pStyle w:val="Preformatted"/>
        <w:rPr>
          <w:del w:id="5568" w:author="John Clevenger" w:date="2022-07-19T16:07:00Z"/>
        </w:rPr>
        <w:pPrChange w:id="5569" w:author="John Clevenger" w:date="2022-07-19T16:07:00Z">
          <w:pPr>
            <w:ind w:left="1530" w:hanging="810"/>
            <w:jc w:val="both"/>
          </w:pPr>
        </w:pPrChange>
      </w:pPr>
    </w:p>
    <w:p w14:paraId="76DCF140" w14:textId="2A64593C" w:rsidR="006A225B" w:rsidDel="002224E8" w:rsidRDefault="006A225B" w:rsidP="006A225B">
      <w:pPr>
        <w:ind w:left="1530" w:hanging="810"/>
        <w:jc w:val="both"/>
        <w:rPr>
          <w:del w:id="5570" w:author="John Clevenger" w:date="2022-07-19T16:05:00Z"/>
        </w:rPr>
      </w:pPr>
      <w:del w:id="5571" w:author="John Clevenger" w:date="2022-07-19T16:05:00Z">
        <w:r w:rsidDel="002224E8">
          <w:delText>--load: loads a contest configuration from either a directory in CLICS CDP format or from a specified YAML file.</w:delText>
        </w:r>
      </w:del>
    </w:p>
    <w:p w14:paraId="15202E32" w14:textId="66C0243E" w:rsidR="006A225B" w:rsidDel="002224E8" w:rsidRDefault="006A225B" w:rsidP="006A225B">
      <w:pPr>
        <w:ind w:left="1530" w:hanging="810"/>
        <w:jc w:val="both"/>
        <w:rPr>
          <w:del w:id="5572" w:author="John Clevenger" w:date="2022-07-19T16:05:00Z"/>
        </w:rPr>
      </w:pPr>
    </w:p>
    <w:p w14:paraId="0E98F714" w14:textId="1CB2FB51" w:rsidR="0098147C" w:rsidDel="002224E8" w:rsidRDefault="0098147C" w:rsidP="0098147C">
      <w:pPr>
        <w:ind w:left="1530" w:hanging="810"/>
        <w:jc w:val="both"/>
        <w:rPr>
          <w:del w:id="5573" w:author="John Clevenger" w:date="2022-07-19T16:05:00Z"/>
        </w:rPr>
      </w:pPr>
      <w:del w:id="5574" w:author="John Clevenger" w:date="2022-07-19T16:05:00Z">
        <w:r w:rsidDel="002224E8">
          <w:delText xml:space="preserve">--skipini:  ignores the </w:delText>
        </w:r>
        <w:r w:rsidRPr="0098147C" w:rsidDel="002224E8">
          <w:rPr>
            <w:rFonts w:ascii="Arial" w:hAnsi="Arial" w:cs="Arial"/>
            <w:b/>
            <w:bCs/>
            <w:sz w:val="20"/>
          </w:rPr>
          <w:delText>pc2v9.ini</w:delText>
        </w:r>
        <w:r w:rsidDel="002224E8">
          <w:delText xml:space="preserve"> file </w:delText>
        </w:r>
      </w:del>
    </w:p>
    <w:p w14:paraId="1D4B759C" w14:textId="19602047" w:rsidR="0098147C" w:rsidDel="002224E8" w:rsidRDefault="0098147C" w:rsidP="0098147C">
      <w:pPr>
        <w:ind w:left="1530" w:hanging="810"/>
        <w:jc w:val="both"/>
        <w:rPr>
          <w:del w:id="5575" w:author="John Clevenger" w:date="2022-07-19T16:05:00Z"/>
        </w:rPr>
      </w:pPr>
    </w:p>
    <w:p w14:paraId="72EBB61D" w14:textId="31BF53C2" w:rsidR="0098147C" w:rsidDel="002224E8" w:rsidRDefault="0098147C" w:rsidP="0098147C">
      <w:pPr>
        <w:ind w:left="1530" w:hanging="810"/>
        <w:jc w:val="both"/>
        <w:rPr>
          <w:del w:id="5576" w:author="John Clevenger" w:date="2022-07-19T16:05:00Z"/>
        </w:rPr>
      </w:pPr>
      <w:del w:id="5577" w:author="John Clevenger" w:date="2022-07-19T16:05:00Z">
        <w:r w:rsidDel="002224E8">
          <w:delText xml:space="preserve">--ini:  specifies an override ini filename </w:delText>
        </w:r>
      </w:del>
    </w:p>
    <w:p w14:paraId="57B66B92" w14:textId="13FD187D" w:rsidR="0098147C" w:rsidDel="002224E8" w:rsidRDefault="0098147C" w:rsidP="0098147C">
      <w:pPr>
        <w:ind w:left="1530" w:hanging="810"/>
        <w:jc w:val="both"/>
        <w:rPr>
          <w:del w:id="5578" w:author="John Clevenger" w:date="2022-07-19T16:05:00Z"/>
        </w:rPr>
      </w:pPr>
    </w:p>
    <w:p w14:paraId="0C49B5C1" w14:textId="4B012F51" w:rsidR="006A225B" w:rsidDel="002224E8" w:rsidRDefault="006A225B" w:rsidP="006A225B">
      <w:pPr>
        <w:ind w:left="1530" w:hanging="810"/>
        <w:jc w:val="both"/>
        <w:rPr>
          <w:del w:id="5579" w:author="John Clevenger" w:date="2022-07-19T16:05:00Z"/>
        </w:rPr>
      </w:pPr>
      <w:del w:id="5580" w:author="John Clevenger" w:date="2022-07-19T16:05:00Z">
        <w:r w:rsidDel="002224E8">
          <w:delText>--</w:delText>
        </w:r>
        <w:r w:rsidRPr="001F6761" w:rsidDel="002224E8">
          <w:delText>contestpassword</w:delText>
        </w:r>
        <w:r w:rsidDel="002224E8">
          <w:delText>: on the first server only, specifies the contest password.</w:delText>
        </w:r>
      </w:del>
    </w:p>
    <w:p w14:paraId="02CE6E4E" w14:textId="628E5FE3" w:rsidR="006A225B" w:rsidDel="002224E8" w:rsidRDefault="006A225B" w:rsidP="006A225B">
      <w:pPr>
        <w:ind w:left="1530" w:hanging="810"/>
        <w:jc w:val="both"/>
        <w:rPr>
          <w:del w:id="5581" w:author="John Clevenger" w:date="2022-07-19T16:07:00Z"/>
        </w:rPr>
      </w:pPr>
    </w:p>
    <w:p w14:paraId="446A5ADC" w14:textId="4832247E" w:rsidR="00AB772C" w:rsidDel="002224E8" w:rsidRDefault="0098147C" w:rsidP="00600FE2">
      <w:pPr>
        <w:ind w:left="1530" w:hanging="810"/>
        <w:jc w:val="both"/>
        <w:rPr>
          <w:del w:id="5582" w:author="John Clevenger" w:date="2022-07-19T16:07:00Z"/>
        </w:rPr>
      </w:pPr>
      <w:del w:id="5583" w:author="John Clevenger" w:date="2022-07-19T16:07:00Z">
        <w:r w:rsidDel="002224E8">
          <w:delText xml:space="preserve">--nogui:  starts this server without a graphical user interface.  </w:delText>
        </w:r>
      </w:del>
      <w:moveFromRangeStart w:id="5584" w:author="John Clevenger" w:date="2022-07-19T16:06:00Z" w:name="move109139219"/>
      <w:moveFrom w:id="5585" w:author="John Clevenger" w:date="2022-07-19T16:06:00Z">
        <w:del w:id="5586" w:author="John Clevenger" w:date="2022-07-19T16:07:00Z">
          <w:r w:rsidDel="002224E8">
            <w:delText xml:space="preserve">See the section </w:delText>
          </w:r>
          <w:r w:rsidDel="002224E8">
            <w:rPr>
              <w:b/>
            </w:rPr>
            <w:delText xml:space="preserve">Non-GUI Server Startup </w:delText>
          </w:r>
          <w:r w:rsidDel="002224E8">
            <w:delText>for more details.</w:delText>
          </w:r>
        </w:del>
      </w:moveFrom>
      <w:moveFromRangeEnd w:id="5584"/>
    </w:p>
    <w:p w14:paraId="3F2C906D" w14:textId="5DDD48A0" w:rsidR="0098147C" w:rsidRPr="0098147C" w:rsidDel="002224E8" w:rsidRDefault="0098147C" w:rsidP="006A225B">
      <w:pPr>
        <w:jc w:val="both"/>
        <w:rPr>
          <w:del w:id="5587" w:author="John Clevenger" w:date="2022-07-19T16:07:00Z"/>
        </w:rPr>
      </w:pPr>
    </w:p>
    <w:p w14:paraId="2BAD82A9" w14:textId="0488AF00" w:rsidR="005206AB" w:rsidRDefault="00AB772C" w:rsidP="00600FE2">
      <w:pPr>
        <w:ind w:left="1530" w:hanging="810"/>
        <w:jc w:val="both"/>
      </w:pPr>
      <w:del w:id="5588" w:author="John Clevenger" w:date="2022-07-19T16:07:00Z">
        <w:r w:rsidDel="002224E8">
          <w:br w:type="page"/>
        </w:r>
      </w:del>
    </w:p>
    <w:p w14:paraId="3A7A57CD" w14:textId="77777777" w:rsidR="005206AB" w:rsidRPr="005206AB" w:rsidRDefault="005206AB" w:rsidP="005206AB">
      <w:pPr>
        <w:rPr>
          <w:rFonts w:ascii="Arial" w:hAnsi="Arial" w:cs="Arial"/>
          <w:b/>
        </w:rPr>
      </w:pPr>
      <w:r w:rsidRPr="005206AB">
        <w:rPr>
          <w:rFonts w:ascii="Arial" w:hAnsi="Arial" w:cs="Arial"/>
          <w:b/>
        </w:rPr>
        <w:t>Using the –F optio</w:t>
      </w:r>
      <w:r w:rsidR="00C448BB">
        <w:rPr>
          <w:rFonts w:ascii="Arial" w:hAnsi="Arial" w:cs="Arial"/>
          <w:b/>
        </w:rPr>
        <w:t>n</w:t>
      </w:r>
    </w:p>
    <w:p w14:paraId="0287151D" w14:textId="77777777" w:rsidR="00481474" w:rsidRDefault="00481474">
      <w:pPr>
        <w:ind w:firstLine="720"/>
        <w:jc w:val="both"/>
      </w:pPr>
    </w:p>
    <w:p w14:paraId="1341B182" w14:textId="404B14C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proofErr w:type="spellStart"/>
      <w:r w:rsidR="00AB772C" w:rsidRPr="00EA0043">
        <w:rPr>
          <w:b/>
        </w:rPr>
        <w:t>ps</w:t>
      </w:r>
      <w:proofErr w:type="spellEnd"/>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 xml:space="preserve">d to login and password </w:t>
      </w:r>
      <w:del w:id="5589" w:author="John Clevenger" w:date="2022-06-15T16:51:00Z">
        <w:r w:rsidR="00EA0043" w:rsidDel="00D82B8D">
          <w:delText>options;</w:delText>
        </w:r>
        <w:r w:rsidR="00AB772C" w:rsidDel="00D82B8D">
          <w:delText xml:space="preserve">  any</w:delText>
        </w:r>
      </w:del>
      <w:ins w:id="5590" w:author="John Clevenger" w:date="2022-06-15T16:51:00Z">
        <w:r w:rsidR="00D82B8D">
          <w:t>options; any</w:t>
        </w:r>
      </w:ins>
      <w:r w:rsidR="00AB772C">
        <w:t xml:space="preserve">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E3338D" w:rsidRDefault="00AB772C" w:rsidP="00AB772C">
      <w:pPr>
        <w:rPr>
          <w:rStyle w:val="CODE"/>
          <w:b/>
          <w:bCs/>
          <w:rPrChange w:id="5591" w:author="John Clevenger" w:date="2022-07-19T16:08:00Z">
            <w:rPr>
              <w:rStyle w:val="CODE"/>
            </w:rPr>
          </w:rPrChange>
        </w:rPr>
      </w:pPr>
      <w:r w:rsidRPr="00E3338D">
        <w:rPr>
          <w:rStyle w:val="CODE"/>
          <w:b/>
          <w:bCs/>
          <w:rPrChange w:id="5592" w:author="John Clevenger" w:date="2022-07-19T16:08:00Z">
            <w:rPr>
              <w:rStyle w:val="CODE"/>
            </w:rPr>
          </w:rPrChange>
        </w:rPr>
        <w:t>pc2server --</w:t>
      </w:r>
      <w:proofErr w:type="spellStart"/>
      <w:r w:rsidRPr="00E3338D">
        <w:rPr>
          <w:rStyle w:val="CODE"/>
          <w:b/>
          <w:bCs/>
          <w:rPrChange w:id="5593" w:author="John Clevenger" w:date="2022-07-19T16:08:00Z">
            <w:rPr>
              <w:rStyle w:val="CODE"/>
            </w:rPr>
          </w:rPrChange>
        </w:rPr>
        <w:t>nogui</w:t>
      </w:r>
      <w:proofErr w:type="spellEnd"/>
      <w:r w:rsidRPr="00E3338D">
        <w:rPr>
          <w:rStyle w:val="CODE"/>
          <w:b/>
          <w:bCs/>
          <w:rPrChange w:id="5594" w:author="John Clevenger" w:date="2022-07-19T16:08:00Z">
            <w:rPr>
              <w:rStyle w:val="CODE"/>
            </w:rPr>
          </w:rPrChange>
        </w:rPr>
        <w:t xml:space="preserve"> --</w:t>
      </w:r>
      <w:proofErr w:type="spellStart"/>
      <w:r w:rsidRPr="00E3338D">
        <w:rPr>
          <w:rStyle w:val="CODE"/>
          <w:b/>
          <w:bCs/>
          <w:rPrChange w:id="5595" w:author="John Clevenger" w:date="2022-07-19T16:08:00Z">
            <w:rPr>
              <w:rStyle w:val="CODE"/>
            </w:rPr>
          </w:rPrChange>
        </w:rPr>
        <w:t>contestpassword</w:t>
      </w:r>
      <w:proofErr w:type="spellEnd"/>
      <w:r w:rsidRPr="00E3338D">
        <w:rPr>
          <w:rStyle w:val="CODE"/>
          <w:b/>
          <w:bCs/>
          <w:rPrChange w:id="5596" w:author="John Clevenger" w:date="2022-07-19T16:08:00Z">
            <w:rPr>
              <w:rStyle w:val="CODE"/>
            </w:rPr>
          </w:rPrChange>
        </w:rPr>
        <w:t xml:space="preserve"> </w:t>
      </w:r>
      <w:proofErr w:type="spellStart"/>
      <w:r w:rsidRPr="00E3338D">
        <w:rPr>
          <w:rStyle w:val="CODE"/>
          <w:b/>
          <w:bCs/>
          <w:rPrChange w:id="5597" w:author="John Clevenger" w:date="2022-07-19T16:08:00Z">
            <w:rPr>
              <w:rStyle w:val="CODE"/>
            </w:rPr>
          </w:rPrChange>
        </w:rPr>
        <w:t>cpass</w:t>
      </w:r>
      <w:proofErr w:type="spellEnd"/>
      <w:r w:rsidRPr="00E3338D">
        <w:rPr>
          <w:rStyle w:val="CODE"/>
          <w:b/>
          <w:bCs/>
          <w:rPrChange w:id="5598" w:author="John Clevenger" w:date="2022-07-19T16:08:00Z">
            <w:rPr>
              <w:rStyle w:val="CODE"/>
            </w:rPr>
          </w:rPrChange>
        </w:rPr>
        <w:t xml:space="preserve">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E3338D" w:rsidRDefault="00AB772C" w:rsidP="00AB772C">
      <w:pPr>
        <w:rPr>
          <w:rStyle w:val="CODE"/>
          <w:b/>
          <w:bCs/>
          <w:rPrChange w:id="5599" w:author="John Clevenger" w:date="2022-07-19T16:08:00Z">
            <w:rPr>
              <w:rStyle w:val="CODE"/>
            </w:rPr>
          </w:rPrChange>
        </w:rPr>
      </w:pPr>
      <w:r w:rsidRPr="00E3338D">
        <w:rPr>
          <w:rStyle w:val="CODE"/>
          <w:b/>
          <w:bCs/>
          <w:rPrChange w:id="5600" w:author="John Clevenger" w:date="2022-07-19T16:08:00Z">
            <w:rPr>
              <w:rStyle w:val="CODE"/>
            </w:rPr>
          </w:rPrChange>
        </w:rPr>
        <w:t>pc2server -F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D960C51" w:rsidR="00AB772C" w:rsidRDefault="00AB772C" w:rsidP="00AB772C">
            <w:pPr>
              <w:rPr>
                <w:rStyle w:val="CODE"/>
              </w:rPr>
            </w:pPr>
            <w:r>
              <w:rPr>
                <w:rStyle w:val="CODE"/>
              </w:rPr>
              <w:t xml:space="preserve"># Command line for </w:t>
            </w:r>
            <w:del w:id="5601" w:author="John Clevenger" w:date="2022-06-15T16:51:00Z">
              <w:r w:rsidDel="00D82B8D">
                <w:rPr>
                  <w:rStyle w:val="CODE"/>
                </w:rPr>
                <w:delText>non GUI</w:delText>
              </w:r>
            </w:del>
            <w:ins w:id="5602" w:author="John Clevenger" w:date="2022-06-15T16:51:00Z">
              <w:r w:rsidR="00D82B8D">
                <w:rPr>
                  <w:rStyle w:val="CODE"/>
                </w:rPr>
                <w:t>non-GUI</w:t>
              </w:r>
            </w:ins>
            <w:r>
              <w:rPr>
                <w:rStyle w:val="CODE"/>
              </w:rPr>
              <w:t xml:space="preserve">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w:t>
            </w:r>
            <w:proofErr w:type="spellStart"/>
            <w:r>
              <w:rPr>
                <w:rStyle w:val="CODE"/>
              </w:rPr>
              <w:t>nogui</w:t>
            </w:r>
            <w:proofErr w:type="spellEnd"/>
          </w:p>
          <w:p w14:paraId="731B7E2C" w14:textId="77777777" w:rsidR="00AB772C" w:rsidRPr="00AB772C" w:rsidRDefault="00AB772C" w:rsidP="00AB772C">
            <w:pPr>
              <w:rPr>
                <w:rStyle w:val="CODE"/>
              </w:rPr>
            </w:pPr>
            <w:r w:rsidRPr="00AB772C">
              <w:rPr>
                <w:rStyle w:val="CODE"/>
              </w:rPr>
              <w:t>--</w:t>
            </w:r>
            <w:proofErr w:type="spellStart"/>
            <w:r w:rsidRPr="00AB772C">
              <w:rPr>
                <w:rStyle w:val="CODE"/>
              </w:rPr>
              <w:t>contestpassword</w:t>
            </w:r>
            <w:proofErr w:type="spellEnd"/>
            <w:r w:rsidRPr="00AB772C">
              <w:rPr>
                <w:rStyle w:val="CODE"/>
              </w:rPr>
              <w:t xml:space="preserve"> </w:t>
            </w:r>
            <w:proofErr w:type="spellStart"/>
            <w:r w:rsidRPr="00AB772C">
              <w:rPr>
                <w:rStyle w:val="CODE"/>
              </w:rPr>
              <w:t>cpass</w:t>
            </w:r>
            <w:proofErr w:type="spellEnd"/>
            <w:r w:rsidRPr="00AB772C">
              <w:rPr>
                <w:rStyle w:val="CODE"/>
              </w:rPr>
              <w:t xml:space="preserve">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956225">
      <w:pPr>
        <w:pStyle w:val="Appendix"/>
      </w:pPr>
      <w:bookmarkStart w:id="5603" w:name="_Toc40367860"/>
      <w:bookmarkStart w:id="5604" w:name="_Toc261788251"/>
      <w:bookmarkStart w:id="5605" w:name="_Toc274153643"/>
      <w:bookmarkStart w:id="5606" w:name="_Toc274153779"/>
      <w:bookmarkStart w:id="5607" w:name="_Toc274154106"/>
      <w:bookmarkStart w:id="5608" w:name="_Toc132121043"/>
      <w:bookmarkEnd w:id="5603"/>
      <w:r>
        <w:lastRenderedPageBreak/>
        <w:t xml:space="preserve">Appendix </w:t>
      </w:r>
      <w:proofErr w:type="gramStart"/>
      <w:r>
        <w:t>D</w:t>
      </w:r>
      <w:r w:rsidR="00481474">
        <w:t xml:space="preserve">  –</w:t>
      </w:r>
      <w:proofErr w:type="gramEnd"/>
      <w:r w:rsidR="00481474">
        <w:t xml:space="preserve">  ICPC Import/Export Interfaces</w:t>
      </w:r>
      <w:bookmarkEnd w:id="5604"/>
      <w:bookmarkEnd w:id="5605"/>
      <w:bookmarkEnd w:id="5606"/>
      <w:bookmarkEnd w:id="5607"/>
      <w:bookmarkEnd w:id="5608"/>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w:t>
      </w:r>
      <w:proofErr w:type="gramStart"/>
      <w:r>
        <w:t>Regional</w:t>
      </w:r>
      <w:proofErr w:type="gramEnd"/>
      <w:r>
        <w:t xml:space="preserve">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8"/>
      </w:r>
      <w:r>
        <w:t xml:space="preserve">  Once the PC</w:t>
      </w:r>
      <w:r>
        <w:rPr>
          <w:vertAlign w:val="superscript"/>
        </w:rPr>
        <w:t>2</w:t>
      </w:r>
      <w:r>
        <w:t xml:space="preserve"> Initialization data file is downloaded, it should be “unzipped” at any convenient location. </w:t>
      </w:r>
    </w:p>
    <w:p w14:paraId="14034298" w14:textId="4828E24B"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w:t>
      </w:r>
      <w:del w:id="5611" w:author="John Clevenger" w:date="2022-06-15T16:51:00Z">
        <w:r w:rsidDel="003B5AFA">
          <w:delText>:  “</w:delText>
        </w:r>
      </w:del>
      <w:ins w:id="5612" w:author="John Clevenger" w:date="2022-06-15T16:51:00Z">
        <w:r w:rsidR="003B5AFA">
          <w:t>: “</w:t>
        </w:r>
      </w:ins>
      <w:r>
        <w:rPr>
          <w:rFonts w:ascii="Courier New" w:hAnsi="Courier New" w:cs="Courier New"/>
          <w:b/>
          <w:bCs/>
          <w:sz w:val="20"/>
        </w:rPr>
        <w:t>PC2_Contest.tab</w:t>
      </w:r>
      <w:r>
        <w:rPr>
          <w:i/>
          <w:iCs/>
        </w:rPr>
        <w:t>”</w:t>
      </w:r>
      <w:r>
        <w:t>, containing details about the organization of the contest (such as the formal name of the contest</w:t>
      </w:r>
      <w:proofErr w:type="gramStart"/>
      <w:r>
        <w:t>);  “</w:t>
      </w:r>
      <w:proofErr w:type="gramEnd"/>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666D651F"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w:t>
      </w:r>
      <w:proofErr w:type="gramStart"/>
      <w:r>
        <w:t>Thus</w:t>
      </w:r>
      <w:proofErr w:type="gramEnd"/>
      <w:r>
        <w:t xml:space="preserve">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w:t>
      </w:r>
      <w:del w:id="5613" w:author="John Clevenger" w:date="2022-06-15T16:52:00Z">
        <w:r w:rsidDel="003B5AFA">
          <w:delText>insure</w:delText>
        </w:r>
      </w:del>
      <w:ins w:id="5614" w:author="John Clevenger" w:date="2022-06-15T16:52:00Z">
        <w:r w:rsidR="003B5AFA">
          <w:t>ensure</w:t>
        </w:r>
      </w:ins>
      <w:r>
        <w:t xml:space="preserv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252F9A9D" w:rsidR="00481474" w:rsidRDefault="00A92296">
      <w:pPr>
        <w:spacing w:before="240"/>
        <w:ind w:firstLine="720"/>
        <w:jc w:val="both"/>
      </w:pPr>
      <w:r>
        <w:rPr>
          <w:noProof/>
        </w:rPr>
        <w:drawing>
          <wp:anchor distT="0" distB="0" distL="114300" distR="114300" simplePos="0" relativeHeight="251629568" behindDoc="0" locked="0" layoutInCell="1" allowOverlap="1" wp14:anchorId="109AF2C9" wp14:editId="7C7E49F7">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del w:id="5615" w:author="John Clevenger" w:date="2022-06-15T16:52:00Z">
        <w:r w:rsidR="00EE087D" w:rsidDel="003B5AFA">
          <w:delText>cause  PC</w:delText>
        </w:r>
      </w:del>
      <w:ins w:id="5616" w:author="John Clevenger" w:date="2022-06-15T16:52:00Z">
        <w:r w:rsidR="003B5AFA">
          <w:t>cause PC</w:t>
        </w:r>
      </w:ins>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 xml:space="preserve">names associated with each team – the </w:t>
      </w:r>
      <w:proofErr w:type="gramStart"/>
      <w:r>
        <w:t>team</w:t>
      </w:r>
      <w:proofErr w:type="gramEnd"/>
      <w:r>
        <w:t xml:space="preserve">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630592" behindDoc="0" locked="0" layoutInCell="1" allowOverlap="1" wp14:anchorId="5411C471" wp14:editId="13E87EF8">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w:t>
      </w:r>
      <w:proofErr w:type="gramStart"/>
      <w:r>
        <w:t>invoked</w:t>
      </w:r>
      <w:proofErr w:type="gramEnd"/>
      <w:r>
        <w:t xml:space="preserve">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proofErr w:type="gramStart"/>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w:t>
      </w:r>
      <w:proofErr w:type="gramEnd"/>
      <w:r w:rsidR="00797CEB">
        <w:rPr>
          <w:rFonts w:ascii="Arial" w:hAnsi="Arial" w:cs="Arial"/>
          <w:b/>
          <w:bCs/>
          <w:u w:val="single"/>
        </w:rPr>
        <w:t xml:space="preserve">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As described earlier in this manual, PC</w:t>
      </w:r>
      <w:r w:rsidRPr="003B5AFA">
        <w:rPr>
          <w:color w:val="252525"/>
          <w:vertAlign w:val="superscript"/>
          <w:rPrChange w:id="5617" w:author="John Clevenger" w:date="2022-06-15T16:53:00Z">
            <w:rPr>
              <w:color w:val="252525"/>
            </w:rPr>
          </w:rPrChange>
        </w:rPr>
        <w:t>2</w:t>
      </w:r>
      <w:r>
        <w:rPr>
          <w:color w:val="252525"/>
        </w:rPr>
        <w:t xml:space="preserve"> supports two different file formats for exporting contest results:  the newer </w:t>
      </w:r>
      <w:proofErr w:type="spellStart"/>
      <w:r w:rsidRPr="00797CEB">
        <w:rPr>
          <w:rFonts w:ascii="Arial" w:hAnsi="Arial" w:cs="Arial"/>
          <w:b/>
          <w:color w:val="252525"/>
          <w:sz w:val="20"/>
          <w:szCs w:val="20"/>
        </w:rPr>
        <w:t>results.tsv</w:t>
      </w:r>
      <w:proofErr w:type="spellEnd"/>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proofErr w:type="gramStart"/>
      <w:r>
        <w:rPr>
          <w:rFonts w:ascii="Arial" w:hAnsi="Arial" w:cs="Arial"/>
          <w:b/>
          <w:bCs/>
          <w:u w:val="single"/>
        </w:rPr>
        <w:t>D.2.1  The</w:t>
      </w:r>
      <w:proofErr w:type="gramEnd"/>
      <w:r>
        <w:rPr>
          <w:rFonts w:ascii="Arial" w:hAnsi="Arial" w:cs="Arial"/>
          <w:b/>
          <w:bCs/>
          <w:u w:val="single"/>
        </w:rPr>
        <w:t xml:space="preserve"> </w:t>
      </w:r>
      <w:proofErr w:type="spellStart"/>
      <w:r w:rsidR="000301CB" w:rsidRPr="00797CEB">
        <w:rPr>
          <w:rFonts w:ascii="Arial" w:hAnsi="Arial" w:cs="Arial"/>
          <w:b/>
          <w:bCs/>
          <w:i/>
          <w:u w:val="single"/>
        </w:rPr>
        <w:t>results.ts</w:t>
      </w:r>
      <w:r w:rsidRPr="00797CEB">
        <w:rPr>
          <w:rFonts w:ascii="Arial" w:hAnsi="Arial" w:cs="Arial"/>
          <w:b/>
          <w:bCs/>
          <w:i/>
          <w:u w:val="single"/>
        </w:rPr>
        <w:t>v</w:t>
      </w:r>
      <w:proofErr w:type="spellEnd"/>
      <w:r>
        <w:rPr>
          <w:rFonts w:ascii="Arial" w:hAnsi="Arial" w:cs="Arial"/>
          <w:b/>
          <w:bCs/>
          <w:u w:val="single"/>
        </w:rPr>
        <w:t xml:space="preserve"> File</w:t>
      </w:r>
    </w:p>
    <w:p w14:paraId="79440F65" w14:textId="2784F960" w:rsidR="000301CB" w:rsidRPr="000301CB" w:rsidRDefault="000301CB" w:rsidP="000301CB">
      <w:pPr>
        <w:pStyle w:val="NormalWeb"/>
        <w:shd w:val="clear" w:color="auto" w:fill="FFFFFF"/>
        <w:spacing w:before="240" w:beforeAutospacing="0" w:after="120" w:afterAutospacing="0"/>
        <w:ind w:firstLine="547"/>
        <w:jc w:val="both"/>
        <w:rPr>
          <w:color w:val="252525"/>
        </w:rPr>
      </w:pPr>
      <w:del w:id="5618" w:author="John Clevenger" w:date="2022-06-21T12:04:00Z">
        <w:r w:rsidRPr="000301CB" w:rsidDel="00E65480">
          <w:rPr>
            <w:color w:val="252525"/>
          </w:rPr>
          <w:delText xml:space="preserve">The format of the </w:delText>
        </w:r>
        <w:r w:rsidRPr="000301CB" w:rsidDel="00E65480">
          <w:rPr>
            <w:rFonts w:ascii="Arial" w:hAnsi="Arial" w:cs="Arial"/>
            <w:b/>
            <w:color w:val="252525"/>
            <w:sz w:val="20"/>
            <w:szCs w:val="20"/>
          </w:rPr>
          <w:delText>results.tsv</w:delText>
        </w:r>
        <w:r w:rsidRPr="000301CB" w:rsidDel="00E65480">
          <w:rPr>
            <w:color w:val="252525"/>
          </w:rPr>
          <w:delText xml:space="preserve"> file is as defined in the</w:delText>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"https://pc2.ecs.csus.edu/wiki/CLICS" \o "CLICS" </w:delInstrText>
        </w:r>
        <w:r w:rsidR="00FE3AD6" w:rsidDel="00E65480">
          <w:fldChar w:fldCharType="separate"/>
        </w:r>
      </w:del>
      <w:r w:rsidR="005A0BAC">
        <w:rPr>
          <w:b/>
          <w:bCs/>
        </w:rPr>
        <w:t>Error! Hyperlink reference not valid.</w:t>
      </w:r>
      <w:del w:id="5619"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"https://pc2.ecs.csus.edu/wiki/CCS" \o "CCS" </w:delInstrText>
        </w:r>
        <w:r w:rsidR="00FE3AD6" w:rsidDel="00E65480">
          <w:fldChar w:fldCharType="separate"/>
        </w:r>
      </w:del>
      <w:r w:rsidR="005A0BAC">
        <w:rPr>
          <w:b/>
          <w:bCs/>
        </w:rPr>
        <w:t>Error! Hyperlink reference not valid.</w:t>
      </w:r>
      <w:del w:id="5620"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Pr="000301CB" w:rsidDel="00E65480">
          <w:rPr>
            <w:color w:val="252525"/>
          </w:rPr>
          <w:delText>specification</w:delText>
        </w:r>
        <w:r w:rsidDel="00E65480">
          <w:rPr>
            <w:color w:val="252525"/>
          </w:rPr>
          <w:delText xml:space="preserve"> (see </w:delText>
        </w:r>
        <w:r w:rsidR="00FE3AD6" w:rsidDel="00E65480">
          <w:fldChar w:fldCharType="begin"/>
        </w:r>
        <w:r w:rsidR="00FE3AD6" w:rsidDel="00E65480">
          <w:delInstrText xml:space="preserve"> HYPERLINK "https://pc2.ecs.csus.edu/wiki/CLICS" </w:delInstrText>
        </w:r>
        <w:r w:rsidR="00FE3AD6" w:rsidDel="00E65480">
          <w:fldChar w:fldCharType="separate"/>
        </w:r>
      </w:del>
      <w:r w:rsidR="005A0BAC">
        <w:rPr>
          <w:b/>
          <w:bCs/>
        </w:rPr>
        <w:t>Error! Hyperlink reference not valid.</w:t>
      </w:r>
      <w:del w:id="5621" w:author="John Clevenger" w:date="2022-06-21T12:04:00Z">
        <w:r w:rsidR="00FE3AD6" w:rsidDel="00E65480">
          <w:rPr>
            <w:rStyle w:val="Hyperlink"/>
          </w:rPr>
          <w:fldChar w:fldCharType="end"/>
        </w:r>
        <w:r w:rsidDel="00E65480">
          <w:rPr>
            <w:color w:val="252525"/>
          </w:rPr>
          <w:delText xml:space="preserve"> for details regarding CLICS).  </w:delText>
        </w:r>
      </w:del>
      <w:proofErr w:type="spellStart"/>
      <w:r w:rsidRPr="000301CB">
        <w:rPr>
          <w:rFonts w:ascii="Arial" w:hAnsi="Arial" w:cs="Arial"/>
          <w:b/>
          <w:color w:val="252525"/>
          <w:sz w:val="20"/>
          <w:szCs w:val="20"/>
        </w:rPr>
        <w:t>Results.tsv</w:t>
      </w:r>
      <w:proofErr w:type="spellEnd"/>
      <w:r w:rsidRPr="000301CB">
        <w:rPr>
          <w:rFonts w:ascii="Arial" w:hAnsi="Arial" w:cs="Arial"/>
          <w:b/>
          <w:color w:val="252525"/>
          <w:sz w:val="20"/>
          <w:szCs w:val="20"/>
        </w:rPr>
        <w:t xml:space="preserve"> </w:t>
      </w:r>
      <w:r>
        <w:rPr>
          <w:color w:val="252525"/>
        </w:rPr>
        <w:t xml:space="preserve">is </w:t>
      </w:r>
      <w:ins w:id="5622" w:author="John Clevenger" w:date="2022-06-21T12:05:00Z">
        <w:r w:rsidR="00E65480">
          <w:rPr>
            <w:color w:val="252525"/>
          </w:rPr>
          <w:t xml:space="preserve">a </w:t>
        </w:r>
      </w:ins>
      <w:r w:rsidRPr="000301CB">
        <w:rPr>
          <w:color w:val="252525"/>
        </w:rPr>
        <w:t xml:space="preserve">text file </w:t>
      </w:r>
      <w:ins w:id="5623" w:author="John Clevenger" w:date="2022-06-21T12:05:00Z">
        <w:r w:rsidR="00E65480">
          <w:rPr>
            <w:color w:val="252525"/>
          </w:rPr>
          <w:t xml:space="preserve">intended for uploading contest results to an external system such as the ICPC Contest Management System.  A </w:t>
        </w:r>
        <w:proofErr w:type="spellStart"/>
        <w:r w:rsidR="00E65480" w:rsidRPr="00E65480">
          <w:rPr>
            <w:rFonts w:ascii="Arial" w:hAnsi="Arial" w:cs="Arial"/>
            <w:b/>
            <w:color w:val="252525"/>
            <w:sz w:val="20"/>
            <w:szCs w:val="20"/>
            <w:rPrChange w:id="5624" w:author="John Clevenger" w:date="2022-06-21T12:06:00Z">
              <w:rPr>
                <w:color w:val="252525"/>
              </w:rPr>
            </w:rPrChange>
          </w:rPr>
          <w:t>results.tsv</w:t>
        </w:r>
        <w:proofErr w:type="spellEnd"/>
        <w:r w:rsidR="00E65480">
          <w:rPr>
            <w:color w:val="252525"/>
          </w:rPr>
          <w:t xml:space="preserve"> file </w:t>
        </w:r>
      </w:ins>
      <w:del w:id="5625" w:author="John Clevenger" w:date="2022-06-21T12:07:00Z">
        <w:r w:rsidRPr="000301CB" w:rsidDel="001116B2">
          <w:rPr>
            <w:color w:val="252525"/>
          </w:rPr>
          <w:delText>consist</w:delText>
        </w:r>
      </w:del>
      <w:ins w:id="5626" w:author="John Clevenger" w:date="2022-06-21T12:07:00Z">
        <w:r w:rsidR="001116B2" w:rsidRPr="000301CB">
          <w:rPr>
            <w:color w:val="252525"/>
          </w:rPr>
          <w:t>consist</w:t>
        </w:r>
        <w:r w:rsidR="001116B2">
          <w:rPr>
            <w:color w:val="252525"/>
          </w:rPr>
          <w:t>s of</w:t>
        </w:r>
      </w:ins>
      <w:del w:id="5627" w:author="John Clevenger" w:date="2022-06-21T12:05:00Z">
        <w:r w:rsidRPr="000301CB" w:rsidDel="00E65480">
          <w:rPr>
            <w:color w:val="252525"/>
          </w:rPr>
          <w:delText>ing</w:delText>
        </w:r>
      </w:del>
      <w:del w:id="5628" w:author="John Clevenger" w:date="2022-06-21T12:07:00Z">
        <w:r w:rsidRPr="000301CB" w:rsidDel="001116B2">
          <w:rPr>
            <w:color w:val="252525"/>
          </w:rPr>
          <w:delText xml:space="preserve"> of</w:delText>
        </w:r>
      </w:del>
      <w:r w:rsidRPr="000301CB">
        <w:rPr>
          <w:color w:val="252525"/>
        </w:rPr>
        <w:t xml:space="preserve">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2460AE50"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proofErr w:type="spellStart"/>
      <w:r>
        <w:rPr>
          <w:rFonts w:ascii="Courier New" w:hAnsi="Courier New" w:cs="Courier New"/>
          <w:b/>
          <w:color w:val="252525"/>
        </w:rPr>
        <w:t>TeamID</w:t>
      </w:r>
      <w:proofErr w:type="spellEnd"/>
      <w:r>
        <w:rPr>
          <w:rFonts w:ascii="Courier New" w:hAnsi="Courier New" w:cs="Courier New"/>
          <w:b/>
          <w:color w:val="252525"/>
        </w:rPr>
        <w:t xml:space="preserve"> </w:t>
      </w:r>
      <w:del w:id="5629" w:author="John Clevenger" w:date="2022-06-15T16:54:00Z">
        <w:r w:rsidRPr="00C310AC" w:rsidDel="00611731">
          <w:rPr>
            <w:color w:val="252525"/>
          </w:rPr>
          <w:delText xml:space="preserve">– </w:delText>
        </w:r>
        <w:r w:rsidDel="00611731">
          <w:rPr>
            <w:color w:val="252525"/>
          </w:rPr>
          <w:delText xml:space="preserve"> </w:delText>
        </w:r>
        <w:r w:rsidRPr="00C310AC" w:rsidDel="00611731">
          <w:rPr>
            <w:color w:val="252525"/>
          </w:rPr>
          <w:delText>an</w:delText>
        </w:r>
      </w:del>
      <w:ins w:id="5630" w:author="John Clevenger" w:date="2022-06-15T16:54:00Z">
        <w:r w:rsidR="00611731" w:rsidRPr="00C310AC">
          <w:rPr>
            <w:color w:val="252525"/>
          </w:rPr>
          <w:t xml:space="preserve">– </w:t>
        </w:r>
        <w:r w:rsidR="00611731">
          <w:rPr>
            <w:color w:val="252525"/>
          </w:rPr>
          <w:t>an</w:t>
        </w:r>
      </w:ins>
      <w:r w:rsidRPr="00C310AC">
        <w:rPr>
          <w:color w:val="252525"/>
        </w:rPr>
        <w:t xml:space="preserve">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xml:space="preserve">– a string listing any award(s) the team one; </w:t>
      </w:r>
      <w:proofErr w:type="gramStart"/>
      <w:r w:rsidRPr="00C310AC">
        <w:rPr>
          <w:color w:val="252525"/>
        </w:rPr>
        <w:t>e.g.</w:t>
      </w:r>
      <w:proofErr w:type="gramEnd"/>
      <w:r w:rsidRPr="00C310AC">
        <w:rPr>
          <w:color w:val="252525"/>
        </w:rPr>
        <w:t xml:space="preserve">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proofErr w:type="spellStart"/>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ime</w:t>
      </w:r>
      <w:proofErr w:type="spellEnd"/>
      <w:r>
        <w:rPr>
          <w:rFonts w:ascii="Courier New" w:hAnsi="Courier New" w:cs="Courier New"/>
          <w:b/>
          <w:color w:val="252525"/>
        </w:rPr>
        <w:t xml:space="preserv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proofErr w:type="spellStart"/>
      <w:r w:rsidRPr="002665D6">
        <w:rPr>
          <w:rFonts w:ascii="Arial" w:hAnsi="Arial" w:cs="Arial"/>
          <w:b/>
          <w:color w:val="252525"/>
          <w:sz w:val="20"/>
        </w:rPr>
        <w:t>results.tsv</w:t>
      </w:r>
      <w:proofErr w:type="spellEnd"/>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w:t>
      </w:r>
      <w:r>
        <w:lastRenderedPageBreak/>
        <w:t xml:space="preserve">ICPC </w:t>
      </w:r>
      <w:r w:rsidR="00493D01">
        <w:t>CMS</w:t>
      </w:r>
      <w:r>
        <w:t>.</w:t>
      </w:r>
      <w:r>
        <w:rPr>
          <w:rStyle w:val="FootnoteReference"/>
        </w:rPr>
        <w:footnoteReference w:id="59"/>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proofErr w:type="spellStart"/>
      <w:proofErr w:type="gramStart"/>
      <w:r w:rsidR="003C2B64">
        <w:rPr>
          <w:rFonts w:ascii="Arial" w:hAnsi="Arial" w:cs="Arial"/>
          <w:b/>
          <w:bCs/>
          <w:sz w:val="20"/>
        </w:rPr>
        <w:t>wf.standings</w:t>
      </w:r>
      <w:proofErr w:type="spellEnd"/>
      <w:proofErr w:type="gramEnd"/>
      <w:r w:rsidR="003C2B64">
        <w:t xml:space="preserve"> in the </w:t>
      </w:r>
      <w:proofErr w:type="spellStart"/>
      <w:r w:rsidR="003C2B64">
        <w:t>samps</w:t>
      </w:r>
      <w:proofErr w:type="spellEnd"/>
      <w:r w:rsidR="003C2B64">
        <w:t>/web/</w:t>
      </w:r>
      <w:proofErr w:type="spellStart"/>
      <w:r w:rsidR="003C2B64">
        <w:t>xsl</w:t>
      </w:r>
      <w:proofErr w:type="spellEnd"/>
      <w:r w:rsidR="003C2B64">
        <w:t xml:space="preserve">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14:paraId="0A8BE9A7" w14:textId="77777777"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proofErr w:type="gramStart"/>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The</w:t>
      </w:r>
      <w:proofErr w:type="gramEnd"/>
      <w:r w:rsidR="00797CEB">
        <w:rPr>
          <w:rFonts w:ascii="Arial" w:hAnsi="Arial" w:cs="Arial"/>
          <w:b/>
          <w:bCs/>
          <w:u w:val="single"/>
        </w:rPr>
        <w:t xml:space="preserv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5EE44F9C" w:rsidR="00EE087D" w:rsidRDefault="00EE087D" w:rsidP="00EE087D">
      <w:pPr>
        <w:spacing w:after="60"/>
        <w:ind w:left="1440" w:right="353" w:hanging="720"/>
        <w:jc w:val="both"/>
      </w:pPr>
      <w:r>
        <w:t xml:space="preserve">4) A string giving the Team Name; for </w:t>
      </w:r>
      <w:del w:id="5633" w:author="John Clevenger" w:date="2022-06-15T16:54:00Z">
        <w:r w:rsidDel="00611731">
          <w:delText>example,  “</w:delText>
        </w:r>
      </w:del>
      <w:ins w:id="5634" w:author="John Clevenger" w:date="2022-06-15T16:54:00Z">
        <w:r w:rsidR="00611731">
          <w:t>example, “</w:t>
        </w:r>
      </w:ins>
      <w:r>
        <w:t>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80"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 xml:space="preserve">9) A single character ‘Y’ or ‘N’ indicating whether the Team’s school has a graduate </w:t>
      </w:r>
      <w:proofErr w:type="gramStart"/>
      <w:r>
        <w:t>program .</w:t>
      </w:r>
      <w:proofErr w:type="gramEnd"/>
      <w:r>
        <w:t xml:space="preserve">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956225">
      <w:pPr>
        <w:pStyle w:val="Appendix"/>
      </w:pPr>
      <w:bookmarkStart w:id="5635" w:name="_Toc261788252"/>
      <w:bookmarkStart w:id="5636" w:name="_Toc274153644"/>
      <w:bookmarkStart w:id="5637" w:name="_Toc274153780"/>
      <w:bookmarkStart w:id="5638" w:name="_Toc274154107"/>
      <w:bookmarkStart w:id="5639" w:name="_Toc132121044"/>
      <w:r>
        <w:lastRenderedPageBreak/>
        <w:t xml:space="preserve">Appendix </w:t>
      </w:r>
      <w:proofErr w:type="gramStart"/>
      <w:r w:rsidR="0057696E">
        <w:t>E</w:t>
      </w:r>
      <w:r w:rsidR="00481474">
        <w:t xml:space="preserve">  –</w:t>
      </w:r>
      <w:proofErr w:type="gramEnd"/>
      <w:r w:rsidR="00481474">
        <w:t xml:space="preserve">  </w:t>
      </w:r>
      <w:r w:rsidR="00BE3829">
        <w:t xml:space="preserve">Output </w:t>
      </w:r>
      <w:r w:rsidR="00481474">
        <w:t>Validators</w:t>
      </w:r>
      <w:bookmarkEnd w:id="5635"/>
      <w:bookmarkEnd w:id="5636"/>
      <w:bookmarkEnd w:id="5637"/>
      <w:bookmarkEnd w:id="5638"/>
      <w:bookmarkEnd w:id="5639"/>
      <w:r w:rsidR="00481474">
        <w:t xml:space="preserve"> </w:t>
      </w:r>
    </w:p>
    <w:p w14:paraId="64BB01A4" w14:textId="77777777" w:rsidR="00481474" w:rsidRDefault="0057696E" w:rsidP="00407929">
      <w:pPr>
        <w:spacing w:before="24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.1  Overview</w:t>
      </w:r>
      <w:proofErr w:type="gramEnd"/>
    </w:p>
    <w:p w14:paraId="753AD14F" w14:textId="14830B98"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60"/>
      </w:r>
      <w:r>
        <w:t xml:space="preserve">  </w:t>
      </w:r>
      <w:r w:rsidR="00C1069E">
        <w:t xml:space="preserve">The validator program </w:t>
      </w:r>
      <w:r>
        <w:t xml:space="preserve">contains logic to </w:t>
      </w:r>
      <w:del w:id="5642" w:author="John Clevenger" w:date="2022-06-15T16:55:00Z">
        <w:r w:rsidDel="00353CD9">
          <w:delText>make a determination</w:delText>
        </w:r>
      </w:del>
      <w:ins w:id="5643" w:author="John Clevenger" w:date="2022-06-15T16:56:00Z">
        <w:r w:rsidR="00353CD9">
          <w:t xml:space="preserve">make a decision regarding the </w:t>
        </w:r>
      </w:ins>
      <w:del w:id="5644" w:author="John Clevenger" w:date="2022-06-15T16:56:00Z">
        <w:r w:rsidDel="00353CD9">
          <w:delText>,</w:delText>
        </w:r>
      </w:del>
      <w:r>
        <w:t xml:space="preserve"> </w:t>
      </w:r>
      <w:del w:id="5645" w:author="John Clevenger" w:date="2022-06-15T16:55:00Z">
        <w:r w:rsidDel="00353CD9">
          <w:delText xml:space="preserve">according to some set of rules, regarding the </w:delText>
        </w:r>
      </w:del>
      <w:r>
        <w:t xml:space="preserve">correctness of the </w:t>
      </w:r>
      <w:r w:rsidR="00C1069E">
        <w:t xml:space="preserve">team’s </w:t>
      </w:r>
      <w:r w:rsidR="0088086C">
        <w:t>output</w:t>
      </w:r>
      <w:ins w:id="5646" w:author="John Clevenger" w:date="2022-06-15T16:56:00Z">
        <w:r w:rsidR="00353CD9">
          <w:t xml:space="preserve"> according to some set of rules</w:t>
        </w:r>
      </w:ins>
      <w:r w:rsidR="0088086C">
        <w: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61"/>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.2  Validator</w:t>
      </w:r>
      <w:proofErr w:type="gramEnd"/>
      <w:r w:rsidR="00481474">
        <w:rPr>
          <w:rFonts w:ascii="Arial" w:hAnsi="Arial" w:cs="Arial"/>
          <w:b/>
          <w:u w:val="single"/>
        </w:rPr>
        <w:t xml:space="preserve"> </w:t>
      </w:r>
      <w:r w:rsidR="001D0091">
        <w:rPr>
          <w:rFonts w:ascii="Arial" w:hAnsi="Arial" w:cs="Arial"/>
          <w:b/>
          <w:u w:val="single"/>
        </w:rPr>
        <w:t>Selection</w:t>
      </w:r>
    </w:p>
    <w:p w14:paraId="4601B6A7" w14:textId="1760BA68" w:rsidR="00622E1B" w:rsidRDefault="00481474" w:rsidP="0053640B">
      <w:pPr>
        <w:spacing w:before="240"/>
        <w:ind w:firstLine="720"/>
        <w:jc w:val="both"/>
      </w:pPr>
      <w:r>
        <w:t xml:space="preserve">By </w:t>
      </w:r>
      <w:del w:id="5649" w:author="John Clevenger" w:date="2022-06-15T16:57:00Z">
        <w:r w:rsidDel="00353CD9">
          <w:delText>default</w:delText>
        </w:r>
      </w:del>
      <w:ins w:id="5650" w:author="John Clevenger" w:date="2022-06-15T16:57:00Z">
        <w:r w:rsidR="00353CD9">
          <w:t>default,</w:t>
        </w:r>
      </w:ins>
      <w:r>
        <w:t xml:space="preserve">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w:t>
      </w:r>
      <w:ins w:id="5651" w:author="John Clevenger" w:date="2022-12-16T12:03:00Z">
        <w:r w:rsidR="00486415">
          <w:rPr>
            <w:rStyle w:val="FootnoteReference"/>
          </w:rPr>
          <w:footnoteReference w:id="62"/>
        </w:r>
      </w:ins>
      <w:r>
        <w:t xml:space="preserve">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0BB2D03A" w:rsidR="00481474" w:rsidRDefault="00226CC3">
      <w:pPr>
        <w:spacing w:before="240"/>
        <w:ind w:firstLine="720"/>
        <w:jc w:val="both"/>
      </w:pPr>
      <w:r>
        <w:rPr>
          <w:noProof/>
        </w:rPr>
        <w:lastRenderedPageBreak/>
        <w:drawing>
          <wp:anchor distT="0" distB="0" distL="114300" distR="114300" simplePos="0" relativeHeight="251658240" behindDoc="0" locked="0" layoutInCell="1" allowOverlap="1" wp14:anchorId="3DE9F665" wp14:editId="2708962B">
            <wp:simplePos x="0" y="0"/>
            <wp:positionH relativeFrom="column">
              <wp:posOffset>694055</wp:posOffset>
            </wp:positionH>
            <wp:positionV relativeFrom="paragraph">
              <wp:posOffset>700290</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1AA37456" w:rsidR="00D24960" w:rsidRDefault="00C169C3" w:rsidP="00C169C3">
      <w:pPr>
        <w:spacing w:before="240"/>
        <w:ind w:firstLine="720"/>
        <w:jc w:val="both"/>
      </w:pPr>
      <w:r>
        <w:t>The Contest Administrator can choose whether or not to display the validator result to the (human) judge.  Checking the box “</w:t>
      </w:r>
      <w:r w:rsidRPr="00353CD9">
        <w:rPr>
          <w:b/>
          <w:bCs/>
          <w:rPrChange w:id="5658" w:author="John Clevenger" w:date="2022-06-15T16:57:00Z">
            <w:rPr/>
          </w:rPrChange>
        </w:rPr>
        <w:t xml:space="preserve">Show Validation </w:t>
      </w:r>
      <w:proofErr w:type="gramStart"/>
      <w:r w:rsidRPr="00353CD9">
        <w:rPr>
          <w:b/>
          <w:bCs/>
          <w:rPrChange w:id="5659" w:author="John Clevenger" w:date="2022-06-15T16:57:00Z">
            <w:rPr/>
          </w:rPrChange>
        </w:rPr>
        <w:t>To</w:t>
      </w:r>
      <w:proofErr w:type="gramEnd"/>
      <w:r w:rsidRPr="00353CD9">
        <w:rPr>
          <w:b/>
          <w:bCs/>
          <w:rPrChange w:id="5660" w:author="John Clevenger" w:date="2022-06-15T16:57:00Z">
            <w:rPr/>
          </w:rPrChange>
        </w:rPr>
        <w:t xml:space="preserve"> Judges (SVTJ)</w:t>
      </w:r>
      <w:r>
        <w:t xml:space="preserve">” when configuring a validator will cause the response returned by the validator to appear on the Judge’s display when the run finishes executing.  If the checkbox is unchecked the validator result will not be visible to the judge.   </w:t>
      </w:r>
    </w:p>
    <w:p w14:paraId="05C94F4B" w14:textId="3CB8F2A6" w:rsidR="00105BA3" w:rsidRDefault="00C169C3" w:rsidP="00D24960">
      <w:pPr>
        <w:spacing w:before="240"/>
        <w:ind w:firstLine="720"/>
        <w:jc w:val="both"/>
      </w:pPr>
      <w:r>
        <w:t>The “Report” button pops up a window displaying the configuration of the current problem (not just the Validator portion</w:t>
      </w:r>
      <w:del w:id="5661" w:author="John Clevenger" w:date="2022-06-15T16:58:00Z">
        <w:r w:rsidDel="00353CD9">
          <w:delText>), and</w:delText>
        </w:r>
      </w:del>
      <w:ins w:id="5662" w:author="John Clevenger" w:date="2022-06-15T16:58:00Z">
        <w:r w:rsidR="00353CD9">
          <w:t>) and</w:t>
        </w:r>
      </w:ins>
      <w:r>
        <w:t xml:space="preserve"> allows saving the report to a file.</w:t>
      </w:r>
    </w:p>
    <w:p w14:paraId="16F3B256" w14:textId="77777777" w:rsidR="00703EDE" w:rsidRDefault="00703EDE" w:rsidP="0081297D">
      <w:pPr>
        <w:spacing w:before="360"/>
        <w:ind w:firstLine="360"/>
        <w:jc w:val="both"/>
        <w:rPr>
          <w:rFonts w:ascii="Arial" w:hAnsi="Arial" w:cs="Arial"/>
          <w:b/>
          <w:u w:val="single"/>
        </w:rPr>
      </w:pPr>
      <w:proofErr w:type="gramStart"/>
      <w:r>
        <w:rPr>
          <w:rFonts w:ascii="Arial" w:hAnsi="Arial" w:cs="Arial"/>
          <w:b/>
          <w:u w:val="single"/>
        </w:rPr>
        <w:t>E.2.1  The</w:t>
      </w:r>
      <w:proofErr w:type="gramEnd"/>
      <w:r>
        <w:rPr>
          <w:rFonts w:ascii="Arial" w:hAnsi="Arial" w:cs="Arial"/>
          <w:b/>
          <w:u w:val="single"/>
        </w:rPr>
        <w:t xml:space="preserv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lastRenderedPageBreak/>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proofErr w:type="gramStart"/>
      <w:r>
        <w:rPr>
          <w:rFonts w:ascii="Arial" w:hAnsi="Arial" w:cs="Arial"/>
          <w:b/>
          <w:u w:val="single"/>
        </w:rPr>
        <w:t>E.2.2  The</w:t>
      </w:r>
      <w:proofErr w:type="gramEnd"/>
      <w:r>
        <w:rPr>
          <w:rFonts w:ascii="Arial" w:hAnsi="Arial" w:cs="Arial"/>
          <w:b/>
          <w:u w:val="single"/>
        </w:rPr>
        <w:t xml:space="preserve"> CLICS Validator</w:t>
      </w:r>
    </w:p>
    <w:p w14:paraId="18178B83" w14:textId="3C6405F4"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ins w:id="5663" w:author="John Clevenger" w:date="2022-06-15T16:59: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ins>
      <w:del w:id="5664" w:author="John Clevenger" w:date="2022-06-15T16:58:00Z">
        <w:r w:rsidR="00D06049" w:rsidDel="006058BB">
          <w:fldChar w:fldCharType="begin"/>
        </w:r>
        <w:r w:rsidR="00D06049" w:rsidDel="006058BB">
          <w:delInstrText xml:space="preserve"> HYPERLINK "https://clics.ecs.baylor.edu/index.php/Problem_format%23Output_Validators" </w:delInstrText>
        </w:r>
        <w:r w:rsidR="00D06049" w:rsidDel="006058BB">
          <w:fldChar w:fldCharType="separate"/>
        </w:r>
      </w:del>
      <w:r w:rsidR="005A0BAC">
        <w:rPr>
          <w:b/>
          <w:bCs/>
        </w:rPr>
        <w:t>Error! Hyperlink reference not valid.</w:t>
      </w:r>
      <w:del w:id="5665" w:author="John Clevenger" w:date="2022-06-15T16:58:00Z">
        <w:r w:rsidR="00D06049" w:rsidDel="006058BB">
          <w:rPr>
            <w:rStyle w:val="Hyperlink"/>
          </w:rPr>
          <w:fldChar w:fldCharType="end"/>
        </w:r>
      </w:del>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38784" behindDoc="0" locked="0" layoutInCell="1" allowOverlap="1" wp14:anchorId="7CB92870" wp14:editId="2F423FD0">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lastRenderedPageBreak/>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t xml:space="preserve">Checking the “Float relative tolerance” checkbox allows the Contest Administrator to specify a </w:t>
      </w:r>
      <w:r>
        <w:rPr>
          <w:i/>
        </w:rPr>
        <w:t xml:space="preserve">relative tolerance </w:t>
      </w:r>
      <w:r>
        <w:t xml:space="preserve">for floating point values in the team’s output; if a </w:t>
      </w:r>
      <w:proofErr w:type="gramStart"/>
      <w:r>
        <w:t>floating point</w:t>
      </w:r>
      <w:proofErr w:type="gramEnd"/>
      <w:r>
        <w:t xml:space="preserve">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 xml:space="preserve">for floating point values in the team’s output; if a </w:t>
      </w:r>
      <w:proofErr w:type="gramStart"/>
      <w:r>
        <w:t>floating point</w:t>
      </w:r>
      <w:proofErr w:type="gramEnd"/>
      <w:r>
        <w:t xml:space="preserve">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proofErr w:type="gramStart"/>
      <w:r>
        <w:rPr>
          <w:rFonts w:ascii="Arial" w:hAnsi="Arial" w:cs="Arial"/>
          <w:b/>
          <w:u w:val="single"/>
        </w:rPr>
        <w:t>E.2.3  Custom</w:t>
      </w:r>
      <w:proofErr w:type="gramEnd"/>
      <w:r>
        <w:rPr>
          <w:rFonts w:ascii="Arial" w:hAnsi="Arial" w:cs="Arial"/>
          <w:b/>
          <w:u w:val="single"/>
        </w:rPr>
        <w:t xml:space="preserve">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63"/>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The command line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lastRenderedPageBreak/>
        <w:drawing>
          <wp:anchor distT="0" distB="0" distL="114300" distR="114300" simplePos="0" relativeHeight="251639808" behindDoc="0" locked="0" layoutInCell="1" allowOverlap="1" wp14:anchorId="57571B0F" wp14:editId="1B96C916">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58D25A5C" w:rsidR="00D24960" w:rsidRPr="00B67E35" w:rsidRDefault="00ED55BB" w:rsidP="00B67E35">
      <w:pPr>
        <w:spacing w:before="240"/>
        <w:ind w:firstLine="360"/>
        <w:jc w:val="both"/>
        <w:rPr>
          <w:rFonts w:ascii="Courier New" w:hAnsi="Courier New" w:cs="Courier New"/>
          <w:b/>
          <w:sz w:val="22"/>
          <w:szCs w:val="22"/>
        </w:rPr>
      </w:pPr>
      <w:proofErr w:type="gramStart"/>
      <w:r>
        <w:rPr>
          <w:rFonts w:ascii="Courier New" w:hAnsi="Courier New" w:cs="Courier New"/>
          <w:b/>
          <w:sz w:val="22"/>
          <w:szCs w:val="22"/>
        </w:rPr>
        <w:t>{:validator</w:t>
      </w:r>
      <w:proofErr w:type="gramEnd"/>
      <w:r>
        <w:rPr>
          <w:rFonts w:ascii="Courier New" w:hAnsi="Courier New" w:cs="Courier New"/>
          <w:b/>
          <w:sz w:val="22"/>
          <w:szCs w:val="22"/>
        </w:rPr>
        <w:t>} {:</w:t>
      </w:r>
      <w:proofErr w:type="spellStart"/>
      <w:r>
        <w:rPr>
          <w:rFonts w:ascii="Courier New" w:hAnsi="Courier New" w:cs="Courier New"/>
          <w:b/>
          <w:sz w:val="22"/>
          <w:szCs w:val="22"/>
        </w:rPr>
        <w:t>infile</w:t>
      </w:r>
      <w:ins w:id="5666" w:author="John Clevenger" w:date="2022-12-15T16:53:00Z">
        <w:r w:rsidR="00952F62">
          <w:rPr>
            <w:rFonts w:ascii="Courier New" w:hAnsi="Courier New" w:cs="Courier New"/>
            <w:b/>
            <w:sz w:val="22"/>
            <w:szCs w:val="22"/>
          </w:rPr>
          <w:t>name</w:t>
        </w:r>
      </w:ins>
      <w:proofErr w:type="spellEnd"/>
      <w:r>
        <w:rPr>
          <w:rFonts w:ascii="Courier New" w:hAnsi="Courier New" w:cs="Courier New"/>
          <w:b/>
          <w:sz w:val="22"/>
          <w:szCs w:val="22"/>
        </w:rPr>
        <w:t>}</w:t>
      </w:r>
      <w:r w:rsidR="00B67E35">
        <w:rPr>
          <w:rFonts w:ascii="Courier New" w:hAnsi="Courier New" w:cs="Courier New"/>
          <w:b/>
          <w:sz w:val="22"/>
          <w:szCs w:val="22"/>
        </w:rPr>
        <w:t xml:space="preserve"> {:</w:t>
      </w:r>
      <w:proofErr w:type="spellStart"/>
      <w:r w:rsidR="00B67E35">
        <w:rPr>
          <w:rFonts w:ascii="Courier New" w:hAnsi="Courier New" w:cs="Courier New"/>
          <w:b/>
          <w:sz w:val="22"/>
          <w:szCs w:val="22"/>
        </w:rPr>
        <w:t>ansfile</w:t>
      </w:r>
      <w:ins w:id="5667" w:author="John Clevenger" w:date="2022-12-15T16:53:00Z">
        <w:r w:rsidR="00952F62">
          <w:rPr>
            <w:rFonts w:ascii="Courier New" w:hAnsi="Courier New" w:cs="Courier New"/>
            <w:b/>
            <w:sz w:val="22"/>
            <w:szCs w:val="22"/>
          </w:rPr>
          <w:t>name</w:t>
        </w:r>
      </w:ins>
      <w:proofErr w:type="spellEnd"/>
      <w:r w:rsidR="00B67E35">
        <w:rPr>
          <w:rFonts w:ascii="Courier New" w:hAnsi="Courier New" w:cs="Courier New"/>
          <w:b/>
          <w:sz w:val="22"/>
          <w:szCs w:val="22"/>
        </w:rPr>
        <w:t>} {:</w:t>
      </w:r>
      <w:proofErr w:type="spellStart"/>
      <w:r>
        <w:rPr>
          <w:rFonts w:ascii="Courier New" w:hAnsi="Courier New" w:cs="Courier New"/>
          <w:b/>
          <w:sz w:val="22"/>
          <w:szCs w:val="22"/>
        </w:rPr>
        <w:t>feedbackdir</w:t>
      </w:r>
      <w:proofErr w:type="spellEnd"/>
      <w:r w:rsidR="00B67E35">
        <w:rPr>
          <w:rFonts w:ascii="Courier New" w:hAnsi="Courier New" w:cs="Courier New"/>
          <w:b/>
          <w:sz w:val="22"/>
          <w:szCs w:val="22"/>
        </w:rPr>
        <w:t xml:space="preserve">} </w:t>
      </w:r>
      <w:proofErr w:type="spellStart"/>
      <w:r w:rsidR="004F36D8">
        <w:rPr>
          <w:rFonts w:ascii="Courier New" w:hAnsi="Courier New" w:cs="Courier New"/>
          <w:b/>
          <w:sz w:val="22"/>
          <w:szCs w:val="22"/>
        </w:rPr>
        <w:t>myOpt</w:t>
      </w:r>
      <w:proofErr w:type="spellEnd"/>
      <w:r>
        <w:rPr>
          <w:rFonts w:ascii="Courier New" w:hAnsi="Courier New" w:cs="Courier New"/>
          <w:b/>
          <w:sz w:val="22"/>
          <w:szCs w:val="22"/>
        </w:rPr>
        <w:t>=99</w:t>
      </w:r>
    </w:p>
    <w:p w14:paraId="3192C870" w14:textId="77777777" w:rsidR="00ED55BB" w:rsidRDefault="00ED55BB" w:rsidP="00407929">
      <w:pPr>
        <w:spacing w:before="240"/>
        <w:ind w:firstLine="720"/>
        <w:jc w:val="both"/>
      </w:pPr>
      <w:r>
        <w:t>“</w:t>
      </w:r>
      <w:proofErr w:type="spellStart"/>
      <w:r w:rsidR="006D3EF9">
        <w:rPr>
          <w:rFonts w:ascii="Courier New" w:hAnsi="Courier New" w:cs="Courier New"/>
          <w:b/>
          <w:sz w:val="22"/>
          <w:szCs w:val="22"/>
        </w:rPr>
        <w:t>m</w:t>
      </w:r>
      <w:r w:rsidR="004F36D8">
        <w:rPr>
          <w:rFonts w:ascii="Courier New" w:hAnsi="Courier New" w:cs="Courier New"/>
          <w:b/>
          <w:sz w:val="22"/>
          <w:szCs w:val="22"/>
        </w:rPr>
        <w:t>yOpt</w:t>
      </w:r>
      <w:proofErr w:type="spellEnd"/>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2E5FA42B"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del w:id="5668" w:author="John Clevenger" w:date="2022-06-15T17:00:00Z">
        <w:r w:rsidR="00D256DF" w:rsidDel="006058BB">
          <w:delText>:</w:delText>
        </w:r>
        <w:r w:rsidR="00481474" w:rsidDel="006058BB">
          <w:delText xml:space="preserve">  </w:delText>
        </w:r>
        <w:r w:rsidR="00481474" w:rsidDel="006058BB">
          <w:rPr>
            <w:rFonts w:ascii="Arial" w:hAnsi="Arial" w:cs="Arial"/>
            <w:b/>
            <w:bCs/>
            <w:sz w:val="20"/>
          </w:rPr>
          <w:delText>{</w:delText>
        </w:r>
      </w:del>
      <w:ins w:id="5669" w:author="John Clevenger" w:date="2022-06-15T17:00:00Z">
        <w:r w:rsidR="006058BB">
          <w:t xml:space="preserve">: </w:t>
        </w:r>
        <w:proofErr w:type="gramStart"/>
        <w:r w:rsidR="006058BB" w:rsidRPr="006058BB">
          <w:rPr>
            <w:b/>
            <w:bCs/>
            <w:rPrChange w:id="5670" w:author="John Clevenger" w:date="2022-06-15T17:00:00Z">
              <w:rPr/>
            </w:rPrChange>
          </w:rPr>
          <w:t>{</w:t>
        </w:r>
      </w:ins>
      <w:r w:rsidR="00481474" w:rsidRPr="006058BB">
        <w:rPr>
          <w:rFonts w:ascii="Arial" w:hAnsi="Arial" w:cs="Arial"/>
          <w:b/>
          <w:bCs/>
          <w:sz w:val="20"/>
        </w:rPr>
        <w:t>:</w:t>
      </w:r>
      <w:proofErr w:type="spellStart"/>
      <w:r w:rsidR="00481474" w:rsidRPr="006058BB">
        <w:rPr>
          <w:rFonts w:ascii="Arial" w:hAnsi="Arial" w:cs="Arial"/>
          <w:b/>
          <w:bCs/>
          <w:sz w:val="20"/>
        </w:rPr>
        <w:t>infile</w:t>
      </w:r>
      <w:proofErr w:type="spellEnd"/>
      <w:proofErr w:type="gramEnd"/>
      <w:r w:rsidR="00481474" w:rsidRPr="006058BB">
        <w:rPr>
          <w:rFonts w:ascii="Arial" w:hAnsi="Arial" w:cs="Arial"/>
          <w:b/>
          <w:bCs/>
          <w:sz w:val="20"/>
        </w:rPr>
        <w:t>}</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0AA1557" w:rsidR="00481474" w:rsidRDefault="00481474">
            <w:pPr>
              <w:jc w:val="center"/>
              <w:rPr>
                <w:rFonts w:ascii="Courier New" w:hAnsi="Courier New"/>
                <w:b/>
                <w:sz w:val="22"/>
              </w:rPr>
            </w:pPr>
            <w:proofErr w:type="spellStart"/>
            <w:r>
              <w:rPr>
                <w:rFonts w:ascii="Courier New" w:hAnsi="Courier New"/>
                <w:b/>
                <w:sz w:val="22"/>
              </w:rPr>
              <w:t>infile</w:t>
            </w:r>
            <w:ins w:id="5671" w:author="John Clevenger" w:date="2022-12-15T16:49:00Z">
              <w:r w:rsidR="00952F62">
                <w:rPr>
                  <w:rFonts w:ascii="Courier New" w:hAnsi="Courier New"/>
                  <w:b/>
                  <w:sz w:val="22"/>
                </w:rPr>
                <w:t>name</w:t>
              </w:r>
            </w:ins>
            <w:proofErr w:type="spellEnd"/>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w:t>
            </w:r>
            <w:proofErr w:type="gramStart"/>
            <w:r w:rsidR="00B41F71">
              <w:t>files</w:t>
            </w:r>
            <w:proofErr w:type="gramEnd"/>
            <w:r w:rsidR="00B41F71">
              <w:t xml:space="preserve">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proofErr w:type="spellStart"/>
            <w:r>
              <w:rPr>
                <w:rFonts w:ascii="Courier New" w:hAnsi="Courier New" w:cs="Courier New"/>
                <w:b/>
                <w:bCs/>
                <w:sz w:val="22"/>
              </w:rPr>
              <w:t>outfile</w:t>
            </w:r>
            <w:proofErr w:type="spellEnd"/>
          </w:p>
        </w:tc>
        <w:tc>
          <w:tcPr>
            <w:tcW w:w="6376" w:type="dxa"/>
            <w:vAlign w:val="center"/>
          </w:tcPr>
          <w:p w14:paraId="346356F6" w14:textId="77777777" w:rsidR="00481474" w:rsidRDefault="00481474">
            <w:pPr>
              <w:jc w:val="both"/>
            </w:pPr>
            <w:r>
              <w:t xml:space="preserve">Represents the output sent to </w:t>
            </w:r>
            <w:proofErr w:type="spellStart"/>
            <w:r>
              <w:rPr>
                <w:i/>
                <w:iCs/>
              </w:rPr>
              <w:t>stdout</w:t>
            </w:r>
            <w:proofErr w:type="spellEnd"/>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21A129A7" w:rsidR="00481474" w:rsidRDefault="00481474">
            <w:pPr>
              <w:jc w:val="center"/>
              <w:rPr>
                <w:rFonts w:ascii="Courier New" w:hAnsi="Courier New" w:cs="Courier New"/>
                <w:b/>
                <w:bCs/>
                <w:sz w:val="22"/>
              </w:rPr>
            </w:pPr>
            <w:proofErr w:type="spellStart"/>
            <w:r>
              <w:rPr>
                <w:rFonts w:ascii="Courier New" w:hAnsi="Courier New" w:cs="Courier New"/>
                <w:b/>
                <w:bCs/>
                <w:sz w:val="22"/>
              </w:rPr>
              <w:t>ansfile</w:t>
            </w:r>
            <w:ins w:id="5672" w:author="John Clevenger" w:date="2022-12-15T16:49:00Z">
              <w:r w:rsidR="00952F62">
                <w:rPr>
                  <w:rFonts w:ascii="Courier New" w:hAnsi="Courier New" w:cs="Courier New"/>
                  <w:b/>
                  <w:bCs/>
                  <w:sz w:val="22"/>
                </w:rPr>
                <w:t>name</w:t>
              </w:r>
            </w:ins>
            <w:proofErr w:type="spellEnd"/>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proofErr w:type="spellStart"/>
            <w:r>
              <w:rPr>
                <w:rFonts w:ascii="Courier New" w:hAnsi="Courier New" w:cs="Courier New"/>
                <w:b/>
                <w:bCs/>
                <w:sz w:val="22"/>
              </w:rPr>
              <w:t>resfile</w:t>
            </w:r>
            <w:proofErr w:type="spellEnd"/>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proofErr w:type="spellStart"/>
            <w:r>
              <w:rPr>
                <w:rFonts w:ascii="Courier New" w:hAnsi="Courier New" w:cs="Courier New"/>
                <w:b/>
                <w:bCs/>
                <w:sz w:val="22"/>
              </w:rPr>
              <w:t>feedbackDir</w:t>
            </w:r>
            <w:proofErr w:type="spellEnd"/>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6CE84838"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w:t>
      </w:r>
      <w:del w:id="5673" w:author="John Clevenger" w:date="2022-06-15T17:00:00Z">
        <w:r w:rsidDel="006058BB">
          <w:delText>actually be</w:delText>
        </w:r>
      </w:del>
      <w:ins w:id="5674" w:author="John Clevenger" w:date="2022-06-15T17:00:00Z">
        <w:r w:rsidR="006058BB">
          <w:t>be</w:t>
        </w:r>
      </w:ins>
      <w:r>
        <w:t xml:space="preserv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w:t>
      </w:r>
      <w:r>
        <w:lastRenderedPageBreak/>
        <w:t xml:space="preserve">correctness of a team’s output, and </w:t>
      </w:r>
      <w:del w:id="5675" w:author="John Clevenger" w:date="2022-06-15T17:01:00Z">
        <w:r w:rsidDel="006058BB">
          <w:delText>a completely separate</w:delText>
        </w:r>
      </w:del>
      <w:ins w:id="5676" w:author="John Clevenger" w:date="2022-06-15T17:01:00Z">
        <w:r w:rsidR="006058BB">
          <w:t>a separate</w:t>
        </w:r>
      </w:ins>
      <w:r>
        <w:t xml:space="preserv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64"/>
      </w:r>
      <w:r>
        <w:t xml:space="preserve">  </w:t>
      </w:r>
    </w:p>
    <w:p w14:paraId="1E1EFE38" w14:textId="77777777" w:rsidR="00B67E35" w:rsidRDefault="00B67E35" w:rsidP="00B67E35">
      <w:pPr>
        <w:spacing w:before="240"/>
        <w:ind w:firstLine="720"/>
        <w:jc w:val="both"/>
      </w:pPr>
      <w:r>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proofErr w:type="gramStart"/>
      <w:r>
        <w:rPr>
          <w:rFonts w:ascii="Courier New" w:hAnsi="Courier New" w:cs="Courier New"/>
          <w:b/>
          <w:bCs/>
          <w:sz w:val="22"/>
        </w:rPr>
        <w:t>analyze  {</w:t>
      </w:r>
      <w:proofErr w:type="gramEnd"/>
      <w:r>
        <w:rPr>
          <w:rFonts w:ascii="Courier New" w:hAnsi="Courier New" w:cs="Courier New"/>
          <w:b/>
          <w:bCs/>
          <w:sz w:val="22"/>
        </w:rPr>
        <w:t>:validator} {:</w:t>
      </w:r>
      <w:proofErr w:type="spellStart"/>
      <w:r>
        <w:rPr>
          <w:rFonts w:ascii="Courier New" w:hAnsi="Courier New" w:cs="Courier New"/>
          <w:b/>
          <w:bCs/>
          <w:sz w:val="22"/>
        </w:rPr>
        <w:t>outfile</w:t>
      </w:r>
      <w:proofErr w:type="spellEnd"/>
      <w:r>
        <w:rPr>
          <w:rFonts w:ascii="Courier New" w:hAnsi="Courier New" w:cs="Courier New"/>
          <w:b/>
          <w:bCs/>
          <w:sz w:val="22"/>
        </w:rPr>
        <w:t xml:space="preserv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w:t>
      </w:r>
      <w:proofErr w:type="gramStart"/>
      <w:r w:rsidR="00D331E4" w:rsidRPr="00652186">
        <w:rPr>
          <w:rFonts w:ascii="Courier New" w:hAnsi="Courier New" w:cs="Courier New"/>
          <w:b/>
          <w:sz w:val="20"/>
        </w:rPr>
        <w:t>jar</w:t>
      </w:r>
      <w:r w:rsidR="00D331E4">
        <w:t xml:space="preserve"> ”</w:t>
      </w:r>
      <w:proofErr w:type="gramEnd"/>
      <w:r w:rsidR="00D331E4">
        <w:t xml:space="preserve">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4FD258FA" w:rsidR="003E7560" w:rsidRDefault="00BE681D" w:rsidP="00BE681D">
      <w:pPr>
        <w:spacing w:before="240"/>
        <w:ind w:firstLine="720"/>
        <w:jc w:val="both"/>
      </w:pPr>
      <w:r>
        <w:t>There are two such validator interface standards in common use today.</w:t>
      </w:r>
      <w:r>
        <w:rPr>
          <w:rStyle w:val="FootnoteReference"/>
        </w:rPr>
        <w:footnoteReference w:id="65"/>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6"/>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w:t>
      </w:r>
      <w:del w:id="5677" w:author="John Clevenger" w:date="2022-06-21T12:07:00Z">
        <w:r w:rsidR="003E7560" w:rsidDel="007E5632">
          <w:delText>a number of</w:delText>
        </w:r>
      </w:del>
      <w:ins w:id="5678" w:author="John Clevenger" w:date="2022-06-21T12:07:00Z">
        <w:r w:rsidR="007E5632">
          <w:t>several</w:t>
        </w:r>
      </w:ins>
      <w:r w:rsidR="003E7560">
        <w:t xml:space="preserve">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4D046BBF"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ins w:id="5679" w:author="John Clevenger" w:date="2022-06-15T17:02: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r w:rsidR="006058BB" w:rsidRPr="006058BB" w:rsidDel="006058BB">
          <w:t xml:space="preserve"> </w:t>
        </w:r>
      </w:ins>
      <w:del w:id="5680" w:author="John Clevenger" w:date="2022-06-15T17:02:00Z">
        <w:r w:rsidR="00D06049" w:rsidDel="006058BB">
          <w:fldChar w:fldCharType="begin"/>
        </w:r>
        <w:r w:rsidR="00D06049" w:rsidDel="006058BB">
          <w:delInstrText xml:space="preserve"> HYPERLINK "https://clics.ecs.baylor.edu/index.php/Problem_format%23Validators" </w:delInstrText>
        </w:r>
        <w:r w:rsidR="00D06049" w:rsidDel="006058BB">
          <w:fldChar w:fldCharType="separate"/>
        </w:r>
      </w:del>
      <w:r w:rsidR="005A0BAC">
        <w:rPr>
          <w:b/>
          <w:bCs/>
        </w:rPr>
        <w:t>Error! Hyperlink reference not valid.</w:t>
      </w:r>
      <w:del w:id="5681" w:author="John Clevenger" w:date="2022-06-15T17:02:00Z">
        <w:r w:rsidR="00D06049" w:rsidDel="006058BB">
          <w:rPr>
            <w:color w:val="5B9BD5"/>
          </w:rPr>
          <w:fldChar w:fldCharType="end"/>
        </w:r>
      </w:del>
      <w:r w:rsidR="00BE681D">
        <w:t xml:space="preserve"> </w:t>
      </w:r>
      <w:del w:id="5682" w:author="John Clevenger" w:date="2022-06-15T17:02:00Z">
        <w:r w:rsidR="00BE681D" w:rsidDel="006058BB">
          <w:delText xml:space="preserve">on the CLICS Wiki </w:delText>
        </w:r>
      </w:del>
      <w:r w:rsidR="00BE681D">
        <w:t xml:space="preserve">as well as </w:t>
      </w:r>
      <w:ins w:id="5683" w:author="John Clevenger" w:date="2022-06-15T17:04:00Z">
        <w:r w:rsidR="001C67CF">
          <w:fldChar w:fldCharType="begin"/>
        </w:r>
        <w:r w:rsidR="001C67CF">
          <w:instrText xml:space="preserve"> HYPERLINK "https://github.com/pc2ccs/pc2v9/wiki/Custom-Validators" </w:instrText>
        </w:r>
        <w:r w:rsidR="001C67CF">
          <w:fldChar w:fldCharType="separate"/>
        </w:r>
        <w:r w:rsidR="001C67CF" w:rsidRPr="001C67CF">
          <w:rPr>
            <w:rStyle w:val="Hyperlink"/>
          </w:rPr>
          <w:t>https://github.com/pc2ccs/pc2v9/wiki/Custom-Validators</w:t>
        </w:r>
        <w:r w:rsidR="001C67CF">
          <w:fldChar w:fldCharType="end"/>
        </w:r>
      </w:ins>
      <w:del w:id="5684" w:author="John Clevenger" w:date="2022-06-15T17:03:00Z">
        <w:r w:rsidR="00D06049" w:rsidDel="001C67CF">
          <w:fldChar w:fldCharType="begin"/>
        </w:r>
        <w:r w:rsidR="00D06049" w:rsidDel="001C67CF">
          <w:delInstrText xml:space="preserve"> HYPERLINK "https://pc2.ecs.csus.edu/wiki/Validator" \l "CLICS_Output_Validator" </w:delInstrText>
        </w:r>
        <w:r w:rsidR="00D06049" w:rsidDel="001C67CF">
          <w:fldChar w:fldCharType="separate"/>
        </w:r>
      </w:del>
      <w:r w:rsidR="005A0BAC">
        <w:rPr>
          <w:b/>
          <w:bCs/>
        </w:rPr>
        <w:t>Error! Hyperlink reference not valid.</w:t>
      </w:r>
      <w:del w:id="5685" w:author="John Clevenger" w:date="2022-06-15T17:03:00Z">
        <w:r w:rsidR="00D06049" w:rsidDel="001C67CF">
          <w:rPr>
            <w:color w:val="5B9BD5"/>
          </w:rPr>
          <w:fldChar w:fldCharType="end"/>
        </w:r>
      </w:del>
      <w:del w:id="5686" w:author="John Clevenger" w:date="2022-06-15T17:04:00Z">
        <w:r w:rsidR="00BE681D" w:rsidDel="001C67CF">
          <w:delText xml:space="preserve"> on the PC</w:delText>
        </w:r>
        <w:r w:rsidR="00BE681D" w:rsidRPr="00652186" w:rsidDel="001C67CF">
          <w:rPr>
            <w:vertAlign w:val="superscript"/>
          </w:rPr>
          <w:delText>2</w:delText>
        </w:r>
        <w:r w:rsidR="00BE681D" w:rsidDel="001C67CF">
          <w:delText xml:space="preserve"> Wiki</w:delText>
        </w:r>
      </w:del>
      <w:r w:rsidR="00BE681D">
        <w:t xml:space="preserve">).  </w:t>
      </w:r>
    </w:p>
    <w:p w14:paraId="7D0C7BCA" w14:textId="77777777" w:rsidR="00481474" w:rsidRDefault="00BE681D">
      <w:pPr>
        <w:spacing w:before="240"/>
        <w:ind w:firstLine="720"/>
        <w:jc w:val="both"/>
      </w:pPr>
      <w:r>
        <w:lastRenderedPageBreak/>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w:t>
      </w:r>
      <w:proofErr w:type="gramEnd"/>
      <w:r w:rsidR="0081297D">
        <w:rPr>
          <w:rFonts w:ascii="Arial" w:hAnsi="Arial" w:cs="Arial"/>
          <w:b/>
          <w:u w:val="single"/>
        </w:rPr>
        <w:t xml:space="preserve">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proofErr w:type="gramStart"/>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proofErr w:type="gramEnd"/>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lastRenderedPageBreak/>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0048E18D"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proofErr w:type="gramStart"/>
      <w:r>
        <w:rPr>
          <w:rFonts w:ascii="Times New Roman" w:hAnsi="Times New Roman" w:cs="Times New Roman"/>
          <w:vertAlign w:val="superscript"/>
        </w:rPr>
        <w:t xml:space="preserve">2  </w:t>
      </w:r>
      <w:r>
        <w:rPr>
          <w:rFonts w:ascii="Times New Roman" w:hAnsi="Times New Roman" w:cs="Times New Roman"/>
        </w:rPr>
        <w:t>through</w:t>
      </w:r>
      <w:proofErr w:type="gramEnd"/>
      <w:r>
        <w:rPr>
          <w:rFonts w:ascii="Times New Roman" w:hAnsi="Times New Roman" w:cs="Times New Roman"/>
        </w:rPr>
        <w:t xml:space="preserve"> the use respectively of the  </w:t>
      </w:r>
      <w:r>
        <w:rPr>
          <w:rFonts w:ascii="Arial" w:hAnsi="Arial" w:cs="Arial"/>
          <w:b/>
          <w:bCs/>
          <w:sz w:val="20"/>
        </w:rPr>
        <w:t>{:</w:t>
      </w:r>
      <w:proofErr w:type="spellStart"/>
      <w:r>
        <w:rPr>
          <w:rFonts w:ascii="Arial" w:hAnsi="Arial" w:cs="Arial"/>
          <w:b/>
          <w:bCs/>
          <w:sz w:val="20"/>
        </w:rPr>
        <w:t>infile</w:t>
      </w:r>
      <w:ins w:id="5687" w:author="John Clevenger" w:date="2022-12-15T16:51:00Z">
        <w:r w:rsidR="00952F62">
          <w:rPr>
            <w:rFonts w:ascii="Arial" w:hAnsi="Arial" w:cs="Arial"/>
            <w:b/>
            <w:bCs/>
            <w:sz w:val="20"/>
          </w:rPr>
          <w:t>name</w:t>
        </w:r>
      </w:ins>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outfile</w:t>
      </w:r>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ansfile</w:t>
      </w:r>
      <w:ins w:id="5688" w:author="John Clevenger" w:date="2022-12-15T16:51:00Z">
        <w:r w:rsidR="00952F62">
          <w:rPr>
            <w:rFonts w:ascii="Arial" w:hAnsi="Arial" w:cs="Arial"/>
            <w:b/>
            <w:bCs/>
            <w:sz w:val="20"/>
          </w:rPr>
          <w:t>name</w:t>
        </w:r>
      </w:ins>
      <w:proofErr w:type="spellEnd"/>
      <w:r>
        <w:rPr>
          <w:rFonts w:ascii="Arial" w:hAnsi="Arial" w:cs="Arial"/>
          <w:b/>
          <w:bCs/>
          <w:sz w:val="20"/>
        </w:rPr>
        <w:t>}</w:t>
      </w:r>
      <w:r>
        <w:rPr>
          <w:rFonts w:ascii="Times New Roman" w:hAnsi="Times New Roman" w:cs="Times New Roman"/>
        </w:rPr>
        <w:t xml:space="preserve">,  and  </w:t>
      </w:r>
      <w:r>
        <w:rPr>
          <w:rFonts w:ascii="Arial" w:hAnsi="Arial" w:cs="Arial"/>
          <w:b/>
          <w:bCs/>
          <w:sz w:val="20"/>
        </w:rPr>
        <w:t>{:</w:t>
      </w:r>
      <w:proofErr w:type="spellStart"/>
      <w:r>
        <w:rPr>
          <w:rFonts w:ascii="Arial" w:hAnsi="Arial" w:cs="Arial"/>
          <w:b/>
          <w:bCs/>
          <w:sz w:val="20"/>
        </w:rPr>
        <w:t>resfile</w:t>
      </w:r>
      <w:proofErr w:type="spellEnd"/>
      <w:r>
        <w:rPr>
          <w:rFonts w:ascii="Arial" w:hAnsi="Arial" w:cs="Arial"/>
          <w:b/>
          <w:bCs/>
          <w:sz w:val="20"/>
        </w:rPr>
        <w:t>}</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w:t>
      </w:r>
      <w:proofErr w:type="gramStart"/>
      <w:r>
        <w:rPr>
          <w:rFonts w:ascii="Times New Roman" w:hAnsi="Times New Roman" w:cs="Times New Roman"/>
        </w:rPr>
        <w:t>current  directory</w:t>
      </w:r>
      <w:proofErr w:type="gramEnd"/>
      <w:r>
        <w:rPr>
          <w:rFonts w:ascii="Times New Roman" w:hAnsi="Times New Roman" w:cs="Times New Roman"/>
        </w:rPr>
        <w:t xml:space="preserve">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593ADF11"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proofErr w:type="spellStart"/>
      <w:r w:rsidR="00652186">
        <w:rPr>
          <w:rFonts w:ascii="Courier New" w:hAnsi="Courier New" w:cs="Courier New"/>
          <w:b/>
          <w:sz w:val="22"/>
          <w:szCs w:val="22"/>
        </w:rPr>
        <w:t>MyOption</w:t>
      </w:r>
      <w:proofErr w:type="spellEnd"/>
      <w:r w:rsidR="00652186">
        <w:rPr>
          <w:rFonts w:ascii="Courier New" w:hAnsi="Courier New" w:cs="Courier New"/>
          <w:b/>
          <w:sz w:val="22"/>
          <w:szCs w:val="22"/>
        </w:rPr>
        <w:t>=99</w:t>
      </w:r>
      <w:r w:rsidR="00FF672E" w:rsidRPr="00FF672E">
        <w:t xml:space="preserve">” </w:t>
      </w:r>
      <w:r w:rsidR="00652186">
        <w:t>is</w:t>
      </w:r>
      <w:r w:rsidR="00FF672E" w:rsidRPr="00FF672E">
        <w:t xml:space="preserve"> passed to the validator (</w:t>
      </w:r>
      <w:r w:rsidR="00652186">
        <w:t xml:space="preserve">this is a specific example; any set of additional arguments can be passed on the command line </w:t>
      </w:r>
      <w:del w:id="5689" w:author="John Clevenger" w:date="2022-06-15T17:05:00Z">
        <w:r w:rsidR="00652186" w:rsidDel="001C67CF">
          <w:delText>as long as</w:delText>
        </w:r>
      </w:del>
      <w:ins w:id="5690" w:author="John Clevenger" w:date="2022-06-15T17:05:00Z">
        <w:r w:rsidR="001C67CF">
          <w:t>if</w:t>
        </w:r>
      </w:ins>
      <w:r w:rsidR="00652186">
        <w:t xml:space="preserve">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proofErr w:type="gramStart"/>
      <w:r w:rsidR="00481474">
        <w:rPr>
          <w:rFonts w:ascii="Arial" w:hAnsi="Arial" w:cs="Arial"/>
          <w:b/>
          <w:u w:val="single"/>
        </w:rPr>
        <w:t>Result  Interface</w:t>
      </w:r>
      <w:proofErr w:type="gramEnd"/>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7"/>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w:t>
      </w:r>
      <w:proofErr w:type="gramStart"/>
      <w:r>
        <w:rPr>
          <w:rFonts w:ascii="Courier New" w:hAnsi="Courier New" w:cs="Courier New"/>
          <w:b/>
          <w:bCs/>
          <w:sz w:val="20"/>
        </w:rPr>
        <w:t>result  outcome</w:t>
      </w:r>
      <w:proofErr w:type="gramEnd"/>
      <w:r>
        <w:rPr>
          <w:rFonts w:ascii="Courier New" w:hAnsi="Courier New" w:cs="Courier New"/>
          <w:b/>
          <w:bCs/>
          <w:sz w:val="20"/>
        </w:rPr>
        <w:t xml:space="preserv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lastRenderedPageBreak/>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proofErr w:type="gramStart"/>
      <w:r w:rsidR="00481474">
        <w:rPr>
          <w:rFonts w:ascii="Arial" w:hAnsi="Arial" w:cs="Arial"/>
          <w:b/>
          <w:u w:val="single"/>
          <w:vertAlign w:val="superscript"/>
        </w:rPr>
        <w:t>2</w:t>
      </w:r>
      <w:r w:rsidR="00481474">
        <w:rPr>
          <w:rFonts w:ascii="Arial" w:hAnsi="Arial" w:cs="Arial"/>
          <w:b/>
          <w:u w:val="single"/>
        </w:rPr>
        <w:t xml:space="preserve">  Extensions</w:t>
      </w:r>
      <w:proofErr w:type="gramEnd"/>
      <w:r w:rsidR="00481474">
        <w:rPr>
          <w:rFonts w:ascii="Arial" w:hAnsi="Arial" w:cs="Arial"/>
          <w:b/>
          <w:u w:val="single"/>
        </w:rPr>
        <w:t xml:space="preserve"> </w:t>
      </w:r>
    </w:p>
    <w:p w14:paraId="36C2C637" w14:textId="338CB7A5"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w:t>
      </w:r>
      <w:del w:id="5691" w:author="John Clevenger" w:date="2022-06-15T17:06:00Z">
        <w:r w:rsidDel="001C67CF">
          <w:delText xml:space="preserve">XML  </w:delText>
        </w:r>
        <w:r w:rsidDel="001C67CF">
          <w:rPr>
            <w:rFonts w:ascii="Courier New" w:hAnsi="Courier New" w:cs="Courier New"/>
            <w:b/>
            <w:bCs/>
            <w:sz w:val="20"/>
          </w:rPr>
          <w:delText>&lt;</w:delText>
        </w:r>
      </w:del>
      <w:ins w:id="5692" w:author="John Clevenger" w:date="2022-06-15T17:06:00Z">
        <w:r w:rsidR="001C67CF">
          <w:t>XML &lt;</w:t>
        </w:r>
      </w:ins>
      <w:r>
        <w:rPr>
          <w:rFonts w:ascii="Courier New" w:hAnsi="Courier New" w:cs="Courier New"/>
          <w:b/>
          <w:bCs/>
          <w:sz w:val="20"/>
        </w:rPr>
        <w:t xml:space="preserve">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6FFBF448"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xml:space="preserve">.  That </w:t>
      </w:r>
      <w:del w:id="5693" w:author="John Clevenger" w:date="2022-06-15T17:06:00Z">
        <w:r w:rsidDel="001C67CF">
          <w:delText>is,  PC</w:delText>
        </w:r>
      </w:del>
      <w:ins w:id="5694" w:author="John Clevenger" w:date="2022-06-15T17:06:00Z">
        <w:r w:rsidR="001C67CF">
          <w:t>is, PC</w:t>
        </w:r>
      </w:ins>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w:t>
      </w:r>
      <w:proofErr w:type="spellStart"/>
      <w:r>
        <w:rPr>
          <w:rFonts w:ascii="Arial" w:hAnsi="Arial" w:cs="Arial"/>
          <w:b/>
          <w:bCs/>
          <w:sz w:val="22"/>
        </w:rPr>
        <w:t>resfile</w:t>
      </w:r>
      <w:proofErr w:type="spellEnd"/>
      <w:r>
        <w:rPr>
          <w:rFonts w:ascii="Arial" w:hAnsi="Arial" w:cs="Arial"/>
          <w:b/>
          <w:bCs/>
          <w:sz w:val="22"/>
        </w:rPr>
        <w:t>"&gt;   string</w:t>
      </w:r>
      <w:proofErr w:type="gramStart"/>
      <w:r>
        <w:rPr>
          <w:rFonts w:ascii="Arial" w:hAnsi="Arial" w:cs="Arial"/>
          <w:b/>
          <w:bCs/>
          <w:sz w:val="22"/>
        </w:rPr>
        <w:t>2  &lt;</w:t>
      </w:r>
      <w:proofErr w:type="gramEnd"/>
      <w:r>
        <w:rPr>
          <w:rFonts w:ascii="Arial" w:hAnsi="Arial" w:cs="Arial"/>
          <w:b/>
          <w:bCs/>
          <w:sz w:val="22"/>
        </w:rPr>
        <w:t>/result&gt;</w:t>
      </w:r>
    </w:p>
    <w:p w14:paraId="07A4469E" w14:textId="77777777" w:rsidR="00481474" w:rsidRDefault="00481474">
      <w:pPr>
        <w:pStyle w:val="BodyText"/>
        <w:spacing w:before="240" w:after="0"/>
        <w:ind w:firstLine="720"/>
        <w:jc w:val="both"/>
      </w:pPr>
      <w:r>
        <w:lastRenderedPageBreak/>
        <w:t>where “</w:t>
      </w:r>
      <w:proofErr w:type="spellStart"/>
      <w:r>
        <w:rPr>
          <w:rFonts w:ascii="Arial" w:hAnsi="Arial" w:cs="Arial"/>
          <w:b/>
          <w:bCs/>
          <w:sz w:val="20"/>
        </w:rPr>
        <w:t>resfile</w:t>
      </w:r>
      <w:proofErr w:type="spellEnd"/>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w:t>
      </w:r>
      <w:proofErr w:type="gramStart"/>
      <w:r>
        <w:rPr>
          <w:rFonts w:ascii="Arial" w:hAnsi="Arial" w:cs="Arial"/>
          <w:b/>
          <w:bCs/>
          <w:sz w:val="20"/>
        </w:rPr>
        <w:t>2</w:t>
      </w:r>
      <w:r>
        <w:rPr>
          <w:rFonts w:ascii="Arial" w:hAnsi="Arial" w:cs="Arial"/>
          <w:b/>
          <w:bCs/>
          <w:sz w:val="22"/>
        </w:rPr>
        <w:t xml:space="preserve">  </w:t>
      </w:r>
      <w:r>
        <w:t>are</w:t>
      </w:r>
      <w:proofErr w:type="gramEnd"/>
      <w:r>
        <w:t xml:space="preserv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proofErr w:type="gramStart"/>
      <w:r>
        <w:rPr>
          <w:rFonts w:ascii="Arial" w:hAnsi="Arial" w:cs="Arial"/>
          <w:b/>
          <w:u w:val="single"/>
        </w:rPr>
        <w:t xml:space="preserve">E.5.2  </w:t>
      </w:r>
      <w:r w:rsidR="00C511BD">
        <w:rPr>
          <w:rFonts w:ascii="Arial" w:hAnsi="Arial" w:cs="Arial"/>
          <w:b/>
          <w:u w:val="single"/>
        </w:rPr>
        <w:t>Using</w:t>
      </w:r>
      <w:proofErr w:type="gramEnd"/>
      <w:r w:rsidR="00C511BD">
        <w:rPr>
          <w:rFonts w:ascii="Arial" w:hAnsi="Arial" w:cs="Arial"/>
          <w:b/>
          <w:u w:val="single"/>
        </w:rPr>
        <w:t xml:space="preserve">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proofErr w:type="gramStart"/>
      <w:r>
        <w:rPr>
          <w:rFonts w:ascii="Arial" w:hAnsi="Arial" w:cs="Arial"/>
          <w:b/>
          <w:u w:val="single"/>
        </w:rPr>
        <w:t xml:space="preserve">E.5.2.1  </w:t>
      </w:r>
      <w:r w:rsidR="000B10F8">
        <w:rPr>
          <w:rFonts w:ascii="Arial" w:hAnsi="Arial" w:cs="Arial"/>
          <w:b/>
          <w:u w:val="single"/>
        </w:rPr>
        <w:t>CLICS</w:t>
      </w:r>
      <w:proofErr w:type="gramEnd"/>
      <w:r w:rsidR="000B10F8">
        <w:rPr>
          <w:rFonts w:ascii="Arial" w:hAnsi="Arial" w:cs="Arial"/>
          <w:b/>
          <w:u w:val="single"/>
        </w:rPr>
        <w:t xml:space="preserve">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1BE02160"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w:t>
      </w:r>
      <w:del w:id="5695" w:author="John Clevenger" w:date="2022-06-15T17:06:00Z">
        <w:r w:rsidR="003137E5" w:rsidRPr="003137E5" w:rsidDel="001C67CF">
          <w:delText>in order to</w:delText>
        </w:r>
      </w:del>
      <w:ins w:id="5696" w:author="John Clevenger" w:date="2022-06-15T17:06:00Z">
        <w:r w:rsidR="001C67CF" w:rsidRPr="003137E5">
          <w:t>to</w:t>
        </w:r>
      </w:ins>
      <w:r w:rsidR="003137E5" w:rsidRPr="003137E5">
        <w:t xml:space="preserve"> report additional information on the validation of the output ﬁle. The </w:t>
      </w:r>
      <w:proofErr w:type="spellStart"/>
      <w:r w:rsidR="003137E5" w:rsidRPr="003137E5">
        <w:t>feedbackdir</w:t>
      </w:r>
      <w:proofErr w:type="spellEnd"/>
      <w:r w:rsidR="003137E5" w:rsidRPr="003137E5">
        <w:t xml:space="preserve"> must end with a path separator (typically '/' or '\' depending on operating system), so that simply appending a filename to </w:t>
      </w:r>
      <w:proofErr w:type="spellStart"/>
      <w:r w:rsidR="003137E5" w:rsidRPr="003137E5">
        <w:rPr>
          <w:b/>
        </w:rPr>
        <w:t>feedbackdir</w:t>
      </w:r>
      <w:proofErr w:type="spellEnd"/>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proofErr w:type="spellStart"/>
      <w:proofErr w:type="gramStart"/>
      <w:r w:rsidR="003137E5" w:rsidRPr="003137E5">
        <w:rPr>
          <w:b/>
        </w:rPr>
        <w:t>feedbackdir</w:t>
      </w:r>
      <w:proofErr w:type="spellEnd"/>
      <w:r w:rsidR="003137E5" w:rsidRPr="003137E5">
        <w:t xml:space="preserve"> </w:t>
      </w:r>
      <w:r w:rsidR="00C1745E">
        <w:t xml:space="preserve"> (</w:t>
      </w:r>
      <w:proofErr w:type="gramEnd"/>
      <w:r w:rsidR="00C1745E">
        <w:t xml:space="preserve">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lastRenderedPageBreak/>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043F6EF4" w:rsidR="00176138" w:rsidRPr="001C5AF5" w:rsidRDefault="00176138" w:rsidP="001C5AF5">
      <w:pPr>
        <w:spacing w:before="240"/>
        <w:ind w:firstLine="540"/>
        <w:jc w:val="both"/>
        <w:rPr>
          <w:rFonts w:ascii="Arial" w:hAnsi="Arial" w:cs="Arial"/>
          <w:b/>
          <w:sz w:val="22"/>
          <w:szCs w:val="22"/>
          <w:u w:val="single"/>
        </w:rPr>
      </w:pPr>
      <w:proofErr w:type="gramStart"/>
      <w:r w:rsidRPr="00176138">
        <w:rPr>
          <w:rFonts w:ascii="Courier New" w:hAnsi="Courier New" w:cs="Courier New"/>
          <w:b/>
          <w:color w:val="000000"/>
          <w:sz w:val="22"/>
          <w:szCs w:val="22"/>
        </w:rPr>
        <w:t>{:validator</w:t>
      </w:r>
      <w:proofErr w:type="gram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infile</w:t>
      </w:r>
      <w:ins w:id="5697" w:author="John Clevenger" w:date="2022-12-15T16:51:00Z">
        <w:r w:rsidR="00952F62">
          <w:rPr>
            <w:rFonts w:ascii="Courier New" w:hAnsi="Courier New" w:cs="Courier New"/>
            <w:b/>
            <w:color w:val="000000"/>
            <w:sz w:val="22"/>
            <w:szCs w:val="22"/>
          </w:rPr>
          <w:t>name</w:t>
        </w:r>
      </w:ins>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ansfile</w:t>
      </w:r>
      <w:ins w:id="5698" w:author="John Clevenger" w:date="2022-12-15T16:52:00Z">
        <w:r w:rsidR="00952F62">
          <w:rPr>
            <w:rFonts w:ascii="Courier New" w:hAnsi="Courier New" w:cs="Courier New"/>
            <w:b/>
            <w:color w:val="000000"/>
            <w:sz w:val="22"/>
            <w:szCs w:val="22"/>
          </w:rPr>
          <w:t>name</w:t>
        </w:r>
      </w:ins>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feedbackdir</w:t>
      </w:r>
      <w:proofErr w:type="spellEnd"/>
      <w:r w:rsidRPr="00176138">
        <w:rPr>
          <w:rFonts w:ascii="Courier New" w:hAnsi="Courier New" w:cs="Courier New"/>
          <w:b/>
          <w:color w:val="000000"/>
          <w:sz w:val="22"/>
          <w:szCs w:val="22"/>
        </w:rPr>
        <w:t>}</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proofErr w:type="spellStart"/>
      <w:r w:rsidR="001C5AF5">
        <w:rPr>
          <w:b/>
        </w:rPr>
        <w:t>feedbackDir</w:t>
      </w:r>
      <w:proofErr w:type="spellEnd"/>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w:t>
      </w:r>
      <w:proofErr w:type="gramStart"/>
      <w:r w:rsidR="006E42BE">
        <w:t>so</w:t>
      </w:r>
      <w:proofErr w:type="gramEnd"/>
      <w:r w:rsidR="006E42BE">
        <w:t xml:space="preserve"> for example the </w:t>
      </w:r>
      <w:r w:rsidR="006E42BE" w:rsidRPr="006E42BE">
        <w:rPr>
          <w:rFonts w:ascii="Arial" w:hAnsi="Arial" w:cs="Arial"/>
          <w:b/>
          <w:sz w:val="20"/>
        </w:rPr>
        <w:t>Validator Command Line</w:t>
      </w:r>
      <w:r w:rsidR="006E42BE">
        <w:t xml:space="preserve"> might instead look like:</w:t>
      </w:r>
    </w:p>
    <w:p w14:paraId="3CFB57BE" w14:textId="6A4DCD04" w:rsidR="006E42BE" w:rsidRPr="001C5AF5" w:rsidRDefault="006E42BE">
      <w:pPr>
        <w:spacing w:before="240"/>
        <w:jc w:val="both"/>
        <w:rPr>
          <w:rFonts w:ascii="Arial" w:hAnsi="Arial" w:cs="Arial"/>
          <w:b/>
          <w:sz w:val="22"/>
          <w:szCs w:val="22"/>
          <w:u w:val="single"/>
        </w:rPr>
        <w:pPrChange w:id="5699" w:author="John Clevenger" w:date="2022-12-15T16:52:00Z">
          <w:pPr>
            <w:spacing w:before="240"/>
            <w:ind w:firstLine="540"/>
            <w:jc w:val="both"/>
          </w:pPr>
        </w:pPrChange>
      </w:pPr>
      <w:proofErr w:type="gramStart"/>
      <w:r w:rsidRPr="00176138">
        <w:rPr>
          <w:rFonts w:ascii="Courier New" w:hAnsi="Courier New" w:cs="Courier New"/>
          <w:b/>
          <w:color w:val="000000"/>
          <w:sz w:val="22"/>
          <w:szCs w:val="22"/>
        </w:rPr>
        <w:t>{:validator</w:t>
      </w:r>
      <w:proofErr w:type="gramEnd"/>
      <w:r w:rsidRPr="00176138">
        <w:rPr>
          <w:rFonts w:ascii="Courier New" w:hAnsi="Courier New" w:cs="Courier New"/>
          <w:b/>
          <w:color w:val="000000"/>
          <w:sz w:val="22"/>
          <w:szCs w:val="22"/>
        </w:rPr>
        <w:t>}</w:t>
      </w:r>
      <w:ins w:id="5700" w:author="John Clevenger" w:date="2022-12-15T16:52:00Z">
        <w:r w:rsidR="00952F62">
          <w:rPr>
            <w:rFonts w:ascii="Courier New" w:hAnsi="Courier New" w:cs="Courier New"/>
            <w:b/>
            <w:color w:val="000000"/>
            <w:sz w:val="22"/>
            <w:szCs w:val="22"/>
          </w:rPr>
          <w:t xml:space="preserve"> </w:t>
        </w:r>
      </w:ins>
      <w:del w:id="5701"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infile</w:t>
      </w:r>
      <w:ins w:id="5702" w:author="John Clevenger" w:date="2022-12-15T16:52:00Z">
        <w:r w:rsidR="00952F62">
          <w:rPr>
            <w:rFonts w:ascii="Courier New" w:hAnsi="Courier New" w:cs="Courier New"/>
            <w:b/>
            <w:color w:val="000000"/>
            <w:sz w:val="22"/>
            <w:szCs w:val="22"/>
          </w:rPr>
          <w:t>name</w:t>
        </w:r>
      </w:ins>
      <w:proofErr w:type="spellEnd"/>
      <w:r w:rsidRPr="00176138">
        <w:rPr>
          <w:rFonts w:ascii="Courier New" w:hAnsi="Courier New" w:cs="Courier New"/>
          <w:b/>
          <w:color w:val="000000"/>
          <w:sz w:val="22"/>
          <w:szCs w:val="22"/>
        </w:rPr>
        <w:t>}</w:t>
      </w:r>
      <w:ins w:id="5703" w:author="John Clevenger" w:date="2022-12-15T16:52:00Z">
        <w:r w:rsidR="00952F62">
          <w:rPr>
            <w:rFonts w:ascii="Courier New" w:hAnsi="Courier New" w:cs="Courier New"/>
            <w:b/>
            <w:color w:val="000000"/>
            <w:sz w:val="22"/>
            <w:szCs w:val="22"/>
          </w:rPr>
          <w:t xml:space="preserve"> </w:t>
        </w:r>
      </w:ins>
      <w:del w:id="5704"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ansfile</w:t>
      </w:r>
      <w:ins w:id="5705" w:author="John Clevenger" w:date="2022-12-15T16:52:00Z">
        <w:r w:rsidR="00952F62">
          <w:rPr>
            <w:rFonts w:ascii="Courier New" w:hAnsi="Courier New" w:cs="Courier New"/>
            <w:b/>
            <w:color w:val="000000"/>
            <w:sz w:val="22"/>
            <w:szCs w:val="22"/>
          </w:rPr>
          <w:t>name</w:t>
        </w:r>
      </w:ins>
      <w:proofErr w:type="spellEnd"/>
      <w:r w:rsidRPr="00176138">
        <w:rPr>
          <w:rFonts w:ascii="Courier New" w:hAnsi="Courier New" w:cs="Courier New"/>
          <w:b/>
          <w:color w:val="000000"/>
          <w:sz w:val="22"/>
          <w:szCs w:val="22"/>
        </w:rPr>
        <w:t>}</w:t>
      </w:r>
      <w:ins w:id="5706" w:author="John Clevenger" w:date="2022-12-15T16:52:00Z">
        <w:r w:rsidR="00952F62">
          <w:rPr>
            <w:rFonts w:ascii="Courier New" w:hAnsi="Courier New" w:cs="Courier New"/>
            <w:b/>
            <w:color w:val="000000"/>
            <w:sz w:val="22"/>
            <w:szCs w:val="22"/>
          </w:rPr>
          <w:t xml:space="preserve"> </w:t>
        </w:r>
      </w:ins>
      <w:del w:id="5707"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feedbackdir</w:t>
      </w:r>
      <w:proofErr w:type="spellEnd"/>
      <w:r w:rsidRPr="00176138">
        <w:rPr>
          <w:rFonts w:ascii="Courier New" w:hAnsi="Courier New" w:cs="Courier New"/>
          <w:b/>
          <w:color w:val="000000"/>
          <w:sz w:val="22"/>
          <w:szCs w:val="22"/>
        </w:rPr>
        <w:t>}</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proofErr w:type="gramStart"/>
      <w:r>
        <w:rPr>
          <w:rFonts w:ascii="Arial" w:hAnsi="Arial" w:cs="Arial"/>
          <w:b/>
          <w:u w:val="single"/>
        </w:rPr>
        <w:t>Result  Interface</w:t>
      </w:r>
      <w:proofErr w:type="gramEnd"/>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14:paraId="7DE8F86F" w14:textId="77777777" w:rsidR="006530D9" w:rsidRDefault="006530D9" w:rsidP="006530D9">
      <w:pPr>
        <w:pStyle w:val="BodyText"/>
        <w:spacing w:before="240" w:after="0"/>
        <w:ind w:firstLine="720"/>
        <w:jc w:val="both"/>
      </w:pPr>
      <w:r>
        <w:lastRenderedPageBreak/>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4AD38FAD" w:rsidR="005429C7" w:rsidRDefault="005429C7" w:rsidP="006530D9">
      <w:pPr>
        <w:pStyle w:val="BodyText"/>
        <w:spacing w:before="240" w:after="0"/>
        <w:ind w:firstLine="720"/>
        <w:jc w:val="both"/>
      </w:pPr>
      <w:r>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w:t>
      </w:r>
      <w:proofErr w:type="gramStart"/>
      <w:r>
        <w:t>are</w:t>
      </w:r>
      <w:proofErr w:type="gramEnd"/>
      <w:r>
        <w:t xml:space="preserv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del w:id="5708" w:author="John Clevenger" w:date="2022-06-15T17:06:00Z">
        <w:r w:rsidRPr="005429C7" w:rsidDel="001C67CF">
          <w:rPr>
            <w:rFonts w:ascii="Arial" w:hAnsi="Arial" w:cs="Arial"/>
            <w:b/>
            <w:sz w:val="20"/>
          </w:rPr>
          <w:delText>judgement.txt</w:delText>
        </w:r>
        <w:r w:rsidDel="001C67CF">
          <w:delText xml:space="preserve">  file</w:delText>
        </w:r>
      </w:del>
      <w:ins w:id="5709" w:author="John Clevenger" w:date="2022-06-15T17:06:00Z">
        <w:r w:rsidR="001C67CF" w:rsidRPr="005429C7">
          <w:rPr>
            <w:rFonts w:ascii="Arial" w:hAnsi="Arial" w:cs="Arial"/>
            <w:b/>
            <w:sz w:val="20"/>
          </w:rPr>
          <w:t>judgement.txt</w:t>
        </w:r>
        <w:r w:rsidR="001C67CF">
          <w:t xml:space="preserve"> file</w:t>
        </w:r>
      </w:ins>
      <w:r>
        <w:t xml:space="preserv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956225">
      <w:pPr>
        <w:pStyle w:val="Appendix"/>
      </w:pPr>
      <w:bookmarkStart w:id="5710" w:name="_Toc261788253"/>
      <w:bookmarkStart w:id="5711" w:name="_Toc274153645"/>
      <w:bookmarkStart w:id="5712" w:name="_Toc274153781"/>
      <w:bookmarkStart w:id="5713" w:name="_Toc274154108"/>
      <w:bookmarkStart w:id="5714" w:name="_Toc132121045"/>
      <w:r>
        <w:lastRenderedPageBreak/>
        <w:t xml:space="preserve">Appendix </w:t>
      </w:r>
      <w:proofErr w:type="gramStart"/>
      <w:r w:rsidR="0057696E">
        <w:t>F</w:t>
      </w:r>
      <w:r>
        <w:t xml:space="preserve">  –</w:t>
      </w:r>
      <w:proofErr w:type="gramEnd"/>
      <w:r>
        <w:t xml:space="preserve">  Language Definitions</w:t>
      </w:r>
      <w:bookmarkEnd w:id="5710"/>
      <w:bookmarkEnd w:id="5711"/>
      <w:bookmarkEnd w:id="5712"/>
      <w:bookmarkEnd w:id="5713"/>
      <w:bookmarkEnd w:id="5714"/>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4D5421C2" w:rsidR="00481474" w:rsidRDefault="00481474">
      <w:pPr>
        <w:spacing w:before="240"/>
        <w:ind w:firstLine="720"/>
        <w:jc w:val="both"/>
      </w:pPr>
      <w:r>
        <w:t xml:space="preserve">In order to help in understanding how such language definitions work (and so that you will be better able to develop your own language definitions), it is useful to </w:t>
      </w:r>
      <w:del w:id="5715" w:author="John Clevenger" w:date="2022-06-15T17:07:00Z">
        <w:r w:rsidDel="00A455AA">
          <w:delText>understand  what</w:delText>
        </w:r>
      </w:del>
      <w:ins w:id="5716" w:author="John Clevenger" w:date="2022-06-15T17:07:00Z">
        <w:r w:rsidR="00A455AA">
          <w:t>understand what</w:t>
        </w:r>
      </w:ins>
      <w:r>
        <w:t xml:space="preserve"> it is that PC</w:t>
      </w:r>
      <w:r>
        <w:rPr>
          <w:vertAlign w:val="superscript"/>
        </w:rPr>
        <w:t>2</w:t>
      </w:r>
      <w:r>
        <w:t xml:space="preserve"> </w:t>
      </w:r>
      <w:r>
        <w:rPr>
          <w:i/>
          <w:iCs/>
        </w:rPr>
        <w:t xml:space="preserve">does </w:t>
      </w:r>
      <w:r>
        <w:t>with a language definition.  Language definitions are used by PC</w:t>
      </w:r>
      <w:proofErr w:type="gramStart"/>
      <w:r>
        <w:rPr>
          <w:vertAlign w:val="superscript"/>
        </w:rPr>
        <w:t xml:space="preserve">2 </w:t>
      </w:r>
      <w:r>
        <w:t xml:space="preserve"> in</w:t>
      </w:r>
      <w:proofErr w:type="gramEnd"/>
      <w:r>
        <w:t xml:space="preserve">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8"/>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3D8C566D" w:rsidR="00481474" w:rsidRDefault="00481474" w:rsidP="00C10D4E">
      <w:pPr>
        <w:numPr>
          <w:ilvl w:val="1"/>
          <w:numId w:val="9"/>
        </w:numPr>
        <w:spacing w:before="240"/>
        <w:ind w:right="713"/>
        <w:jc w:val="both"/>
      </w:pPr>
      <w:r>
        <w:t xml:space="preserve">If this is an EXECUTE operation on a Judge or Admin (as opposed to a TEST RUN on a Team), then if there was a “Validator” associated with the </w:t>
      </w:r>
      <w:del w:id="5723" w:author="John Clevenger" w:date="2022-06-15T17:07:00Z">
        <w:r w:rsidDel="00A455AA">
          <w:delText>problem,  then</w:delText>
        </w:r>
      </w:del>
      <w:ins w:id="5724" w:author="John Clevenger" w:date="2022-06-15T17:07:00Z">
        <w:r w:rsidR="00A455AA">
          <w:t>problem, then</w:t>
        </w:r>
      </w:ins>
      <w:r>
        <w:t xml:space="preserve">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 xml:space="preserve">The command specified as the “Validator Command Line” is executed, using validator command parameter substitutions as defined earlier in this manual (see the Appendix on </w:t>
      </w:r>
      <w:r w:rsidRPr="00D70CBC">
        <w:rPr>
          <w:b/>
          <w:bCs/>
          <w:rPrChange w:id="5725" w:author="John Clevenger" w:date="2022-06-22T12:44:00Z">
            <w:rPr/>
          </w:rPrChange>
        </w:rPr>
        <w:t>Validators</w:t>
      </w:r>
      <w:r>
        <w:t>).</w:t>
      </w:r>
    </w:p>
    <w:p w14:paraId="310B395F" w14:textId="77777777" w:rsidR="00481474" w:rsidRDefault="00481474" w:rsidP="00C10D4E">
      <w:pPr>
        <w:numPr>
          <w:ilvl w:val="2"/>
          <w:numId w:val="9"/>
        </w:numPr>
        <w:spacing w:before="240"/>
        <w:ind w:right="1073"/>
        <w:jc w:val="both"/>
      </w:pPr>
      <w:r>
        <w:t xml:space="preserve">If “Show Validator Result </w:t>
      </w:r>
      <w:proofErr w:type="gramStart"/>
      <w:r>
        <w:t>To</w:t>
      </w:r>
      <w:proofErr w:type="gramEnd"/>
      <w:r>
        <w:t xml:space="preserve"> Judge” (SVTJ) was checked when the Validator was associated with the problem, PC</w:t>
      </w:r>
      <w:r>
        <w:rPr>
          <w:vertAlign w:val="superscript"/>
        </w:rPr>
        <w:t>2</w:t>
      </w:r>
      <w:r>
        <w:t xml:space="preserve"> reads the result file created by the Validator (see the Appendix on </w:t>
      </w:r>
      <w:r w:rsidRPr="00D70CBC">
        <w:rPr>
          <w:b/>
          <w:bCs/>
          <w:rPrChange w:id="5726" w:author="John Clevenger" w:date="2022-06-22T12:44:00Z">
            <w:rPr/>
          </w:rPrChange>
        </w:rPr>
        <w:t>Validators</w:t>
      </w:r>
      <w:r>
        <w:t>) and displays the appropriate result for the Judge.</w:t>
      </w:r>
    </w:p>
    <w:p w14:paraId="16A4CA74" w14:textId="77777777" w:rsidR="00481474" w:rsidRDefault="00481474">
      <w:pPr>
        <w:spacing w:before="240"/>
        <w:ind w:firstLine="720"/>
        <w:jc w:val="both"/>
      </w:pPr>
    </w:p>
    <w:p w14:paraId="4AF78EEB" w14:textId="3553F6D3"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w:t>
      </w:r>
      <w:proofErr w:type="gramStart"/>
      <w:r>
        <w:t>four text</w:t>
      </w:r>
      <w:proofErr w:type="gramEnd"/>
      <w:r>
        <w:t xml:space="preserve"> field </w:t>
      </w:r>
      <w:del w:id="5727" w:author="John Clevenger" w:date="2022-06-15T17:07:00Z">
        <w:r w:rsidDel="00A455AA">
          <w:delText>entries  required</w:delText>
        </w:r>
      </w:del>
      <w:ins w:id="5728" w:author="John Clevenger" w:date="2022-06-15T17:07:00Z">
        <w:r w:rsidR="00A455AA">
          <w:t>entries required</w:t>
        </w:r>
      </w:ins>
      <w:r>
        <w:t xml:space="preserve">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w:t>
      </w:r>
      <w:proofErr w:type="spellStart"/>
      <w:r w:rsidRPr="00BC24B4">
        <w:t>javac</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227986B7"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}.class</w:t>
      </w:r>
    </w:p>
    <w:p w14:paraId="2B31D274" w14:textId="77777777" w:rsidR="00BC24B4" w:rsidRPr="00BC24B4" w:rsidRDefault="00BC24B4" w:rsidP="00BC24B4">
      <w:pPr>
        <w:pStyle w:val="LanguageDef"/>
      </w:pPr>
      <w:r w:rsidRPr="00BC24B4">
        <w:t xml:space="preserve">             java </w:t>
      </w:r>
      <w:proofErr w:type="gramStart"/>
      <w:r w:rsidRPr="00BC24B4">
        <w:t>{:</w:t>
      </w:r>
      <w:proofErr w:type="spellStart"/>
      <w:r w:rsidRPr="00BC24B4">
        <w:t>basename</w:t>
      </w:r>
      <w:proofErr w:type="spellEnd"/>
      <w:proofErr w:type="gramEnd"/>
      <w:r w:rsidRPr="00BC24B4">
        <w:t>}</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w:t>
      </w:r>
      <w:proofErr w:type="spellStart"/>
      <w:r w:rsidRPr="00BC24B4">
        <w:t>lm</w:t>
      </w:r>
      <w:proofErr w:type="spellEnd"/>
      <w:r w:rsidRPr="00BC24B4">
        <w:t xml:space="preserve"> -o </w:t>
      </w:r>
      <w:proofErr w:type="gramStart"/>
      <w:r w:rsidRPr="00BC24B4">
        <w:t>{:</w:t>
      </w:r>
      <w:proofErr w:type="spellStart"/>
      <w:r w:rsidRPr="00BC24B4">
        <w:t>basename</w:t>
      </w:r>
      <w:proofErr w:type="spellEnd"/>
      <w:proofErr w:type="gramEnd"/>
      <w:r w:rsidRPr="00BC24B4">
        <w:t>}.exe {:</w:t>
      </w:r>
      <w:proofErr w:type="spellStart"/>
      <w:r w:rsidRPr="00BC24B4">
        <w:t>mainfile</w:t>
      </w:r>
      <w:proofErr w:type="spellEnd"/>
      <w:r w:rsidRPr="00BC24B4">
        <w:t>}</w:t>
      </w:r>
    </w:p>
    <w:p w14:paraId="12C134E5"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1916DF61"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w:t>
      </w:r>
      <w:proofErr w:type="spellStart"/>
      <w:r w:rsidRPr="00BC24B4">
        <w:t>gcc</w:t>
      </w:r>
      <w:proofErr w:type="spellEnd"/>
      <w:r w:rsidRPr="00BC24B4">
        <w:t xml:space="preserve"> -</w:t>
      </w:r>
      <w:proofErr w:type="spellStart"/>
      <w:r w:rsidRPr="00BC24B4">
        <w:t>lm</w:t>
      </w:r>
      <w:proofErr w:type="spellEnd"/>
      <w:r w:rsidRPr="00BC24B4">
        <w:t xml:space="preserve"> -o </w:t>
      </w:r>
      <w:proofErr w:type="gramStart"/>
      <w:r w:rsidRPr="00BC24B4">
        <w:t>{:</w:t>
      </w:r>
      <w:proofErr w:type="spellStart"/>
      <w:r w:rsidRPr="00BC24B4">
        <w:t>basename</w:t>
      </w:r>
      <w:proofErr w:type="spellEnd"/>
      <w:proofErr w:type="gramEnd"/>
      <w:r w:rsidRPr="00BC24B4">
        <w:t>}.exe {:</w:t>
      </w:r>
      <w:proofErr w:type="spellStart"/>
      <w:r w:rsidRPr="00BC24B4">
        <w:t>mainfile</w:t>
      </w:r>
      <w:proofErr w:type="spellEnd"/>
      <w:r w:rsidRPr="00BC24B4">
        <w:t>}</w:t>
      </w:r>
    </w:p>
    <w:p w14:paraId="42E49DCB"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578645F8"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w:t>
      </w:r>
      <w:proofErr w:type="spellStart"/>
      <w:r w:rsidRPr="00BC24B4">
        <w:t>compilePerl</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w:t>
      </w:r>
      <w:proofErr w:type="spellStart"/>
      <w:r w:rsidRPr="00BC24B4">
        <w:t>perl</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w:t>
      </w:r>
      <w:proofErr w:type="gramStart"/>
      <w:r w:rsidRPr="00BC24B4">
        <w:t>{:</w:t>
      </w:r>
      <w:proofErr w:type="spellStart"/>
      <w:r w:rsidRPr="00BC24B4">
        <w:t>mainfile</w:t>
      </w:r>
      <w:proofErr w:type="spellEnd"/>
      <w:proofErr w:type="gramEnd"/>
      <w:r w:rsidRPr="00BC24B4">
        <w:t>}</w:t>
      </w:r>
    </w:p>
    <w:p w14:paraId="3D441E59"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794D08D5"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w:t>
      </w:r>
      <w:proofErr w:type="gramStart"/>
      <w:r w:rsidRPr="00BC24B4">
        <w:t>{:</w:t>
      </w:r>
      <w:proofErr w:type="spellStart"/>
      <w:r w:rsidRPr="00BC24B4">
        <w:t>mainfile</w:t>
      </w:r>
      <w:proofErr w:type="spellEnd"/>
      <w:proofErr w:type="gramEnd"/>
      <w:r w:rsidRPr="00BC24B4">
        <w:t>}</w:t>
      </w:r>
    </w:p>
    <w:p w14:paraId="26CF36EC"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767AC097"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w:t>
      </w:r>
      <w:proofErr w:type="spellStart"/>
      <w:r w:rsidRPr="00BC24B4">
        <w:t>bc</w:t>
      </w:r>
      <w:proofErr w:type="spellEnd"/>
      <w:r w:rsidRPr="00BC24B4">
        <w:t>++ -</w:t>
      </w:r>
      <w:proofErr w:type="gramStart"/>
      <w:r w:rsidRPr="00BC24B4">
        <w:t>A  {</w:t>
      </w:r>
      <w:proofErr w:type="gramEnd"/>
      <w:r w:rsidRPr="00BC24B4">
        <w:t>:</w:t>
      </w:r>
      <w:proofErr w:type="spellStart"/>
      <w:r w:rsidRPr="00BC24B4">
        <w:t>mainfile</w:t>
      </w:r>
      <w:proofErr w:type="spellEnd"/>
      <w:r w:rsidRPr="00BC24B4">
        <w:t>}</w:t>
      </w:r>
    </w:p>
    <w:p w14:paraId="134AB6F7"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3459DCB3"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w:t>
      </w:r>
      <w:proofErr w:type="spellStart"/>
      <w:r w:rsidRPr="00BC24B4">
        <w:t>fpc</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4C0AB3F6"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51A6B9A3"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5BC650B6"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proofErr w:type="spellStart"/>
      <w:r>
        <w:rPr>
          <w:rFonts w:ascii="Courier New" w:hAnsi="Courier New" w:cs="Courier New"/>
          <w:b/>
          <w:bCs/>
          <w:sz w:val="20"/>
        </w:rPr>
        <w:t>a.out</w:t>
      </w:r>
      <w:proofErr w:type="spellEnd"/>
      <w:r>
        <w:t xml:space="preserve">”, then if a team submitted a </w:t>
      </w:r>
      <w:r>
        <w:rPr>
          <w:i/>
          <w:iCs/>
        </w:rPr>
        <w:t>source code program</w:t>
      </w:r>
      <w:r>
        <w:t xml:space="preserve"> in a file </w:t>
      </w:r>
      <w:del w:id="5729" w:author="John Clevenger" w:date="2022-06-15T17:08:00Z">
        <w:r w:rsidDel="00A455AA">
          <w:delText>named  “</w:delText>
        </w:r>
      </w:del>
      <w:ins w:id="5730" w:author="John Clevenger" w:date="2022-06-15T17:08:00Z">
        <w:r w:rsidR="00A455AA">
          <w:t>named “</w:t>
        </w:r>
      </w:ins>
      <w:proofErr w:type="spellStart"/>
      <w:r>
        <w:rPr>
          <w:rFonts w:ascii="Courier New" w:hAnsi="Courier New" w:cs="Courier New"/>
          <w:b/>
          <w:bCs/>
          <w:sz w:val="20"/>
        </w:rPr>
        <w:t>a.out</w:t>
      </w:r>
      <w:proofErr w:type="spellEnd"/>
      <w:r>
        <w:t>”, then the source code program file would get deleted (step 3) prior to the compile step.</w:t>
      </w:r>
    </w:p>
    <w:p w14:paraId="24C99976" w14:textId="27CBEB93" w:rsidR="00481474" w:rsidRDefault="00481474">
      <w:pPr>
        <w:spacing w:before="240"/>
        <w:ind w:firstLine="720"/>
        <w:jc w:val="both"/>
      </w:pPr>
      <w:r>
        <w:t xml:space="preserve">Normally this difficulty is eliminated through the use </w:t>
      </w:r>
      <w:del w:id="5731" w:author="John Clevenger" w:date="2022-06-15T17:08:00Z">
        <w:r w:rsidDel="00A455AA">
          <w:delText>of  command</w:delText>
        </w:r>
      </w:del>
      <w:ins w:id="5732" w:author="John Clevenger" w:date="2022-06-15T17:08:00Z">
        <w:r w:rsidR="00A455AA">
          <w:t>of command</w:t>
        </w:r>
      </w:ins>
      <w:r>
        <w:t xml:space="preserve"> parameter substitutions; the Contest Administrator would not normally specify “</w:t>
      </w:r>
      <w:proofErr w:type="spellStart"/>
      <w:r>
        <w:rPr>
          <w:rFonts w:ascii="Courier New" w:hAnsi="Courier New" w:cs="Courier New"/>
          <w:b/>
          <w:bCs/>
          <w:sz w:val="20"/>
        </w:rPr>
        <w:t>a.out</w:t>
      </w:r>
      <w:proofErr w:type="spellEnd"/>
      <w:r>
        <w:t xml:space="preserve">” as the expected executable file to </w:t>
      </w:r>
      <w:r>
        <w:lastRenderedPageBreak/>
        <w:t>be generated by the compilation steps, but rather would use a specification such as “</w:t>
      </w:r>
      <w:proofErr w:type="gramStart"/>
      <w:r>
        <w:rPr>
          <w:rFonts w:ascii="Courier New" w:hAnsi="Courier New" w:cs="Courier New"/>
          <w:b/>
          <w:bCs/>
          <w:sz w:val="20"/>
        </w:rPr>
        <w:t>{:</w:t>
      </w:r>
      <w:proofErr w:type="spellStart"/>
      <w:r>
        <w:rPr>
          <w:rFonts w:ascii="Courier New" w:hAnsi="Courier New" w:cs="Courier New"/>
          <w:b/>
          <w:bCs/>
          <w:sz w:val="20"/>
        </w:rPr>
        <w:t>basename</w:t>
      </w:r>
      <w:proofErr w:type="spellEnd"/>
      <w:proofErr w:type="gramEnd"/>
      <w:r>
        <w:rPr>
          <w:rFonts w:ascii="Courier New" w:hAnsi="Courier New" w:cs="Courier New"/>
          <w:b/>
          <w:bCs/>
          <w:sz w:val="20"/>
        </w:rPr>
        <w:t>}.out</w:t>
      </w:r>
      <w:r>
        <w:t>”, and further a team would normally submit source code in a file named, e.g. “</w:t>
      </w:r>
      <w:proofErr w:type="spellStart"/>
      <w:r>
        <w:rPr>
          <w:rFonts w:ascii="Courier New" w:hAnsi="Courier New" w:cs="Courier New"/>
          <w:b/>
          <w:bCs/>
          <w:sz w:val="20"/>
        </w:rPr>
        <w:t>a.c</w:t>
      </w:r>
      <w:proofErr w:type="spellEnd"/>
      <w:r>
        <w:t>” rather than “</w:t>
      </w:r>
      <w:proofErr w:type="spellStart"/>
      <w:r>
        <w:rPr>
          <w:rFonts w:ascii="Courier New" w:hAnsi="Courier New" w:cs="Courier New"/>
          <w:b/>
          <w:bCs/>
          <w:sz w:val="20"/>
        </w:rPr>
        <w:t>a.out</w:t>
      </w:r>
      <w:proofErr w:type="spellEnd"/>
      <w:r>
        <w:t>”.</w:t>
      </w:r>
    </w:p>
    <w:p w14:paraId="651106C7" w14:textId="57F287B2"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w:t>
      </w:r>
      <w:del w:id="5733" w:author="John Clevenger" w:date="2022-06-15T17:08:00Z">
        <w:r w:rsidDel="00A455AA">
          <w:delText>cases</w:delText>
        </w:r>
      </w:del>
      <w:ins w:id="5734" w:author="John Clevenger" w:date="2022-06-15T17:08:00Z">
        <w:r w:rsidR="00A455AA">
          <w:t>cases,</w:t>
        </w:r>
      </w:ins>
      <w:r>
        <w:t xml:space="preserve">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-c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w:t>
      </w:r>
      <w:proofErr w:type="spellStart"/>
      <w:r>
        <w:rPr>
          <w:rFonts w:ascii="Courier New" w:hAnsi="Courier New" w:cs="Courier New"/>
          <w:b/>
          <w:bCs/>
          <w:sz w:val="20"/>
        </w:rPr>
        <w:t>perl</w:t>
      </w:r>
      <w:proofErr w:type="spellEnd"/>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r>
        <w:t>again, this time executing the Perl commands in the submitted file.</w:t>
      </w:r>
    </w:p>
    <w:p w14:paraId="0B45C5CA" w14:textId="3860D5FF"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w:t>
      </w:r>
      <w:del w:id="5735" w:author="John Clevenger" w:date="2022-06-15T17:08:00Z">
        <w:r w:rsidDel="00591AA6">
          <w:delText>step, and</w:delText>
        </w:r>
      </w:del>
      <w:ins w:id="5736" w:author="John Clevenger" w:date="2022-06-15T17:08:00Z">
        <w:r w:rsidR="00591AA6">
          <w:t>step and</w:t>
        </w:r>
      </w:ins>
      <w:r>
        <w:t xml:space="preserve"> assumes that if the file exists then the compilation was successful.  </w:t>
      </w:r>
      <w:del w:id="5737" w:author="John Clevenger" w:date="2022-06-15T17:08:00Z">
        <w:r w:rsidDel="00591AA6">
          <w:delText>Thus</w:delText>
        </w:r>
      </w:del>
      <w:ins w:id="5738" w:author="John Clevenger" w:date="2022-06-15T17:08:00Z">
        <w:r w:rsidR="00591AA6">
          <w:t>Thus,</w:t>
        </w:r>
      </w:ins>
      <w:r>
        <w:t xml:space="preserve">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proofErr w:type="spellStart"/>
      <w:r>
        <w:rPr>
          <w:rFonts w:ascii="Courier New" w:hAnsi="Courier New" w:cs="Courier New"/>
          <w:b/>
          <w:bCs/>
          <w:sz w:val="20"/>
        </w:rPr>
        <w:t>compilePerl</w:t>
      </w:r>
      <w:proofErr w:type="spellEnd"/>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proofErr w:type="gramStart"/>
      <w:r>
        <w:rPr>
          <w:rFonts w:ascii="Courier New" w:hAnsi="Courier New" w:cs="Courier New"/>
          <w:b/>
          <w:bCs/>
          <w:sz w:val="20"/>
        </w:rPr>
        <w:t>#!/</w:t>
      </w:r>
      <w:proofErr w:type="gramEnd"/>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proofErr w:type="spellStart"/>
      <w:r>
        <w:rPr>
          <w:rFonts w:ascii="Courier New" w:hAnsi="Courier New" w:cs="Courier New"/>
          <w:b/>
          <w:bCs/>
          <w:sz w:val="20"/>
        </w:rPr>
        <w:t>perl</w:t>
      </w:r>
      <w:proofErr w:type="spellEnd"/>
      <w:r>
        <w:rPr>
          <w:rFonts w:ascii="Courier New" w:hAnsi="Courier New" w:cs="Courier New"/>
          <w:b/>
          <w:bCs/>
          <w:sz w:val="20"/>
        </w:rPr>
        <w:t xml:space="preserve">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 xml:space="preserve">This script basically says:  run the “C-Shell” interpreter (line 1); have it execute the </w:t>
      </w:r>
      <w:proofErr w:type="spellStart"/>
      <w:r>
        <w:t>perl</w:t>
      </w:r>
      <w:proofErr w:type="spellEnd"/>
      <w:r>
        <w:t xml:space="preserve"> interpreter and perform a syntax check (</w:t>
      </w:r>
      <w:r>
        <w:rPr>
          <w:rFonts w:ascii="Courier New" w:hAnsi="Courier New" w:cs="Courier New"/>
          <w:b/>
          <w:bCs/>
          <w:sz w:val="20"/>
        </w:rPr>
        <w:t>-c</w:t>
      </w:r>
      <w:r>
        <w:t xml:space="preserve">) on the arguments passed to the script ($*) (line 2); check the system “status variable” ($?) and if it is zero (meaning no errors </w:t>
      </w:r>
      <w:proofErr w:type="gramStart"/>
      <w:r>
        <w:t>occurred)  (</w:t>
      </w:r>
      <w:proofErr w:type="gramEnd"/>
      <w:r>
        <w:t>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script accessible via the PATH variable, the following language definition will allow a Perl program to be submitted and processed by PC</w:t>
      </w:r>
      <w:proofErr w:type="gramStart"/>
      <w:r>
        <w:rPr>
          <w:vertAlign w:val="superscript"/>
        </w:rPr>
        <w:t xml:space="preserve">2 </w:t>
      </w:r>
      <w:r>
        <w:t>:</w:t>
      </w:r>
      <w:proofErr w:type="gramEnd"/>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perl</w:t>
      </w:r>
      <w:proofErr w:type="spellEnd"/>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42350447" w14:textId="77777777" w:rsidR="00481474" w:rsidRDefault="00481474">
      <w:pPr>
        <w:spacing w:before="240"/>
        <w:ind w:firstLine="720"/>
        <w:jc w:val="both"/>
      </w:pPr>
      <w:r>
        <w:t xml:space="preserve">This language definition will invoke the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 xml:space="preserve">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Bourne Shell (and other shells), Python, </w:t>
      </w:r>
      <w:proofErr w:type="gramStart"/>
      <w:r>
        <w:t>Ruby,  and</w:t>
      </w:r>
      <w:proofErr w:type="gramEnd"/>
      <w:r>
        <w:t xml:space="preserve"> ‘awk’ can also use  a similar solution.</w:t>
      </w:r>
    </w:p>
    <w:p w14:paraId="06F1FF93" w14:textId="0D39338C" w:rsidR="00481474" w:rsidRDefault="00481474">
      <w:pPr>
        <w:spacing w:before="240"/>
        <w:ind w:firstLine="720"/>
        <w:jc w:val="both"/>
      </w:pPr>
      <w:r>
        <w:t>The above example should provide some insight into the types of operations which the Contest Administrator can invoke from PC</w:t>
      </w:r>
      <w:del w:id="5739" w:author="John Clevenger" w:date="2022-06-15T17:09:00Z">
        <w:r w:rsidDel="00591AA6">
          <w:rPr>
            <w:vertAlign w:val="superscript"/>
          </w:rPr>
          <w:delText xml:space="preserve">2 </w:delText>
        </w:r>
        <w:r w:rsidDel="00591AA6">
          <w:delText>.</w:delText>
        </w:r>
      </w:del>
      <w:ins w:id="5740" w:author="John Clevenger" w:date="2022-06-15T17:09:00Z">
        <w:r w:rsidR="00591AA6">
          <w:rPr>
            <w:vertAlign w:val="superscript"/>
          </w:rPr>
          <w:t>2</w:t>
        </w:r>
        <w:r w:rsidR="00591AA6" w:rsidRPr="00591AA6">
          <w:rPr>
            <w:rPrChange w:id="5741" w:author="John Clevenger" w:date="2022-06-15T17:09:00Z">
              <w:rPr>
                <w:vertAlign w:val="superscript"/>
              </w:rPr>
            </w:rPrChange>
          </w:rPr>
          <w:t>.</w:t>
        </w:r>
      </w:ins>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w:t>
      </w:r>
      <w:del w:id="5742" w:author="John Clevenger" w:date="2022-06-15T17:09:00Z">
        <w:r w:rsidDel="00591AA6">
          <w:delText>Basically</w:delText>
        </w:r>
      </w:del>
      <w:ins w:id="5743" w:author="John Clevenger" w:date="2022-06-15T17:09:00Z">
        <w:r w:rsidR="00591AA6">
          <w:t>Basically,</w:t>
        </w:r>
      </w:ins>
      <w:r>
        <w:t xml:space="preserve">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956225">
      <w:pPr>
        <w:pStyle w:val="Appendix"/>
      </w:pPr>
      <w:bookmarkStart w:id="5744" w:name="_Toc261788254"/>
      <w:bookmarkStart w:id="5745" w:name="_Toc274153646"/>
      <w:bookmarkStart w:id="5746" w:name="_Toc274153782"/>
      <w:bookmarkStart w:id="5747" w:name="_Toc274154109"/>
      <w:bookmarkStart w:id="5748" w:name="_Toc132121046"/>
      <w:r>
        <w:lastRenderedPageBreak/>
        <w:t xml:space="preserve">Appendix </w:t>
      </w:r>
      <w:r w:rsidR="0057696E">
        <w:t>G</w:t>
      </w:r>
      <w:r>
        <w:t xml:space="preserve"> </w:t>
      </w:r>
      <w:proofErr w:type="gramStart"/>
      <w:r>
        <w:t xml:space="preserve">–  </w:t>
      </w:r>
      <w:r w:rsidR="00AF19B0">
        <w:t>Using</w:t>
      </w:r>
      <w:proofErr w:type="gramEnd"/>
      <w:r w:rsidR="00AF19B0">
        <w:t xml:space="preserve"> the </w:t>
      </w:r>
      <w:r>
        <w:t>PC</w:t>
      </w:r>
      <w:r>
        <w:rPr>
          <w:vertAlign w:val="superscript"/>
        </w:rPr>
        <w:t>2</w:t>
      </w:r>
      <w:r w:rsidR="006F31BF">
        <w:rPr>
          <w:vertAlign w:val="superscript"/>
        </w:rPr>
        <w:t xml:space="preserve"> </w:t>
      </w:r>
      <w:r w:rsidR="006F31BF">
        <w:t>API</w:t>
      </w:r>
      <w:bookmarkEnd w:id="5744"/>
      <w:bookmarkEnd w:id="5745"/>
      <w:bookmarkEnd w:id="5746"/>
      <w:bookmarkEnd w:id="5747"/>
      <w:bookmarkEnd w:id="5748"/>
      <w:r>
        <w:t xml:space="preserve"> </w:t>
      </w:r>
    </w:p>
    <w:p w14:paraId="2A2F3CBE" w14:textId="4AFDB184"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w:t>
      </w:r>
      <w:del w:id="5749" w:author="John Clevenger" w:date="2022-06-15T17:09:00Z">
        <w:r w:rsidDel="00B416B6">
          <w:delText>this,  PC</w:delText>
        </w:r>
      </w:del>
      <w:ins w:id="5750" w:author="John Clevenger" w:date="2022-06-15T17:09:00Z">
        <w:r w:rsidR="00B416B6">
          <w:t>this, PC</w:t>
        </w:r>
      </w:ins>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6AA7CBBA" w:rsidR="00BD2517" w:rsidRDefault="00DE3E43" w:rsidP="00BD2517">
      <w:pPr>
        <w:spacing w:before="120"/>
        <w:ind w:firstLine="720"/>
        <w:jc w:val="both"/>
      </w:pPr>
      <w:r>
        <w:t>The PC</w:t>
      </w:r>
      <w:r w:rsidRPr="00DE3E43">
        <w:rPr>
          <w:vertAlign w:val="superscript"/>
        </w:rPr>
        <w:t>2</w:t>
      </w:r>
      <w:r>
        <w:t xml:space="preserve"> API Java</w:t>
      </w:r>
      <w:del w:id="5751" w:author="John Clevenger" w:date="2022-06-15T17:09:00Z">
        <w:r w:rsidDel="00B416B6">
          <w:delText xml:space="preserve"> </w:delText>
        </w:r>
      </w:del>
      <w:r>
        <w:t xml:space="preserve">doc is in the distribution under </w:t>
      </w:r>
      <w:r w:rsidRPr="00B416B6">
        <w:rPr>
          <w:rStyle w:val="CODE"/>
          <w:b/>
          <w:bCs/>
          <w:rPrChange w:id="5752" w:author="John Clevenger" w:date="2022-06-15T17:09:00Z">
            <w:rPr>
              <w:rStyle w:val="CODE"/>
            </w:rPr>
          </w:rPrChange>
        </w:rPr>
        <w:t>doc/</w:t>
      </w:r>
      <w:proofErr w:type="spellStart"/>
      <w:r w:rsidRPr="00B416B6">
        <w:rPr>
          <w:rStyle w:val="CODE"/>
          <w:b/>
          <w:bCs/>
          <w:rPrChange w:id="5753" w:author="John Clevenger" w:date="2022-06-15T17:09:00Z">
            <w:rPr>
              <w:rStyle w:val="CODE"/>
            </w:rPr>
          </w:rPrChange>
        </w:rPr>
        <w:t>api</w:t>
      </w:r>
      <w:proofErr w:type="spellEnd"/>
      <w:r w:rsidRPr="00B416B6">
        <w:rPr>
          <w:rStyle w:val="CODE"/>
          <w:b/>
          <w:bCs/>
          <w:rPrChange w:id="5754" w:author="John Clevenger" w:date="2022-06-15T17:09:00Z">
            <w:rPr>
              <w:rStyle w:val="CODE"/>
            </w:rPr>
          </w:rPrChange>
        </w:rPr>
        <w:t>/index.html</w:t>
      </w:r>
      <w:r w:rsidRPr="00BD2517">
        <w:rPr>
          <w:rStyle w:val="CODE"/>
        </w:rPr>
        <w:t>.</w:t>
      </w:r>
      <w:r>
        <w:t xml:space="preserve">  In the API Java </w:t>
      </w:r>
      <w:del w:id="5755" w:author="John Clevenger" w:date="2022-06-15T17:09:00Z">
        <w:r w:rsidDel="00B416B6">
          <w:delText>doc  there</w:delText>
        </w:r>
      </w:del>
      <w:ins w:id="5756" w:author="John Clevenger" w:date="2022-06-15T17:09:00Z">
        <w:r w:rsidR="00B416B6">
          <w:t>doc there</w:t>
        </w:r>
      </w:ins>
      <w:r>
        <w:t xml:space="preserve"> are code snippets which show how to use the API.   </w:t>
      </w:r>
    </w:p>
    <w:p w14:paraId="5891B193" w14:textId="4FB4126F" w:rsidR="00DE3E43" w:rsidRDefault="00DE3E43" w:rsidP="00DE3E43">
      <w:pPr>
        <w:spacing w:before="120"/>
        <w:ind w:firstLine="720"/>
        <w:jc w:val="both"/>
      </w:pPr>
      <w:r>
        <w:t xml:space="preserve">To use the </w:t>
      </w:r>
      <w:del w:id="5757" w:author="John Clevenger" w:date="2022-06-15T17:10:00Z">
        <w:r w:rsidDel="00B416B6">
          <w:delText>API</w:delText>
        </w:r>
      </w:del>
      <w:ins w:id="5758" w:author="John Clevenger" w:date="2022-06-15T17:10:00Z">
        <w:r w:rsidR="00B416B6">
          <w:t>API,</w:t>
        </w:r>
      </w:ins>
      <w:r>
        <w:t xml:space="preserve"> you must </w:t>
      </w:r>
      <w:r w:rsidR="00A749E5">
        <w:t xml:space="preserve">add </w:t>
      </w:r>
      <w:r>
        <w:t xml:space="preserve">the pc2.jar in the CLASSPATH (or build path).   </w:t>
      </w:r>
    </w:p>
    <w:p w14:paraId="685641DF" w14:textId="77777777" w:rsidR="00DE3E43" w:rsidRDefault="00DE3E43">
      <w:pPr>
        <w:spacing w:before="240"/>
        <w:ind w:firstLine="720"/>
        <w:jc w:val="both"/>
        <w:pPrChange w:id="5759" w:author="John Clevenger" w:date="2022-06-15T17:10:00Z">
          <w:pPr>
            <w:spacing w:before="120"/>
            <w:jc w:val="both"/>
          </w:pPr>
        </w:pPrChange>
      </w:pPr>
      <w:r>
        <w:tab/>
        <w:t xml:space="preserve">Use the </w:t>
      </w:r>
      <w:proofErr w:type="spellStart"/>
      <w:r w:rsidRPr="00B416B6">
        <w:rPr>
          <w:rFonts w:ascii="Courier New" w:hAnsi="Courier New" w:cs="Courier New"/>
          <w:b/>
          <w:bCs/>
          <w:sz w:val="20"/>
          <w:rPrChange w:id="5760" w:author="John Clevenger" w:date="2022-06-15T17:10:00Z">
            <w:rPr/>
          </w:rPrChange>
        </w:rPr>
        <w:t>ServerConnection</w:t>
      </w:r>
      <w:proofErr w:type="spellEnd"/>
      <w:r>
        <w:t xml:space="preserve"> class to connect to the </w:t>
      </w:r>
      <w:r w:rsidRPr="007E2CDE">
        <w:t>PC</w:t>
      </w:r>
      <w:r w:rsidRPr="007E2CDE">
        <w:rPr>
          <w:vertAlign w:val="superscript"/>
        </w:rPr>
        <w:t>2</w:t>
      </w:r>
      <w:r w:rsidR="00F13D02">
        <w:t xml:space="preserve"> server.  </w:t>
      </w:r>
      <w:r>
        <w:t xml:space="preserve"> Here is the code snippet from the </w:t>
      </w:r>
      <w:proofErr w:type="spellStart"/>
      <w:r w:rsidRPr="00B416B6">
        <w:rPr>
          <w:rFonts w:ascii="Courier New" w:hAnsi="Courier New" w:cs="Courier New"/>
          <w:b/>
          <w:bCs/>
          <w:sz w:val="20"/>
          <w:rPrChange w:id="5761" w:author="John Clevenger" w:date="2022-06-15T17:10:00Z">
            <w:rPr/>
          </w:rPrChange>
        </w:rPr>
        <w:t>ServerConnection</w:t>
      </w:r>
      <w:proofErr w:type="spellEnd"/>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
    <w:p w14:paraId="1930A7F0" w14:textId="77777777" w:rsidR="00DE3E43" w:rsidRPr="00DE3E43" w:rsidRDefault="00DE3E43" w:rsidP="00DE3E43">
      <w:pPr>
        <w:spacing w:before="120"/>
        <w:jc w:val="both"/>
        <w:rPr>
          <w:rStyle w:val="CODE"/>
        </w:rPr>
      </w:pPr>
      <w:r w:rsidRPr="00DE3E43">
        <w:rPr>
          <w:rStyle w:val="CODE"/>
        </w:rPr>
        <w:t xml:space="preserve"> String password = "team4";</w:t>
      </w:r>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ServerConnection</w:t>
      </w:r>
      <w:proofErr w:type="spellEnd"/>
      <w:r w:rsidRPr="00DE3E43">
        <w:rPr>
          <w:rStyle w:val="CODE"/>
        </w:rPr>
        <w:t xml:space="preserve"> </w:t>
      </w:r>
      <w:proofErr w:type="spellStart"/>
      <w:r w:rsidRPr="00DE3E43">
        <w:rPr>
          <w:rStyle w:val="CODE"/>
        </w:rPr>
        <w:t>serverConnection</w:t>
      </w:r>
      <w:proofErr w:type="spellEnd"/>
      <w:r w:rsidRPr="00DE3E43">
        <w:rPr>
          <w:rStyle w:val="CODE"/>
        </w:rPr>
        <w:t xml:space="preserve"> = new </w:t>
      </w:r>
      <w:proofErr w:type="spellStart"/>
      <w:proofErr w:type="gramStart"/>
      <w:r w:rsidRPr="00DE3E43">
        <w:rPr>
          <w:rStyle w:val="CODE"/>
        </w:rPr>
        <w:t>ServerConnection</w:t>
      </w:r>
      <w:proofErr w:type="spellEnd"/>
      <w:r w:rsidRPr="00DE3E43">
        <w:rPr>
          <w:rStyle w:val="CODE"/>
        </w:rPr>
        <w:t>(</w:t>
      </w:r>
      <w:proofErr w:type="gramEnd"/>
      <w:r w:rsidRPr="00DE3E43">
        <w:rPr>
          <w:rStyle w:val="CODE"/>
        </w:rPr>
        <w:t>);</w:t>
      </w:r>
    </w:p>
    <w:p w14:paraId="23CF68B4"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IContest</w:t>
      </w:r>
      <w:proofErr w:type="spellEnd"/>
      <w:r w:rsidRPr="00DE3E43">
        <w:rPr>
          <w:rStyle w:val="CODE"/>
        </w:rPr>
        <w:t xml:space="preserve"> contest = </w:t>
      </w:r>
      <w:proofErr w:type="spellStart"/>
      <w:r w:rsidRPr="00DE3E43">
        <w:rPr>
          <w:rStyle w:val="CODE"/>
        </w:rPr>
        <w:t>serverConnection.login</w:t>
      </w:r>
      <w:proofErr w:type="spellEnd"/>
      <w:r w:rsidRPr="00DE3E43">
        <w:rPr>
          <w:rStyle w:val="CODE"/>
        </w:rPr>
        <w:t>(login, password);</w:t>
      </w:r>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
    <w:p w14:paraId="31B1DAF8"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serverConnection.logoff</w:t>
      </w:r>
      <w:proofErr w:type="spellEnd"/>
      <w:r w:rsidRPr="00DE3E43">
        <w:rPr>
          <w:rStyle w:val="CODE"/>
        </w:rPr>
        <w:t>();</w:t>
      </w:r>
    </w:p>
    <w:p w14:paraId="0F2A23BA" w14:textId="77777777" w:rsidR="00DE3E43" w:rsidRPr="00DE3E43" w:rsidRDefault="00DE3E43" w:rsidP="00DE3E43">
      <w:pPr>
        <w:spacing w:before="120"/>
        <w:jc w:val="both"/>
        <w:rPr>
          <w:rStyle w:val="CODE"/>
        </w:rPr>
      </w:pPr>
      <w:r w:rsidRPr="00DE3E43">
        <w:rPr>
          <w:rStyle w:val="CODE"/>
        </w:rPr>
        <w:t xml:space="preserve"> } catch (</w:t>
      </w:r>
      <w:proofErr w:type="spellStart"/>
      <w:r w:rsidRPr="00DE3E43">
        <w:rPr>
          <w:rStyle w:val="CODE"/>
        </w:rPr>
        <w:t>LoginFailureException</w:t>
      </w:r>
      <w:proofErr w:type="spellEnd"/>
      <w:r w:rsidRPr="00DE3E43">
        <w:rPr>
          <w:rStyle w:val="CODE"/>
        </w:rPr>
        <w:t xml:space="preserve"> e) {</w:t>
      </w:r>
    </w:p>
    <w:p w14:paraId="5EA962EC"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System.out.println</w:t>
      </w:r>
      <w:proofErr w:type="spellEnd"/>
      <w:r w:rsidRPr="00DE3E43">
        <w:rPr>
          <w:rStyle w:val="CODE"/>
        </w:rPr>
        <w:t xml:space="preserve">("Could not login because " + </w:t>
      </w:r>
      <w:proofErr w:type="spellStart"/>
      <w:proofErr w:type="gramStart"/>
      <w:r w:rsidRPr="00DE3E43">
        <w:rPr>
          <w:rStyle w:val="CODE"/>
        </w:rPr>
        <w:t>e.getMessage</w:t>
      </w:r>
      <w:proofErr w:type="spellEnd"/>
      <w:proofErr w:type="gramEnd"/>
      <w:r w:rsidRPr="00DE3E43">
        <w:rPr>
          <w:rStyle w:val="CODE"/>
        </w:rPr>
        <w:t>());</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240"/>
        <w:ind w:firstLine="720"/>
        <w:jc w:val="both"/>
        <w:pPrChange w:id="5762" w:author="John Clevenger" w:date="2022-06-15T17:10:00Z">
          <w:pPr>
            <w:spacing w:before="120"/>
            <w:ind w:firstLine="720"/>
            <w:jc w:val="both"/>
          </w:pPr>
        </w:pPrChange>
      </w:pPr>
      <w:r>
        <w:t xml:space="preserve">After a successful connection, the </w:t>
      </w:r>
      <w:proofErr w:type="spellStart"/>
      <w:r w:rsidRPr="00B416B6">
        <w:rPr>
          <w:rFonts w:ascii="Courier New" w:hAnsi="Courier New" w:cs="Courier New"/>
          <w:b/>
          <w:bCs/>
          <w:sz w:val="20"/>
          <w:rPrChange w:id="5763" w:author="John Clevenger" w:date="2022-06-15T17:10:00Z">
            <w:rPr/>
          </w:rPrChange>
        </w:rPr>
        <w:t>IContest</w:t>
      </w:r>
      <w:proofErr w:type="spellEnd"/>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956225">
      <w:pPr>
        <w:pStyle w:val="Appendix"/>
      </w:pPr>
      <w:bookmarkStart w:id="5764" w:name="_Toc132121047"/>
      <w:r>
        <w:lastRenderedPageBreak/>
        <w:t>Appendix H – Troubleshooting / Getting Help</w:t>
      </w:r>
      <w:bookmarkEnd w:id="5764"/>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39F534BF" w:rsidR="003003A9" w:rsidRPr="00AB7F6B" w:rsidRDefault="003003A9" w:rsidP="003003A9">
      <w:pPr>
        <w:spacing w:before="120" w:after="120"/>
        <w:jc w:val="both"/>
      </w:pPr>
      <w:r>
        <w:tab/>
        <w:t xml:space="preserve">There are </w:t>
      </w:r>
      <w:del w:id="5765" w:author="John Clevenger" w:date="2022-06-15T17:10:00Z">
        <w:r w:rsidDel="006F368E">
          <w:delText>a number of</w:delText>
        </w:r>
      </w:del>
      <w:ins w:id="5766" w:author="John Clevenger" w:date="2022-06-15T17:10:00Z">
        <w:r w:rsidR="006F368E">
          <w:t>several</w:t>
        </w:r>
      </w:ins>
      <w:r>
        <w:t xml:space="preserve"> documents and references that contain information about using PC</w:t>
      </w:r>
      <w:r w:rsidRPr="006F368E">
        <w:rPr>
          <w:vertAlign w:val="superscript"/>
          <w:rPrChange w:id="5767" w:author="John Clevenger" w:date="2022-06-15T17:11:00Z">
            <w:rPr/>
          </w:rPrChange>
        </w:rPr>
        <w:t>2</w:t>
      </w:r>
      <w:r>
        <w:t>, take the time and search these references before sending an email to the PC</w:t>
      </w:r>
      <w:r w:rsidRPr="006F368E">
        <w:rPr>
          <w:vertAlign w:val="superscript"/>
          <w:rPrChange w:id="5768" w:author="John Clevenger" w:date="2022-06-15T17:11:00Z">
            <w:rPr/>
          </w:rPrChange>
        </w:rPr>
        <w:t>2</w:t>
      </w:r>
      <w:r>
        <w:t xml:space="preserve"> team.</w:t>
      </w:r>
    </w:p>
    <w:p w14:paraId="43137BCC" w14:textId="761CF5E9" w:rsidR="003003A9" w:rsidRDefault="003003A9" w:rsidP="003003A9">
      <w:pPr>
        <w:numPr>
          <w:ilvl w:val="0"/>
          <w:numId w:val="10"/>
        </w:numPr>
        <w:spacing w:before="120" w:after="120"/>
        <w:jc w:val="both"/>
      </w:pPr>
      <w:r>
        <w:t xml:space="preserve">Search </w:t>
      </w:r>
      <w:ins w:id="5769" w:author="John Clevenger" w:date="2022-06-21T12:12:00Z">
        <w:r w:rsidR="00C20EF8">
          <w:t>the PC2 Administrator’s Guide (</w:t>
        </w:r>
      </w:ins>
      <w:r>
        <w:t>this document</w:t>
      </w:r>
      <w:ins w:id="5770" w:author="John Clevenger" w:date="2022-06-21T12:12:00Z">
        <w:r w:rsidR="00C20EF8">
          <w:t>)</w:t>
        </w:r>
      </w:ins>
      <w:r>
        <w:t xml:space="preserve"> for an answer</w:t>
      </w:r>
      <w:ins w:id="5771" w:author="John Clevenger" w:date="2022-06-15T17:11:00Z">
        <w:r w:rsidR="006F368E">
          <w:t>.</w:t>
        </w:r>
      </w:ins>
    </w:p>
    <w:p w14:paraId="5D81206B" w14:textId="1763AD36"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ins w:id="5772" w:author="John Clevenger" w:date="2022-06-15T17:11:00Z">
        <w:r w:rsidR="006F368E">
          <w:t>:</w:t>
        </w:r>
      </w:ins>
    </w:p>
    <w:p w14:paraId="3DC58482" w14:textId="65062FBA" w:rsidR="003003A9" w:rsidRPr="006F368E" w:rsidRDefault="006F368E">
      <w:pPr>
        <w:spacing w:before="120" w:after="120"/>
        <w:ind w:left="360"/>
        <w:jc w:val="both"/>
        <w:pPrChange w:id="5773" w:author="John Clevenger" w:date="2022-06-15T17:12:00Z">
          <w:pPr>
            <w:spacing w:before="120" w:after="120"/>
            <w:ind w:left="1080"/>
            <w:jc w:val="both"/>
          </w:pPr>
        </w:pPrChange>
      </w:pPr>
      <w:ins w:id="5774" w:author="John Clevenger" w:date="2022-06-15T17:12:00Z">
        <w:r w:rsidRPr="006F368E">
          <w:fldChar w:fldCharType="begin"/>
        </w:r>
        <w:r w:rsidRPr="006F368E">
          <w:instrText xml:space="preserve"> HYPERLINK " </w:instrText>
        </w:r>
        <w:r w:rsidRPr="006F368E">
          <w:tab/>
        </w:r>
        <w:r w:rsidRPr="006F368E">
          <w:tab/>
        </w:r>
        <w:r w:rsidRPr="006F368E">
          <w:rPr>
            <w:rPrChange w:id="5775" w:author="John Clevenger" w:date="2022-06-15T17:12:00Z">
              <w:rPr>
                <w:rStyle w:val="Hyperlink"/>
              </w:rPr>
            </w:rPrChange>
          </w:rPr>
          <w:instrText>https://github.com/pc2ccs/pc2v9/wiki</w:instrText>
        </w:r>
        <w:r w:rsidRPr="006F368E">
          <w:instrText xml:space="preserve">" </w:instrText>
        </w:r>
        <w:r w:rsidRPr="006F368E">
          <w:fldChar w:fldCharType="separate"/>
        </w:r>
        <w:r w:rsidRPr="006F368E">
          <w:rPr>
            <w:rStyle w:val="Hyperlink"/>
            <w:u w:val="none"/>
            <w:rPrChange w:id="5776" w:author="John Clevenger" w:date="2022-06-15T17:12:00Z">
              <w:rPr>
                <w:rStyle w:val="Hyperlink"/>
              </w:rPr>
            </w:rPrChange>
          </w:rPr>
          <w:t xml:space="preserve"> </w:t>
        </w:r>
        <w:r w:rsidRPr="006F368E">
          <w:rPr>
            <w:rStyle w:val="Hyperlink"/>
            <w:u w:val="none"/>
            <w:rPrChange w:id="5777" w:author="John Clevenger" w:date="2022-06-15T17:12:00Z">
              <w:rPr>
                <w:rStyle w:val="Hyperlink"/>
              </w:rPr>
            </w:rPrChange>
          </w:rPr>
          <w:tab/>
        </w:r>
        <w:r w:rsidRPr="006F368E">
          <w:rPr>
            <w:rStyle w:val="Hyperlink"/>
            <w:u w:val="none"/>
            <w:rPrChange w:id="5778" w:author="John Clevenger" w:date="2022-06-15T17:12:00Z">
              <w:rPr>
                <w:rStyle w:val="Hyperlink"/>
              </w:rPr>
            </w:rPrChange>
          </w:rPr>
          <w:tab/>
          <w:t>https://github.com/pc2ccs/pc2v9/wiki</w:t>
        </w:r>
      </w:ins>
      <w:del w:id="5779" w:author="John Clevenger" w:date="2022-06-15T17:12:00Z">
        <w:r w:rsidRPr="006F368E" w:rsidDel="006F368E">
          <w:rPr>
            <w:rStyle w:val="Hyperlink"/>
            <w:u w:val="none"/>
            <w:rPrChange w:id="5780" w:author="John Clevenger" w:date="2022-06-15T17:12:00Z">
              <w:rPr>
                <w:rStyle w:val="Hyperlink"/>
              </w:rPr>
            </w:rPrChange>
          </w:rPr>
          <w:delText>http://pc2.ecs.csus.edu/wiki/Main_Page</w:delText>
        </w:r>
      </w:del>
      <w:ins w:id="5781" w:author="John Clevenger" w:date="2022-06-15T17:12:00Z">
        <w:r w:rsidRPr="006F368E">
          <w:fldChar w:fldCharType="end"/>
        </w:r>
      </w:ins>
    </w:p>
    <w:p w14:paraId="5D794EAF" w14:textId="76C52C22" w:rsidR="003003A9" w:rsidDel="007B26E2" w:rsidRDefault="003003A9" w:rsidP="003003A9">
      <w:pPr>
        <w:numPr>
          <w:ilvl w:val="0"/>
          <w:numId w:val="10"/>
        </w:numPr>
        <w:spacing w:before="120" w:after="120"/>
        <w:jc w:val="both"/>
        <w:rPr>
          <w:del w:id="5782" w:author="John Clevenger" w:date="2022-06-21T12:14:00Z"/>
        </w:rPr>
      </w:pPr>
      <w:del w:id="5783" w:author="John Clevenger" w:date="2022-06-21T12:14:00Z">
        <w:r w:rsidDel="007B26E2">
          <w:delText>Search the on-line FAQ</w:delText>
        </w:r>
      </w:del>
    </w:p>
    <w:p w14:paraId="11CC7927" w14:textId="42F2C6FA" w:rsidR="003003A9" w:rsidRPr="004C516D" w:rsidDel="007B26E2" w:rsidRDefault="003003A9">
      <w:pPr>
        <w:spacing w:before="120" w:after="120"/>
        <w:ind w:left="1080" w:firstLine="360"/>
        <w:jc w:val="both"/>
        <w:rPr>
          <w:del w:id="5784" w:author="John Clevenger" w:date="2022-06-21T12:14:00Z"/>
        </w:rPr>
        <w:pPrChange w:id="5785" w:author="John Clevenger" w:date="2022-06-15T17:12:00Z">
          <w:pPr>
            <w:spacing w:before="120" w:after="120"/>
            <w:ind w:left="1080"/>
            <w:jc w:val="both"/>
          </w:pPr>
        </w:pPrChange>
      </w:pPr>
    </w:p>
    <w:p w14:paraId="6C507E05" w14:textId="4362F13D" w:rsidR="003003A9" w:rsidRDefault="003003A9" w:rsidP="003003A9">
      <w:pPr>
        <w:numPr>
          <w:ilvl w:val="0"/>
          <w:numId w:val="10"/>
        </w:numPr>
        <w:spacing w:before="120" w:after="120"/>
        <w:jc w:val="both"/>
      </w:pPr>
      <w:r>
        <w:t>Search PC</w:t>
      </w:r>
      <w:r w:rsidRPr="000037D5">
        <w:rPr>
          <w:vertAlign w:val="superscript"/>
        </w:rPr>
        <w:t>2</w:t>
      </w:r>
      <w:r>
        <w:t xml:space="preserve"> </w:t>
      </w:r>
      <w:del w:id="5786" w:author="John Clevenger" w:date="2022-06-15T17:13:00Z">
        <w:r w:rsidDel="006F368E">
          <w:delText xml:space="preserve">Bugzilla </w:delText>
        </w:r>
      </w:del>
      <w:ins w:id="5787" w:author="John Clevenger" w:date="2022-06-15T17:13:00Z">
        <w:r w:rsidR="006F368E">
          <w:t xml:space="preserve">Issue Tracker: </w:t>
        </w:r>
      </w:ins>
    </w:p>
    <w:p w14:paraId="66FF7023" w14:textId="5BE32ED7" w:rsidR="003003A9" w:rsidRDefault="00310430">
      <w:pPr>
        <w:spacing w:before="120" w:after="120"/>
        <w:ind w:left="720" w:firstLine="720"/>
        <w:jc w:val="both"/>
        <w:pPrChange w:id="5788" w:author="John Clevenger" w:date="2022-06-15T17:13:00Z">
          <w:pPr>
            <w:pStyle w:val="ListParagraph"/>
            <w:numPr>
              <w:numId w:val="10"/>
            </w:numPr>
            <w:tabs>
              <w:tab w:val="num" w:pos="1080"/>
            </w:tabs>
            <w:spacing w:before="120" w:after="120"/>
            <w:ind w:left="1080" w:hanging="720"/>
            <w:jc w:val="both"/>
          </w:pPr>
        </w:pPrChange>
      </w:pPr>
      <w:ins w:id="5789" w:author="John Clevenger" w:date="2022-06-15T17:14:00Z">
        <w:r>
          <w:fldChar w:fldCharType="begin"/>
        </w:r>
        <w:r>
          <w:instrText xml:space="preserve"> HYPERLINK "</w:instrText>
        </w:r>
      </w:ins>
      <w:ins w:id="5790" w:author="John Clevenger" w:date="2022-06-15T17:13:00Z">
        <w:r w:rsidRPr="00310430">
          <w:rPr>
            <w:rPrChange w:id="5791" w:author="John Clevenger" w:date="2022-06-15T17:14:00Z">
              <w:rPr>
                <w:rStyle w:val="Hyperlink"/>
              </w:rPr>
            </w:rPrChange>
          </w:rPr>
          <w:instrText>https://github.com/pc2ccs/pc2v9/issues</w:instrText>
        </w:r>
      </w:ins>
      <w:ins w:id="5792" w:author="John Clevenger" w:date="2022-06-15T17:14:00Z">
        <w:r>
          <w:instrText xml:space="preserve">" </w:instrText>
        </w:r>
        <w:r>
          <w:fldChar w:fldCharType="separate"/>
        </w:r>
      </w:ins>
      <w:ins w:id="5793" w:author="John Clevenger" w:date="2022-06-15T17:13:00Z">
        <w:r w:rsidRPr="00310430">
          <w:rPr>
            <w:rStyle w:val="Hyperlink"/>
          </w:rPr>
          <w:t>https://github.com/pc2ccs/pc2v9/issues</w:t>
        </w:r>
      </w:ins>
      <w:del w:id="5794" w:author="John Clevenger" w:date="2022-06-15T17:13:00Z">
        <w:r w:rsidRPr="00310430" w:rsidDel="00310430">
          <w:rPr>
            <w:rStyle w:val="Hyperlink"/>
          </w:rPr>
          <w:delText>http://pc2.ecs.csus.edu/</w:delText>
        </w:r>
      </w:del>
      <w:del w:id="5795" w:author="John Clevenger" w:date="2022-06-15T17:14:00Z">
        <w:r w:rsidRPr="00310430" w:rsidDel="00310430">
          <w:rPr>
            <w:rStyle w:val="Hyperlink"/>
          </w:rPr>
          <w:delText>bugzilla/</w:delText>
        </w:r>
      </w:del>
      <w:ins w:id="5796" w:author="John Clevenger" w:date="2022-06-15T17:14:00Z">
        <w:r>
          <w:fldChar w:fldCharType="end"/>
        </w:r>
      </w:ins>
    </w:p>
    <w:p w14:paraId="021146F9" w14:textId="77777777" w:rsidR="00310430" w:rsidRDefault="00310430" w:rsidP="003003A9">
      <w:pPr>
        <w:spacing w:before="120" w:after="120"/>
        <w:jc w:val="both"/>
        <w:rPr>
          <w:ins w:id="5797" w:author="John Clevenger" w:date="2022-06-15T17:14:00Z"/>
          <w:b/>
          <w:u w:val="single"/>
        </w:rPr>
      </w:pPr>
    </w:p>
    <w:p w14:paraId="707DE553" w14:textId="57B6275F"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33A8EC41" w:rsidR="003003A9" w:rsidRDefault="003003A9" w:rsidP="003003A9">
      <w:pPr>
        <w:spacing w:before="120" w:after="120"/>
        <w:jc w:val="both"/>
      </w:pPr>
      <w:r>
        <w:tab/>
        <w:t xml:space="preserve">If you </w:t>
      </w:r>
      <w:del w:id="5798" w:author="John Clevenger" w:date="2022-06-15T17:14:00Z">
        <w:r w:rsidDel="00310430">
          <w:delText>can not</w:delText>
        </w:r>
      </w:del>
      <w:ins w:id="5799" w:author="John Clevenger" w:date="2022-06-15T17:14:00Z">
        <w:r w:rsidR="00310430">
          <w:t>cannot</w:t>
        </w:r>
      </w:ins>
      <w:r>
        <w:t xml:space="preserve"> find an answer to your question, send the PC</w:t>
      </w:r>
      <w:r w:rsidRPr="000037D5">
        <w:rPr>
          <w:vertAlign w:val="superscript"/>
        </w:rPr>
        <w:t>2</w:t>
      </w:r>
      <w:r>
        <w:t xml:space="preserve"> team an email at </w:t>
      </w:r>
      <w:hyperlink r:id="rId84" w:history="1">
        <w:r w:rsidRPr="00860061">
          <w:rPr>
            <w:rStyle w:val="Hyperlink"/>
          </w:rPr>
          <w:t>pc2@ecs.csus.edu</w:t>
        </w:r>
      </w:hyperlink>
      <w:r>
        <w:t>.</w:t>
      </w:r>
    </w:p>
    <w:p w14:paraId="5738B088" w14:textId="60CC33A3" w:rsidR="003003A9" w:rsidRDefault="003003A9" w:rsidP="003003A9">
      <w:pPr>
        <w:spacing w:before="120" w:after="120"/>
        <w:jc w:val="both"/>
        <w:rPr>
          <w:ins w:id="5800" w:author="John Clevenger" w:date="2022-06-15T13:21:00Z"/>
        </w:rPr>
      </w:pPr>
      <w:r>
        <w:tab/>
        <w:t>If you have attempted to use the PC</w:t>
      </w:r>
      <w:r w:rsidRPr="000037D5">
        <w:rPr>
          <w:vertAlign w:val="superscript"/>
        </w:rPr>
        <w:t>2</w:t>
      </w:r>
      <w:r>
        <w:t xml:space="preserve"> system and are having a problem, please </w:t>
      </w:r>
      <w:del w:id="5801" w:author="John Clevenger" w:date="2022-06-15T17:14:00Z">
        <w:r w:rsidDel="00310430">
          <w:delText>email us</w:delText>
        </w:r>
      </w:del>
      <w:ins w:id="5802" w:author="John Clevenger" w:date="2022-06-15T17:14:00Z">
        <w:r w:rsidR="00310430">
          <w:t>include</w:t>
        </w:r>
      </w:ins>
      <w:r>
        <w:t xml:space="preserve"> a </w:t>
      </w:r>
      <w:ins w:id="5803" w:author="John Clevenger" w:date="2022-06-15T17:15:00Z">
        <w:r w:rsidR="00310430">
          <w:t>“</w:t>
        </w:r>
      </w:ins>
      <w:r w:rsidRPr="000037D5">
        <w:rPr>
          <w:b/>
        </w:rPr>
        <w:t>pc2zip</w:t>
      </w:r>
      <w:ins w:id="5804" w:author="John Clevenger" w:date="2022-06-15T17:15:00Z">
        <w:r w:rsidR="00310430">
          <w:rPr>
            <w:b/>
          </w:rPr>
          <w:t>”</w:t>
        </w:r>
      </w:ins>
      <w:r>
        <w:t xml:space="preserve"> file</w:t>
      </w:r>
      <w:ins w:id="5805" w:author="John Clevenger" w:date="2022-06-15T17:14:00Z">
        <w:r w:rsidR="00310430">
          <w:t xml:space="preserve"> with your email</w:t>
        </w:r>
      </w:ins>
      <w:r>
        <w:t xml:space="preserve">.   This file is created by using the </w:t>
      </w:r>
      <w:r w:rsidRPr="000037D5">
        <w:rPr>
          <w:b/>
        </w:rPr>
        <w:t>pc2zip</w:t>
      </w:r>
      <w:r>
        <w:t xml:space="preserve"> script to create a special </w:t>
      </w:r>
      <w:r w:rsidRPr="00310430">
        <w:rPr>
          <w:b/>
          <w:bCs/>
          <w:rPrChange w:id="5806" w:author="John Clevenger" w:date="2022-06-15T17:14:00Z">
            <w:rPr/>
          </w:rPrChange>
        </w:rPr>
        <w:t>.zip</w:t>
      </w:r>
      <w:r>
        <w:t xml:space="preserve"> file in the archive directory.</w:t>
      </w:r>
    </w:p>
    <w:p w14:paraId="154F4ACE" w14:textId="412A11A7" w:rsidR="00FE65EB" w:rsidRDefault="00FE65EB" w:rsidP="003003A9">
      <w:pPr>
        <w:spacing w:before="120" w:after="120"/>
        <w:jc w:val="both"/>
      </w:pPr>
      <w:ins w:id="5807" w:author="John Clevenger" w:date="2022-06-15T13:21:00Z">
        <w:r>
          <w:tab/>
          <w:t>If you are using the Web Team Interface (WTI), pleas</w:t>
        </w:r>
      </w:ins>
      <w:ins w:id="5808" w:author="John Clevenger" w:date="2022-06-15T13:26:00Z">
        <w:r w:rsidR="00BA28F8">
          <w:t>e</w:t>
        </w:r>
      </w:ins>
      <w:ins w:id="5809" w:author="John Clevenger" w:date="2022-06-15T13:21:00Z">
        <w:r>
          <w:t xml:space="preserve"> also </w:t>
        </w:r>
      </w:ins>
      <w:ins w:id="5810" w:author="John Clevenger" w:date="2022-06-15T17:15:00Z">
        <w:r w:rsidR="00310430">
          <w:t>include</w:t>
        </w:r>
      </w:ins>
      <w:ins w:id="5811" w:author="John Clevenger" w:date="2022-06-15T13:21:00Z">
        <w:r>
          <w:t xml:space="preserve"> a “</w:t>
        </w:r>
        <w:proofErr w:type="spellStart"/>
        <w:r w:rsidRPr="00FE65EB">
          <w:rPr>
            <w:b/>
            <w:rPrChange w:id="5812" w:author="John Clevenger" w:date="2022-06-15T13:22:00Z">
              <w:rPr/>
            </w:rPrChange>
          </w:rPr>
          <w:t>wtizip</w:t>
        </w:r>
        <w:proofErr w:type="spellEnd"/>
        <w:r>
          <w:t>” file</w:t>
        </w:r>
      </w:ins>
      <w:ins w:id="5813" w:author="John Clevenger" w:date="2022-06-15T17:15:00Z">
        <w:r w:rsidR="00310430">
          <w:t xml:space="preserve"> in your email.  This file </w:t>
        </w:r>
      </w:ins>
      <w:ins w:id="5814" w:author="John Clevenger" w:date="2022-06-15T13:22:00Z">
        <w:r>
          <w:t xml:space="preserve">is created by typing the </w:t>
        </w:r>
      </w:ins>
      <w:ins w:id="5815" w:author="John Clevenger" w:date="2022-06-15T13:26:00Z">
        <w:r w:rsidR="00BA28F8">
          <w:t xml:space="preserve">command </w:t>
        </w:r>
      </w:ins>
      <w:proofErr w:type="spellStart"/>
      <w:ins w:id="5816" w:author="John Clevenger" w:date="2022-06-15T13:22:00Z">
        <w:r w:rsidRPr="00FE65EB">
          <w:rPr>
            <w:b/>
            <w:rPrChange w:id="5817" w:author="John Clevenger" w:date="2022-06-15T13:22:00Z">
              <w:rPr/>
            </w:rPrChange>
          </w:rPr>
          <w:t>wtizip</w:t>
        </w:r>
        <w:proofErr w:type="spellEnd"/>
        <w:r>
          <w:t xml:space="preserve"> in the folder where the WTI module was started.</w:t>
        </w:r>
      </w:ins>
    </w:p>
    <w:p w14:paraId="34D923FA" w14:textId="77777777" w:rsidR="001B5938" w:rsidRDefault="001B5938" w:rsidP="00244DE6">
      <w:pPr>
        <w:spacing w:before="120" w:after="120"/>
        <w:jc w:val="both"/>
      </w:pPr>
    </w:p>
    <w:p w14:paraId="09460E1B" w14:textId="77777777" w:rsidR="003441D9" w:rsidRDefault="00BD2517" w:rsidP="00956225">
      <w:pPr>
        <w:pStyle w:val="Appendix"/>
      </w:pPr>
      <w:bookmarkStart w:id="5818" w:name="_Toc261788256"/>
      <w:bookmarkStart w:id="5819" w:name="_Toc274153648"/>
      <w:bookmarkStart w:id="5820" w:name="_Toc274153784"/>
      <w:bookmarkStart w:id="5821" w:name="_Toc274154111"/>
      <w:bookmarkStart w:id="5822" w:name="_Toc132121048"/>
      <w:r>
        <w:lastRenderedPageBreak/>
        <w:t xml:space="preserve">Appendix </w:t>
      </w:r>
      <w:proofErr w:type="gramStart"/>
      <w:r w:rsidR="0057696E">
        <w:t>I</w:t>
      </w:r>
      <w:r w:rsidR="003441D9">
        <w:t xml:space="preserve">  –</w:t>
      </w:r>
      <w:proofErr w:type="gramEnd"/>
      <w:r w:rsidR="003441D9">
        <w:t xml:space="preserve">  </w:t>
      </w:r>
      <w:r w:rsidR="0036385C" w:rsidRPr="0036385C">
        <w:t>PC</w:t>
      </w:r>
      <w:r w:rsidR="0036385C" w:rsidRPr="0036385C">
        <w:rPr>
          <w:vertAlign w:val="superscript"/>
        </w:rPr>
        <w:t>2</w:t>
      </w:r>
      <w:r w:rsidR="0036385C" w:rsidRPr="0036385C">
        <w:t xml:space="preserve"> Distribution Contents</w:t>
      </w:r>
      <w:bookmarkEnd w:id="5818"/>
      <w:bookmarkEnd w:id="5819"/>
      <w:bookmarkEnd w:id="5820"/>
      <w:bookmarkEnd w:id="5821"/>
      <w:bookmarkEnd w:id="5822"/>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5823" w:author="John Clevenger" w:date="2022-06-15T13:23: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5824">
          <w:tblGrid>
            <w:gridCol w:w="2340"/>
            <w:gridCol w:w="4770"/>
          </w:tblGrid>
        </w:tblGridChange>
      </w:tblGrid>
      <w:tr w:rsidR="004279E4" w:rsidRPr="004279E4" w14:paraId="5109A26A" w14:textId="77777777" w:rsidTr="00FE65EB">
        <w:tc>
          <w:tcPr>
            <w:tcW w:w="2340" w:type="dxa"/>
            <w:tcPrChange w:id="5825" w:author="John Clevenger" w:date="2022-06-15T13:23:00Z">
              <w:tcPr>
                <w:tcW w:w="2340" w:type="dxa"/>
              </w:tcPr>
            </w:tcPrChange>
          </w:tcPr>
          <w:p w14:paraId="12755B58" w14:textId="77777777" w:rsidR="004279E4" w:rsidRPr="004279E4" w:rsidRDefault="00C65834" w:rsidP="004279E4">
            <w:r>
              <w:t>Directory Name</w:t>
            </w:r>
          </w:p>
        </w:tc>
        <w:tc>
          <w:tcPr>
            <w:tcW w:w="5445" w:type="dxa"/>
            <w:tcPrChange w:id="5826" w:author="John Clevenger" w:date="2022-06-15T13:23:00Z">
              <w:tcPr>
                <w:tcW w:w="4770" w:type="dxa"/>
              </w:tcPr>
            </w:tcPrChange>
          </w:tcPr>
          <w:p w14:paraId="3B3DE868" w14:textId="77777777" w:rsidR="004279E4" w:rsidRPr="004279E4" w:rsidRDefault="00C65834" w:rsidP="004279E4">
            <w:r>
              <w:t>Contains</w:t>
            </w:r>
          </w:p>
        </w:tc>
      </w:tr>
      <w:tr w:rsidR="004279E4" w:rsidRPr="004279E4" w14:paraId="29826079" w14:textId="77777777" w:rsidTr="00FE65EB">
        <w:tc>
          <w:tcPr>
            <w:tcW w:w="2340" w:type="dxa"/>
            <w:tcPrChange w:id="5827" w:author="John Clevenger" w:date="2022-06-15T13:23:00Z">
              <w:tcPr>
                <w:tcW w:w="2340" w:type="dxa"/>
              </w:tcPr>
            </w:tcPrChange>
          </w:tcPr>
          <w:p w14:paraId="79A8A508" w14:textId="77777777" w:rsidR="004279E4" w:rsidRPr="004279E4" w:rsidRDefault="004279E4" w:rsidP="004279E4">
            <w:r w:rsidRPr="004279E4">
              <w:t>bin</w:t>
            </w:r>
          </w:p>
        </w:tc>
        <w:tc>
          <w:tcPr>
            <w:tcW w:w="5445" w:type="dxa"/>
            <w:tcPrChange w:id="5828" w:author="John Clevenger" w:date="2022-06-15T13:23:00Z">
              <w:tcPr>
                <w:tcW w:w="4770" w:type="dxa"/>
              </w:tcPr>
            </w:tcPrChange>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FE65EB">
        <w:tc>
          <w:tcPr>
            <w:tcW w:w="2340" w:type="dxa"/>
            <w:tcPrChange w:id="5829" w:author="John Clevenger" w:date="2022-06-15T13:23:00Z">
              <w:tcPr>
                <w:tcW w:w="2340" w:type="dxa"/>
              </w:tcPr>
            </w:tcPrChange>
          </w:tcPr>
          <w:p w14:paraId="09BBDAD3" w14:textId="77777777" w:rsidR="004279E4" w:rsidRPr="004279E4" w:rsidRDefault="004279E4" w:rsidP="004279E4">
            <w:r w:rsidRPr="004279E4">
              <w:t>data</w:t>
            </w:r>
          </w:p>
        </w:tc>
        <w:tc>
          <w:tcPr>
            <w:tcW w:w="5445" w:type="dxa"/>
            <w:tcPrChange w:id="5830" w:author="John Clevenger" w:date="2022-06-15T13:23:00Z">
              <w:tcPr>
                <w:tcW w:w="4770" w:type="dxa"/>
              </w:tcPr>
            </w:tcPrChange>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FE65EB">
        <w:tc>
          <w:tcPr>
            <w:tcW w:w="2340" w:type="dxa"/>
            <w:tcPrChange w:id="5831" w:author="John Clevenger" w:date="2022-06-15T13:23:00Z">
              <w:tcPr>
                <w:tcW w:w="2340" w:type="dxa"/>
              </w:tcPr>
            </w:tcPrChange>
          </w:tcPr>
          <w:p w14:paraId="58D3D3F3" w14:textId="77777777" w:rsidR="004279E4" w:rsidRPr="004279E4" w:rsidRDefault="004279E4" w:rsidP="004279E4">
            <w:r w:rsidRPr="004279E4">
              <w:t>doc</w:t>
            </w:r>
          </w:p>
        </w:tc>
        <w:tc>
          <w:tcPr>
            <w:tcW w:w="5445" w:type="dxa"/>
            <w:tcPrChange w:id="5832" w:author="John Clevenger" w:date="2022-06-15T13:23:00Z">
              <w:tcPr>
                <w:tcW w:w="4770" w:type="dxa"/>
              </w:tcPr>
            </w:tcPrChange>
          </w:tcPr>
          <w:p w14:paraId="5176E472" w14:textId="77777777" w:rsidR="004279E4" w:rsidRPr="004279E4" w:rsidRDefault="00C65834" w:rsidP="004279E4">
            <w:r>
              <w:t>API and user documentation</w:t>
            </w:r>
          </w:p>
        </w:tc>
      </w:tr>
      <w:tr w:rsidR="004279E4" w:rsidRPr="004279E4" w14:paraId="6FD87459" w14:textId="77777777" w:rsidTr="00FE65EB">
        <w:tc>
          <w:tcPr>
            <w:tcW w:w="2340" w:type="dxa"/>
            <w:tcPrChange w:id="5833" w:author="John Clevenger" w:date="2022-06-15T13:23:00Z">
              <w:tcPr>
                <w:tcW w:w="2340" w:type="dxa"/>
              </w:tcPr>
            </w:tcPrChange>
          </w:tcPr>
          <w:p w14:paraId="42AF7D29" w14:textId="77777777" w:rsidR="004279E4" w:rsidRPr="004279E4" w:rsidRDefault="004279E4" w:rsidP="004279E4">
            <w:r w:rsidRPr="004279E4">
              <w:t>lib</w:t>
            </w:r>
          </w:p>
        </w:tc>
        <w:tc>
          <w:tcPr>
            <w:tcW w:w="5445" w:type="dxa"/>
            <w:tcPrChange w:id="5834" w:author="John Clevenger" w:date="2022-06-15T13:23:00Z">
              <w:tcPr>
                <w:tcW w:w="4770" w:type="dxa"/>
              </w:tcPr>
            </w:tcPrChange>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FE65EB">
        <w:tc>
          <w:tcPr>
            <w:tcW w:w="2340" w:type="dxa"/>
            <w:tcPrChange w:id="5835" w:author="John Clevenger" w:date="2022-06-15T13:23:00Z">
              <w:tcPr>
                <w:tcW w:w="2340" w:type="dxa"/>
              </w:tcPr>
            </w:tcPrChange>
          </w:tcPr>
          <w:p w14:paraId="5DF4651A" w14:textId="77777777" w:rsidR="00A37CD4" w:rsidRPr="004279E4" w:rsidRDefault="00AE35DB" w:rsidP="004279E4">
            <w:r>
              <w:t>p</w:t>
            </w:r>
            <w:r w:rsidR="00A37CD4">
              <w:t>rojects</w:t>
            </w:r>
          </w:p>
        </w:tc>
        <w:tc>
          <w:tcPr>
            <w:tcW w:w="5445" w:type="dxa"/>
            <w:tcPrChange w:id="5836" w:author="John Clevenger" w:date="2022-06-15T13:23:00Z">
              <w:tcPr>
                <w:tcW w:w="4770" w:type="dxa"/>
              </w:tcPr>
            </w:tcPrChange>
          </w:tcPr>
          <w:p w14:paraId="03D79082" w14:textId="4AE1EEE5" w:rsidR="00A37CD4" w:rsidRPr="00424899" w:rsidRDefault="00A37CD4" w:rsidP="007F5693">
            <w:r>
              <w:t>PC</w:t>
            </w:r>
            <w:r w:rsidRPr="00A37CD4">
              <w:rPr>
                <w:vertAlign w:val="superscript"/>
              </w:rPr>
              <w:t>2</w:t>
            </w:r>
            <w:r>
              <w:t>-related projects (</w:t>
            </w:r>
            <w:proofErr w:type="gramStart"/>
            <w:r>
              <w:t>e.g.</w:t>
            </w:r>
            <w:proofErr w:type="gramEnd"/>
            <w:r>
              <w:t xml:space="preserve"> </w:t>
            </w:r>
            <w:r w:rsidR="007F5693">
              <w:t>WTI web team</w:t>
            </w:r>
            <w:ins w:id="5837" w:author="John Clevenger" w:date="2022-06-15T13:23:00Z">
              <w:r w:rsidR="00FE65EB">
                <w:t xml:space="preserve"> interface</w:t>
              </w:r>
            </w:ins>
            <w:r>
              <w:t>)</w:t>
            </w:r>
          </w:p>
        </w:tc>
      </w:tr>
      <w:tr w:rsidR="004279E4" w:rsidRPr="004279E4" w14:paraId="1930F9D6" w14:textId="77777777" w:rsidTr="00FE65EB">
        <w:tc>
          <w:tcPr>
            <w:tcW w:w="2340" w:type="dxa"/>
            <w:tcPrChange w:id="5838" w:author="John Clevenger" w:date="2022-06-15T13:23:00Z">
              <w:tcPr>
                <w:tcW w:w="2340" w:type="dxa"/>
              </w:tcPr>
            </w:tcPrChange>
          </w:tcPr>
          <w:p w14:paraId="559E782D" w14:textId="77777777" w:rsidR="004279E4" w:rsidRPr="004279E4" w:rsidRDefault="004279E4" w:rsidP="001304DE">
            <w:proofErr w:type="spellStart"/>
            <w:r w:rsidRPr="004279E4">
              <w:t>samps</w:t>
            </w:r>
            <w:proofErr w:type="spellEnd"/>
          </w:p>
        </w:tc>
        <w:tc>
          <w:tcPr>
            <w:tcW w:w="5445" w:type="dxa"/>
            <w:tcPrChange w:id="5839" w:author="John Clevenger" w:date="2022-06-15T13:23:00Z">
              <w:tcPr>
                <w:tcW w:w="4770" w:type="dxa"/>
              </w:tcPr>
            </w:tcPrChange>
          </w:tcPr>
          <w:p w14:paraId="3B752C4A" w14:textId="77777777" w:rsidR="004279E4" w:rsidRPr="004279E4" w:rsidRDefault="009D5CF8" w:rsidP="001304DE">
            <w:r>
              <w:t>sample files</w:t>
            </w:r>
          </w:p>
        </w:tc>
      </w:tr>
      <w:tr w:rsidR="00AE35DB" w:rsidRPr="004279E4" w14:paraId="16B836B3" w14:textId="77777777" w:rsidTr="00FE65EB">
        <w:tc>
          <w:tcPr>
            <w:tcW w:w="2340" w:type="dxa"/>
            <w:tcPrChange w:id="5840" w:author="John Clevenger" w:date="2022-06-15T13:23:00Z">
              <w:tcPr>
                <w:tcW w:w="2340" w:type="dxa"/>
              </w:tcPr>
            </w:tcPrChange>
          </w:tcPr>
          <w:p w14:paraId="06ED5040" w14:textId="77777777" w:rsidR="00AE35DB" w:rsidRPr="004279E4" w:rsidRDefault="00AE35DB" w:rsidP="001304DE">
            <w:proofErr w:type="spellStart"/>
            <w:r>
              <w:t>samps</w:t>
            </w:r>
            <w:proofErr w:type="spellEnd"/>
            <w:r>
              <w:t>/contests</w:t>
            </w:r>
          </w:p>
        </w:tc>
        <w:tc>
          <w:tcPr>
            <w:tcW w:w="5445" w:type="dxa"/>
            <w:tcPrChange w:id="5841" w:author="John Clevenger" w:date="2022-06-15T13:23:00Z">
              <w:tcPr>
                <w:tcW w:w="4770" w:type="dxa"/>
              </w:tcPr>
            </w:tcPrChange>
          </w:tcPr>
          <w:p w14:paraId="592C61FE" w14:textId="77777777" w:rsidR="00AE35DB" w:rsidRDefault="00AE35DB" w:rsidP="001304DE">
            <w:r>
              <w:t>sample contests, with YAML descriptions</w:t>
            </w:r>
          </w:p>
        </w:tc>
      </w:tr>
      <w:tr w:rsidR="00F603C6" w:rsidRPr="004279E4" w14:paraId="6D3CD157" w14:textId="77777777" w:rsidTr="00FE65EB">
        <w:tc>
          <w:tcPr>
            <w:tcW w:w="2340" w:type="dxa"/>
            <w:tcPrChange w:id="5842" w:author="John Clevenger" w:date="2022-06-15T13:23:00Z">
              <w:tcPr>
                <w:tcW w:w="2340" w:type="dxa"/>
              </w:tcPr>
            </w:tcPrChange>
          </w:tcPr>
          <w:p w14:paraId="34173A4F" w14:textId="77777777" w:rsidR="00F603C6" w:rsidRPr="004279E4" w:rsidRDefault="009D5CF8" w:rsidP="009D5CF8">
            <w:proofErr w:type="spellStart"/>
            <w:r>
              <w:t>samps</w:t>
            </w:r>
            <w:proofErr w:type="spellEnd"/>
            <w:r>
              <w:t>/data/</w:t>
            </w:r>
            <w:proofErr w:type="spellStart"/>
            <w:r>
              <w:t>xsl</w:t>
            </w:r>
            <w:proofErr w:type="spellEnd"/>
          </w:p>
        </w:tc>
        <w:tc>
          <w:tcPr>
            <w:tcW w:w="5445" w:type="dxa"/>
            <w:tcPrChange w:id="5843" w:author="John Clevenger" w:date="2022-06-15T13:23:00Z">
              <w:tcPr>
                <w:tcW w:w="4770" w:type="dxa"/>
              </w:tcPr>
            </w:tcPrChange>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FE65EB">
        <w:tc>
          <w:tcPr>
            <w:tcW w:w="2340" w:type="dxa"/>
            <w:tcPrChange w:id="5844" w:author="John Clevenger" w:date="2022-06-15T13:23:00Z">
              <w:tcPr>
                <w:tcW w:w="2340" w:type="dxa"/>
              </w:tcPr>
            </w:tcPrChange>
          </w:tcPr>
          <w:p w14:paraId="5137E520" w14:textId="77777777" w:rsidR="00F603C6" w:rsidRPr="004279E4" w:rsidRDefault="009D5CF8" w:rsidP="009D5CF8">
            <w:proofErr w:type="spellStart"/>
            <w:r>
              <w:t>samps</w:t>
            </w:r>
            <w:proofErr w:type="spellEnd"/>
            <w:r>
              <w:t>/scripts</w:t>
            </w:r>
          </w:p>
        </w:tc>
        <w:tc>
          <w:tcPr>
            <w:tcW w:w="5445" w:type="dxa"/>
            <w:tcPrChange w:id="5845" w:author="John Clevenger" w:date="2022-06-15T13:23:00Z">
              <w:tcPr>
                <w:tcW w:w="4770" w:type="dxa"/>
              </w:tcPr>
            </w:tcPrChange>
          </w:tcPr>
          <w:p w14:paraId="685DD377" w14:textId="77777777" w:rsidR="00F603C6" w:rsidRPr="004279E4" w:rsidRDefault="009D5CF8" w:rsidP="009D5CF8">
            <w:r>
              <w:t>compile and other scripts</w:t>
            </w:r>
          </w:p>
        </w:tc>
      </w:tr>
      <w:tr w:rsidR="00F603C6" w:rsidRPr="001F63C4" w14:paraId="3F7B7FF6" w14:textId="77777777" w:rsidTr="00FE65EB">
        <w:tc>
          <w:tcPr>
            <w:tcW w:w="2340" w:type="dxa"/>
            <w:tcPrChange w:id="5846" w:author="John Clevenger" w:date="2022-06-15T13:23:00Z">
              <w:tcPr>
                <w:tcW w:w="2340" w:type="dxa"/>
              </w:tcPr>
            </w:tcPrChange>
          </w:tcPr>
          <w:p w14:paraId="29A03FAF" w14:textId="77777777" w:rsidR="00F603C6" w:rsidRPr="004279E4" w:rsidRDefault="009D5CF8" w:rsidP="009D5CF8">
            <w:proofErr w:type="spellStart"/>
            <w:r>
              <w:t>samps</w:t>
            </w:r>
            <w:proofErr w:type="spellEnd"/>
            <w:r>
              <w:t>/</w:t>
            </w:r>
            <w:proofErr w:type="spellStart"/>
            <w:r>
              <w:t>src</w:t>
            </w:r>
            <w:proofErr w:type="spellEnd"/>
          </w:p>
        </w:tc>
        <w:tc>
          <w:tcPr>
            <w:tcW w:w="5445" w:type="dxa"/>
            <w:tcPrChange w:id="5847" w:author="John Clevenger" w:date="2022-06-15T13:23:00Z">
              <w:tcPr>
                <w:tcW w:w="4770" w:type="dxa"/>
              </w:tcPr>
            </w:tcPrChange>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FE65EB">
        <w:tc>
          <w:tcPr>
            <w:tcW w:w="2340" w:type="dxa"/>
            <w:tcPrChange w:id="5848" w:author="John Clevenger" w:date="2022-06-15T13:23:00Z">
              <w:tcPr>
                <w:tcW w:w="2340" w:type="dxa"/>
              </w:tcPr>
            </w:tcPrChange>
          </w:tcPr>
          <w:p w14:paraId="7FE8DACD" w14:textId="77777777" w:rsidR="00F603C6" w:rsidRPr="004279E4" w:rsidRDefault="00F603C6" w:rsidP="00F603C6">
            <w:proofErr w:type="spellStart"/>
            <w:r>
              <w:t>samps</w:t>
            </w:r>
            <w:proofErr w:type="spellEnd"/>
            <w:r>
              <w:t>/web</w:t>
            </w:r>
          </w:p>
        </w:tc>
        <w:tc>
          <w:tcPr>
            <w:tcW w:w="5445" w:type="dxa"/>
            <w:tcPrChange w:id="5849" w:author="John Clevenger" w:date="2022-06-15T13:23:00Z">
              <w:tcPr>
                <w:tcW w:w="4770" w:type="dxa"/>
              </w:tcPr>
            </w:tcPrChange>
          </w:tcPr>
          <w:p w14:paraId="231EF3E5" w14:textId="77777777" w:rsidR="00F603C6" w:rsidRDefault="009D5CF8" w:rsidP="009D5CF8">
            <w:r>
              <w:t>web resources and scripts</w:t>
            </w:r>
          </w:p>
        </w:tc>
      </w:tr>
      <w:tr w:rsidR="009D5CF8" w:rsidRPr="004279E4" w14:paraId="57035B78" w14:textId="77777777" w:rsidTr="00FE65EB">
        <w:tc>
          <w:tcPr>
            <w:tcW w:w="2340" w:type="dxa"/>
            <w:tcPrChange w:id="5850" w:author="John Clevenger" w:date="2022-06-15T13:23:00Z">
              <w:tcPr>
                <w:tcW w:w="2340" w:type="dxa"/>
              </w:tcPr>
            </w:tcPrChange>
          </w:tcPr>
          <w:p w14:paraId="304A2800" w14:textId="77777777" w:rsidR="009D5CF8" w:rsidRDefault="009D5CF8" w:rsidP="00F603C6">
            <w:proofErr w:type="spellStart"/>
            <w:r>
              <w:t>samps</w:t>
            </w:r>
            <w:proofErr w:type="spellEnd"/>
            <w:r>
              <w:t>/web/</w:t>
            </w:r>
            <w:proofErr w:type="spellStart"/>
            <w:r>
              <w:t>xsl</w:t>
            </w:r>
            <w:proofErr w:type="spellEnd"/>
          </w:p>
        </w:tc>
        <w:tc>
          <w:tcPr>
            <w:tcW w:w="5445" w:type="dxa"/>
            <w:tcPrChange w:id="5851" w:author="John Clevenger" w:date="2022-06-15T13:23:00Z">
              <w:tcPr>
                <w:tcW w:w="4770" w:type="dxa"/>
              </w:tcPr>
            </w:tcPrChange>
          </w:tcPr>
          <w:p w14:paraId="27ED55DA" w14:textId="77777777" w:rsidR="009D5CF8" w:rsidRDefault="003003A9" w:rsidP="009D5CF8">
            <w:r>
              <w:t>samples for group XSL</w:t>
            </w:r>
            <w:r w:rsidR="009D5CF8">
              <w:t xml:space="preserve"> for HTML</w:t>
            </w:r>
          </w:p>
        </w:tc>
      </w:tr>
    </w:tbl>
    <w:p w14:paraId="36D8EB2D" w14:textId="61130D64" w:rsidR="004279E4" w:rsidRDefault="004279E4">
      <w:pPr>
        <w:rPr>
          <w:ins w:id="5852" w:author="John Clevenger" w:date="2022-06-15T13:23:00Z"/>
        </w:rPr>
      </w:pPr>
    </w:p>
    <w:p w14:paraId="32F5AD4A" w14:textId="77777777" w:rsidR="00FE65EB" w:rsidRDefault="00FE65EB"/>
    <w:p w14:paraId="6F868504" w14:textId="77777777" w:rsidR="00FE65EB" w:rsidRDefault="00C65834" w:rsidP="00C65834">
      <w:pPr>
        <w:ind w:firstLine="720"/>
        <w:rPr>
          <w:ins w:id="5853" w:author="John Clevenger" w:date="2022-06-15T13:24:00Z"/>
        </w:rPr>
      </w:pPr>
      <w:r>
        <w:t>Files</w:t>
      </w:r>
    </w:p>
    <w:p w14:paraId="3AC2FC5B" w14:textId="6BC13E78" w:rsidR="00C65834" w:rsidRDefault="00C65834" w:rsidP="00C65834">
      <w:pPr>
        <w:ind w:firstLine="720"/>
      </w:pPr>
      <w:r>
        <w:t xml:space="preserve"> </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5854" w:author="John Clevenger" w:date="2022-06-15T13:24: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5855">
          <w:tblGrid>
            <w:gridCol w:w="2340"/>
            <w:gridCol w:w="4770"/>
          </w:tblGrid>
        </w:tblGridChange>
      </w:tblGrid>
      <w:tr w:rsidR="00C65834" w:rsidRPr="004279E4" w14:paraId="2D3B2D88" w14:textId="77777777" w:rsidTr="00FE65EB">
        <w:tc>
          <w:tcPr>
            <w:tcW w:w="2340" w:type="dxa"/>
            <w:tcPrChange w:id="5856" w:author="John Clevenger" w:date="2022-06-15T13:24:00Z">
              <w:tcPr>
                <w:tcW w:w="2340" w:type="dxa"/>
              </w:tcPr>
            </w:tcPrChange>
          </w:tcPr>
          <w:p w14:paraId="6558152F" w14:textId="77777777" w:rsidR="00C65834" w:rsidRPr="004279E4" w:rsidRDefault="00C65834" w:rsidP="001304DE">
            <w:r>
              <w:t>Filename</w:t>
            </w:r>
          </w:p>
        </w:tc>
        <w:tc>
          <w:tcPr>
            <w:tcW w:w="5445" w:type="dxa"/>
            <w:tcPrChange w:id="5857" w:author="John Clevenger" w:date="2022-06-15T13:24:00Z">
              <w:tcPr>
                <w:tcW w:w="4770" w:type="dxa"/>
              </w:tcPr>
            </w:tcPrChange>
          </w:tcPr>
          <w:p w14:paraId="7F319C03" w14:textId="77777777" w:rsidR="00C65834" w:rsidRPr="004279E4" w:rsidRDefault="00C65834" w:rsidP="001304DE">
            <w:r>
              <w:t>Description</w:t>
            </w:r>
          </w:p>
        </w:tc>
      </w:tr>
      <w:tr w:rsidR="00C65834" w:rsidRPr="004279E4" w14:paraId="1882607C" w14:textId="77777777" w:rsidTr="00FE65EB">
        <w:tc>
          <w:tcPr>
            <w:tcW w:w="2340" w:type="dxa"/>
            <w:tcPrChange w:id="5858" w:author="John Clevenger" w:date="2022-06-15T13:24:00Z">
              <w:tcPr>
                <w:tcW w:w="2340" w:type="dxa"/>
              </w:tcPr>
            </w:tcPrChange>
          </w:tcPr>
          <w:p w14:paraId="524E796C" w14:textId="77777777" w:rsidR="00C65834" w:rsidRPr="004279E4" w:rsidRDefault="00C65834" w:rsidP="001304DE">
            <w:r w:rsidRPr="004279E4">
              <w:t>README</w:t>
            </w:r>
          </w:p>
        </w:tc>
        <w:tc>
          <w:tcPr>
            <w:tcW w:w="5445" w:type="dxa"/>
            <w:tcPrChange w:id="5859" w:author="John Clevenger" w:date="2022-06-15T13:24:00Z">
              <w:tcPr>
                <w:tcW w:w="4770" w:type="dxa"/>
              </w:tcPr>
            </w:tcPrChange>
          </w:tcPr>
          <w:p w14:paraId="2794F4DC" w14:textId="77777777" w:rsidR="00C65834" w:rsidRPr="004279E4" w:rsidRDefault="003D30CA" w:rsidP="001304DE">
            <w:r>
              <w:t>Late breaking and important info</w:t>
            </w:r>
          </w:p>
        </w:tc>
      </w:tr>
      <w:tr w:rsidR="00C65834" w:rsidRPr="004279E4" w14:paraId="47C9E6D3" w14:textId="77777777" w:rsidTr="00FE65EB">
        <w:tc>
          <w:tcPr>
            <w:tcW w:w="2340" w:type="dxa"/>
            <w:tcPrChange w:id="5860" w:author="John Clevenger" w:date="2022-06-15T13:24:00Z">
              <w:tcPr>
                <w:tcW w:w="2340" w:type="dxa"/>
              </w:tcPr>
            </w:tcPrChange>
          </w:tcPr>
          <w:p w14:paraId="5CBC303D" w14:textId="77777777" w:rsidR="00C65834" w:rsidRPr="004279E4" w:rsidRDefault="00C65834" w:rsidP="001304DE">
            <w:r w:rsidRPr="004279E4">
              <w:t>VERSION</w:t>
            </w:r>
          </w:p>
        </w:tc>
        <w:tc>
          <w:tcPr>
            <w:tcW w:w="5445" w:type="dxa"/>
            <w:tcPrChange w:id="5861" w:author="John Clevenger" w:date="2022-06-15T13:24:00Z">
              <w:tcPr>
                <w:tcW w:w="4770" w:type="dxa"/>
              </w:tcPr>
            </w:tcPrChange>
          </w:tcPr>
          <w:p w14:paraId="3A938108" w14:textId="77777777" w:rsidR="00C65834" w:rsidRPr="004279E4" w:rsidRDefault="003D30CA" w:rsidP="001304DE">
            <w:r>
              <w:t>Version information</w:t>
            </w:r>
          </w:p>
        </w:tc>
      </w:tr>
      <w:tr w:rsidR="00A37CD4" w:rsidRPr="004279E4" w14:paraId="1788CC6D" w14:textId="77777777" w:rsidTr="00FE65EB">
        <w:tc>
          <w:tcPr>
            <w:tcW w:w="2340" w:type="dxa"/>
            <w:tcPrChange w:id="5862" w:author="John Clevenger" w:date="2022-06-15T13:24:00Z">
              <w:tcPr>
                <w:tcW w:w="2340" w:type="dxa"/>
              </w:tcPr>
            </w:tcPrChange>
          </w:tcPr>
          <w:p w14:paraId="27A8FB1B" w14:textId="77777777" w:rsidR="00A37CD4" w:rsidRPr="004279E4" w:rsidRDefault="00A37CD4" w:rsidP="001304DE">
            <w:r>
              <w:t>pc2v9.ini</w:t>
            </w:r>
          </w:p>
        </w:tc>
        <w:tc>
          <w:tcPr>
            <w:tcW w:w="5445" w:type="dxa"/>
            <w:tcPrChange w:id="5863" w:author="John Clevenger" w:date="2022-06-15T13:24:00Z">
              <w:tcPr>
                <w:tcW w:w="4770" w:type="dxa"/>
              </w:tcPr>
            </w:tcPrChange>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FE65EB">
        <w:tc>
          <w:tcPr>
            <w:tcW w:w="2340" w:type="dxa"/>
            <w:tcPrChange w:id="5864" w:author="John Clevenger" w:date="2022-06-15T13:24:00Z">
              <w:tcPr>
                <w:tcW w:w="2340" w:type="dxa"/>
              </w:tcPr>
            </w:tcPrChange>
          </w:tcPr>
          <w:p w14:paraId="76172D3D" w14:textId="77777777" w:rsidR="00A37CD4" w:rsidRDefault="00A37CD4" w:rsidP="001304DE">
            <w:r>
              <w:t>pc2.ico</w:t>
            </w:r>
          </w:p>
        </w:tc>
        <w:tc>
          <w:tcPr>
            <w:tcW w:w="5445" w:type="dxa"/>
            <w:tcPrChange w:id="5865" w:author="John Clevenger" w:date="2022-06-15T13:24:00Z">
              <w:tcPr>
                <w:tcW w:w="4770" w:type="dxa"/>
              </w:tcPr>
            </w:tcPrChange>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956225">
      <w:pPr>
        <w:pStyle w:val="Appendix"/>
      </w:pPr>
      <w:bookmarkStart w:id="5866" w:name="_Toc261788257"/>
      <w:bookmarkStart w:id="5867" w:name="_Toc274153649"/>
      <w:bookmarkStart w:id="5868" w:name="_Toc274153785"/>
      <w:bookmarkStart w:id="5869" w:name="_Toc274154112"/>
      <w:bookmarkStart w:id="5870" w:name="_Toc132121049"/>
      <w:r>
        <w:lastRenderedPageBreak/>
        <w:t xml:space="preserve">Appendix </w:t>
      </w:r>
      <w:r w:rsidR="0057696E">
        <w:t>J</w:t>
      </w:r>
      <w:r w:rsidR="00496494">
        <w:t xml:space="preserve"> –</w:t>
      </w:r>
      <w:r w:rsidR="001A534A">
        <w:t xml:space="preserve"> L</w:t>
      </w:r>
      <w:r w:rsidR="00496494">
        <w:t>og files</w:t>
      </w:r>
      <w:bookmarkEnd w:id="5866"/>
      <w:bookmarkEnd w:id="5867"/>
      <w:bookmarkEnd w:id="5868"/>
      <w:bookmarkEnd w:id="5869"/>
      <w:bookmarkEnd w:id="5870"/>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w:t>
      </w:r>
      <w:proofErr w:type="spellStart"/>
      <w:r w:rsidR="00AA5F12" w:rsidRPr="003003A9">
        <w:rPr>
          <w:rFonts w:ascii="Courier New" w:hAnsi="Courier New" w:cs="Courier New"/>
          <w:b/>
          <w:sz w:val="22"/>
          <w:szCs w:val="22"/>
        </w:rPr>
        <w:t>ProfileID</w:t>
      </w:r>
      <w:proofErr w:type="spellEnd"/>
      <w:r w:rsidR="00AA5F12" w:rsidRPr="003003A9">
        <w:rPr>
          <w:rFonts w:ascii="Courier New" w:hAnsi="Courier New" w:cs="Courier New"/>
          <w:b/>
          <w:sz w:val="22"/>
          <w:szCs w:val="22"/>
        </w:rPr>
        <w:t>&gt;/logs</w:t>
      </w:r>
      <w:r>
        <w:t>.</w:t>
      </w:r>
    </w:p>
    <w:p w14:paraId="5AD70F82" w14:textId="77777777" w:rsidR="0020704C" w:rsidRDefault="00496494" w:rsidP="00496494">
      <w:pPr>
        <w:spacing w:before="120" w:after="120"/>
        <w:jc w:val="both"/>
      </w:pPr>
      <w:r>
        <w:tab/>
        <w:t>There are 4 different log file types:</w:t>
      </w:r>
    </w:p>
    <w:p w14:paraId="077ACFDD" w14:textId="31F1A78A" w:rsidR="00496494" w:rsidRDefault="00496494" w:rsidP="008320FA">
      <w:pPr>
        <w:numPr>
          <w:ilvl w:val="0"/>
          <w:numId w:val="16"/>
        </w:numPr>
        <w:spacing w:before="120" w:after="120"/>
        <w:jc w:val="both"/>
      </w:pPr>
      <w:del w:id="5871" w:author="John Clevenger" w:date="2022-06-21T12:41:00Z">
        <w:r w:rsidDel="005D0A03">
          <w:delText xml:space="preserve">startup </w:delText>
        </w:r>
      </w:del>
      <w:ins w:id="5872" w:author="John Clevenger" w:date="2022-06-21T12:41:00Z">
        <w:r w:rsidR="005D0A03">
          <w:t xml:space="preserve">Startup </w:t>
        </w:r>
      </w:ins>
      <w:r>
        <w:t>log files – logging information before a module is logged in</w:t>
      </w:r>
      <w:ins w:id="5873" w:author="John Clevenger" w:date="2022-06-15T17:16:00Z">
        <w:r w:rsidR="0022754D">
          <w:t>.</w:t>
        </w:r>
      </w:ins>
    </w:p>
    <w:p w14:paraId="0D84F867" w14:textId="404BB271" w:rsidR="00496494" w:rsidRDefault="005D0A03" w:rsidP="008320FA">
      <w:pPr>
        <w:numPr>
          <w:ilvl w:val="0"/>
          <w:numId w:val="16"/>
        </w:numPr>
        <w:spacing w:before="120" w:after="120"/>
        <w:jc w:val="both"/>
      </w:pPr>
      <w:r>
        <w:t>M</w:t>
      </w:r>
      <w:r w:rsidR="00496494">
        <w:t>odule log files – logging information for a logged in module/client</w:t>
      </w:r>
      <w:r w:rsidR="001A534A">
        <w:t xml:space="preserve">, </w:t>
      </w:r>
      <w:r w:rsidR="001A534A">
        <w:rPr>
          <w:b/>
        </w:rPr>
        <w:t>typically these are the files to check for errors when running</w:t>
      </w:r>
      <w:r w:rsidR="00763B5E">
        <w:rPr>
          <w:b/>
        </w:rPr>
        <w:t xml:space="preserve"> PC</w:t>
      </w:r>
      <w:del w:id="5874" w:author="John Clevenger" w:date="2022-06-21T12:41:00Z">
        <w:r w:rsidR="00763B5E" w:rsidRPr="00763B5E" w:rsidDel="005D0A03">
          <w:rPr>
            <w:b/>
            <w:vertAlign w:val="superscript"/>
          </w:rPr>
          <w:delText>2</w:delText>
        </w:r>
        <w:r w:rsidR="00763B5E" w:rsidDel="005D0A03">
          <w:rPr>
            <w:b/>
          </w:rPr>
          <w:delText xml:space="preserve"> </w:delText>
        </w:r>
      </w:del>
      <w:ins w:id="5875" w:author="John Clevenger" w:date="2022-06-21T12:41:00Z">
        <w:r w:rsidRPr="00763B5E">
          <w:rPr>
            <w:b/>
            <w:vertAlign w:val="superscript"/>
          </w:rPr>
          <w:t>2</w:t>
        </w:r>
        <w:r>
          <w:rPr>
            <w:b/>
          </w:rPr>
          <w:t>.</w:t>
        </w:r>
      </w:ins>
    </w:p>
    <w:p w14:paraId="413A33DA" w14:textId="0C07A157" w:rsidR="00496494" w:rsidRDefault="005D0A03" w:rsidP="008320FA">
      <w:pPr>
        <w:numPr>
          <w:ilvl w:val="0"/>
          <w:numId w:val="16"/>
        </w:numPr>
        <w:spacing w:before="120" w:after="120"/>
        <w:jc w:val="both"/>
      </w:pPr>
      <w:r>
        <w:t>E</w:t>
      </w:r>
      <w:r w:rsidR="00496494">
        <w:t>valuations/</w:t>
      </w:r>
      <w:r w:rsidR="0053526D">
        <w:t>judgments</w:t>
      </w:r>
      <w:r w:rsidR="00496494">
        <w:t xml:space="preserve"> log – on server only, one line per judgment</w:t>
      </w:r>
      <w:r w:rsidR="00AA5F12">
        <w:t xml:space="preserve">, see </w:t>
      </w:r>
      <w:ins w:id="5876" w:author="John Clevenger" w:date="2022-06-21T12:41:00Z">
        <w:r>
          <w:fldChar w:fldCharType="begin"/>
        </w:r>
        <w:r>
          <w:instrText xml:space="preserve"> HYPERLINK "https://github.com/pc2ccs/pc2v9/wiki/Evals.log" </w:instrText>
        </w:r>
        <w:r>
          <w:fldChar w:fldCharType="separate"/>
        </w:r>
        <w:r w:rsidRPr="005D0A03">
          <w:rPr>
            <w:rStyle w:val="Hyperlink"/>
          </w:rPr>
          <w:t>https://github.com/pc2ccs/pc2v9/wiki/Evals.log</w:t>
        </w:r>
        <w:r>
          <w:fldChar w:fldCharType="end"/>
        </w:r>
      </w:ins>
      <w:ins w:id="5877" w:author="John Clevenger" w:date="2022-06-21T12:40:00Z">
        <w:r w:rsidRPr="005D0A03" w:rsidDel="005D0A03">
          <w:t xml:space="preserve"> </w:t>
        </w:r>
      </w:ins>
      <w:del w:id="5878" w:author="John Clevenger" w:date="2022-06-21T12:40:00Z">
        <w:r w:rsidR="00FE3AD6" w:rsidDel="005D0A03">
          <w:fldChar w:fldCharType="begin"/>
        </w:r>
        <w:r w:rsidR="00FE3AD6" w:rsidDel="005D0A03">
          <w:delInstrText xml:space="preserve"> HYPERLINK "http://pc2.ecs.csus.edu/wiki/Evals.log" </w:delInstrText>
        </w:r>
        <w:r w:rsidR="00FE3AD6" w:rsidDel="005D0A03">
          <w:fldChar w:fldCharType="separate"/>
        </w:r>
      </w:del>
      <w:r w:rsidR="005A0BAC">
        <w:rPr>
          <w:b/>
          <w:bCs/>
        </w:rPr>
        <w:t>Error! Hyperlink reference not valid.</w:t>
      </w:r>
      <w:del w:id="5879" w:author="John Clevenger" w:date="2022-06-21T12:40:00Z">
        <w:r w:rsidR="00FE3AD6" w:rsidDel="005D0A03">
          <w:rPr>
            <w:rStyle w:val="Hyperlink"/>
          </w:rPr>
          <w:fldChar w:fldCharType="end"/>
        </w:r>
      </w:del>
      <w:r w:rsidR="00AA5F12">
        <w:t xml:space="preserve"> for more details.</w:t>
      </w:r>
    </w:p>
    <w:p w14:paraId="70E40104" w14:textId="444C00EC" w:rsidR="0057696E" w:rsidRDefault="005D0A03" w:rsidP="008320FA">
      <w:pPr>
        <w:numPr>
          <w:ilvl w:val="0"/>
          <w:numId w:val="16"/>
        </w:numPr>
        <w:spacing w:before="120" w:after="120"/>
        <w:jc w:val="both"/>
      </w:pPr>
      <w:r>
        <w:t>S</w:t>
      </w:r>
      <w:r w:rsidR="00496494">
        <w:t>ecurity log files – logging security issues when the</w:t>
      </w:r>
      <w:r w:rsidR="002015F3">
        <w:t>y</w:t>
      </w:r>
      <w:r w:rsidR="00496494">
        <w:t xml:space="preserve"> happen</w:t>
      </w:r>
      <w:ins w:id="5880" w:author="John Clevenger" w:date="2022-06-15T17:16:00Z">
        <w:r w:rsidR="0022754D">
          <w:t>.</w:t>
        </w:r>
      </w:ins>
    </w:p>
    <w:p w14:paraId="7607F9F3" w14:textId="464C28B6" w:rsidR="008D1595" w:rsidRDefault="008D1595" w:rsidP="00956225">
      <w:pPr>
        <w:pStyle w:val="Appendix"/>
      </w:pPr>
      <w:bookmarkStart w:id="5881" w:name="_Toc132121050"/>
      <w:r>
        <w:lastRenderedPageBreak/>
        <w:t xml:space="preserve">Appendix </w:t>
      </w:r>
      <w:r w:rsidR="003003A9">
        <w:t>K</w:t>
      </w:r>
      <w:r>
        <w:t xml:space="preserve"> – Reports </w:t>
      </w:r>
      <w:ins w:id="5882" w:author="John Clevenger" w:date="2022-06-15T17:18:00Z">
        <w:r w:rsidR="0022754D">
          <w:t>Tools</w:t>
        </w:r>
      </w:ins>
      <w:bookmarkEnd w:id="5881"/>
      <w:del w:id="5883" w:author="John Clevenger" w:date="2022-06-15T17:18:00Z">
        <w:r w:rsidDel="0022754D">
          <w:delText>Program</w:delText>
        </w:r>
      </w:del>
    </w:p>
    <w:p w14:paraId="2B0CD717" w14:textId="6CC5D1F6" w:rsidR="008D1595" w:rsidRDefault="008D1595">
      <w:pPr>
        <w:spacing w:before="240"/>
        <w:ind w:firstLine="547"/>
        <w:jc w:val="both"/>
        <w:pPrChange w:id="5884" w:author="John Clevenger" w:date="2022-06-15T17:26:00Z">
          <w:pPr>
            <w:ind w:firstLine="540"/>
            <w:jc w:val="both"/>
          </w:pPr>
        </w:pPrChange>
      </w:pPr>
      <w:del w:id="5885" w:author="John Clevenger" w:date="2022-06-15T17:26:00Z">
        <w:r w:rsidRPr="008D1595" w:rsidDel="00831C8E">
          <w:delText xml:space="preserve">The </w:delText>
        </w:r>
      </w:del>
      <w:r w:rsidR="005C5621" w:rsidRPr="005C5621">
        <w:rPr>
          <w:b/>
        </w:rPr>
        <w:t>pc2report</w:t>
      </w:r>
      <w:ins w:id="5886" w:author="John Clevenger" w:date="2022-06-15T17:27:00Z">
        <w:r w:rsidR="00831C8E">
          <w:rPr>
            <w:bCs/>
          </w:rPr>
          <w:t xml:space="preserve"> is a stand-alone </w:t>
        </w:r>
      </w:ins>
      <w:del w:id="5887" w:author="John Clevenger" w:date="2022-06-15T17:27:00Z">
        <w:r w:rsidR="005C5621" w:rsidRPr="005C5621" w:rsidDel="00831C8E">
          <w:rPr>
            <w:b/>
          </w:rPr>
          <w:delText xml:space="preserve"> </w:delText>
        </w:r>
      </w:del>
      <w:r w:rsidR="005C5621">
        <w:t xml:space="preserve">program </w:t>
      </w:r>
      <w:ins w:id="5888" w:author="John Clevenger" w:date="2022-06-15T17:27:00Z">
        <w:r w:rsidR="00831C8E">
          <w:t xml:space="preserve">which </w:t>
        </w:r>
      </w:ins>
      <w:r w:rsidR="005C5621">
        <w:t xml:space="preserve">can be used </w:t>
      </w:r>
      <w:r w:rsidRPr="008D1595">
        <w:t xml:space="preserve">to produce </w:t>
      </w:r>
      <w:del w:id="5889" w:author="John Clevenger" w:date="2022-06-15T17:27:00Z">
        <w:r w:rsidR="00B76A36" w:rsidDel="00831C8E">
          <w:delText xml:space="preserve">stand-alone </w:delText>
        </w:r>
      </w:del>
      <w:r w:rsidRPr="008D1595">
        <w:t>reports</w:t>
      </w:r>
      <w:r w:rsidR="005C5621">
        <w:t xml:space="preserve"> about the state of the system</w:t>
      </w:r>
      <w:r w:rsidRPr="008D1595">
        <w:t>.</w:t>
      </w:r>
      <w:r w:rsidR="005C5621">
        <w:t xml:space="preserve">   This program must be run on the </w:t>
      </w:r>
      <w:del w:id="5890" w:author="John Clevenger" w:date="2022-06-15T17:27:00Z">
        <w:r w:rsidR="005C5621" w:rsidDel="00831C8E">
          <w:delText>PC</w:delText>
        </w:r>
        <w:r w:rsidRPr="005C5621" w:rsidDel="00831C8E">
          <w:rPr>
            <w:vertAlign w:val="superscript"/>
          </w:rPr>
          <w:delText>2</w:delText>
        </w:r>
        <w:r w:rsidRPr="008D1595" w:rsidDel="00831C8E">
          <w:delText xml:space="preserve"> server </w:delText>
        </w:r>
        <w:r w:rsidR="005C5621" w:rsidDel="00831C8E">
          <w:delText xml:space="preserve">machine (i.e., the </w:delText>
        </w:r>
      </w:del>
      <w:r w:rsidR="005C5621">
        <w:t xml:space="preserve">machine on which the </w:t>
      </w:r>
      <w:del w:id="5891" w:author="John Clevenger" w:date="2022-06-15T17:27:00Z">
        <w:r w:rsidRPr="008D1595" w:rsidDel="00831C8E">
          <w:delText xml:space="preserve">pc2server </w:delText>
        </w:r>
      </w:del>
      <w:ins w:id="5892" w:author="John Clevenger" w:date="2022-06-15T17:27:00Z">
        <w:r w:rsidR="00831C8E">
          <w:t>PC</w:t>
        </w:r>
        <w:r w:rsidR="00831C8E" w:rsidRPr="00831C8E">
          <w:rPr>
            <w:vertAlign w:val="superscript"/>
            <w:rPrChange w:id="5893" w:author="John Clevenger" w:date="2022-06-15T17:27:00Z">
              <w:rPr/>
            </w:rPrChange>
          </w:rPr>
          <w:t>2</w:t>
        </w:r>
        <w:r w:rsidR="00831C8E">
          <w:t xml:space="preserve"> </w:t>
        </w:r>
        <w:r w:rsidR="00831C8E" w:rsidRPr="008D1595">
          <w:t xml:space="preserve">server </w:t>
        </w:r>
      </w:ins>
      <w:del w:id="5894" w:author="John Clevenger" w:date="2022-06-15T17:27:00Z">
        <w:r w:rsidRPr="008D1595" w:rsidDel="00831C8E">
          <w:delText>program</w:delText>
        </w:r>
        <w:r w:rsidR="005C5621" w:rsidDel="00831C8E">
          <w:delText xml:space="preserve"> </w:delText>
        </w:r>
      </w:del>
      <w:r w:rsidR="005C5621">
        <w:t>is run</w:t>
      </w:r>
      <w:ins w:id="5895" w:author="John Clevenger" w:date="2022-06-15T17:17:00Z">
        <w:r w:rsidR="0022754D">
          <w:t>ning</w:t>
        </w:r>
      </w:ins>
      <w:del w:id="5896" w:author="John Clevenger" w:date="2022-06-15T17:27:00Z">
        <w:r w:rsidR="005C5621" w:rsidDel="00831C8E">
          <w:delText>)</w:delText>
        </w:r>
      </w:del>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A794227" w:rsidR="008D1595" w:rsidRPr="00372652" w:rsidRDefault="003003A9">
      <w:pPr>
        <w:ind w:firstLine="540"/>
        <w:jc w:val="both"/>
        <w:pPrChange w:id="5897" w:author="John Clevenger" w:date="2022-06-15T17:29:00Z">
          <w:pPr>
            <w:ind w:firstLine="540"/>
          </w:pPr>
        </w:pPrChange>
      </w:pPr>
      <w:r>
        <w:t>The following</w:t>
      </w:r>
      <w:r w:rsidR="008D1595" w:rsidRPr="008D1595">
        <w:t xml:space="preserve"> </w:t>
      </w:r>
      <w:ins w:id="5898" w:author="John Clevenger" w:date="2022-06-15T17:28:00Z">
        <w:r w:rsidR="00831C8E">
          <w:t xml:space="preserve">shows </w:t>
        </w:r>
      </w:ins>
      <w:r w:rsidR="008D1595" w:rsidRPr="008D1595">
        <w:t>example</w:t>
      </w:r>
      <w:r w:rsidR="0010073D">
        <w:t>s</w:t>
      </w:r>
      <w:r w:rsidR="008D1595" w:rsidRPr="008D1595">
        <w:t xml:space="preserve"> </w:t>
      </w:r>
      <w:ins w:id="5899" w:author="John Clevenger" w:date="2022-06-15T17:28:00Z">
        <w:r w:rsidR="00831C8E">
          <w:t xml:space="preserve">of using </w:t>
        </w:r>
        <w:r w:rsidR="00831C8E">
          <w:rPr>
            <w:b/>
            <w:bCs/>
          </w:rPr>
          <w:t xml:space="preserve">pc2report </w:t>
        </w:r>
        <w:r w:rsidR="00831C8E">
          <w:t xml:space="preserve">program to generate reports.  </w:t>
        </w:r>
      </w:ins>
      <w:ins w:id="5900" w:author="John Clevenger" w:date="2022-06-15T17:29:00Z">
        <w:r w:rsidR="00721795">
          <w:t>(</w:t>
        </w:r>
      </w:ins>
      <w:ins w:id="5901" w:author="John Clevenger" w:date="2022-06-15T17:28:00Z">
        <w:r w:rsidR="00831C8E">
          <w:t xml:space="preserve">The examples </w:t>
        </w:r>
      </w:ins>
      <w:r w:rsidR="008D1595" w:rsidRPr="008D1595">
        <w:t>use the contest password ‘</w:t>
      </w:r>
      <w:proofErr w:type="spellStart"/>
      <w:r w:rsidR="008D1595" w:rsidRPr="00831C8E">
        <w:rPr>
          <w:b/>
          <w:bCs/>
          <w:rPrChange w:id="5902" w:author="John Clevenger" w:date="2022-06-15T17:28:00Z">
            <w:rPr/>
          </w:rPrChange>
        </w:rPr>
        <w:t>newpass</w:t>
      </w:r>
      <w:proofErr w:type="spellEnd"/>
      <w:del w:id="5903" w:author="John Clevenger" w:date="2022-06-15T17:16:00Z">
        <w:r w:rsidR="008D1595" w:rsidRPr="00831C8E" w:rsidDel="0022754D">
          <w:rPr>
            <w:b/>
            <w:bCs/>
            <w:rPrChange w:id="5904" w:author="John Clevenger" w:date="2022-06-15T17:28:00Z">
              <w:rPr/>
            </w:rPrChange>
          </w:rPr>
          <w:delText>’</w:delText>
        </w:r>
        <w:r w:rsidR="0010073D" w:rsidRPr="00831C8E" w:rsidDel="0022754D">
          <w:rPr>
            <w:b/>
            <w:bCs/>
            <w:rPrChange w:id="5905" w:author="John Clevenger" w:date="2022-06-15T17:28:00Z">
              <w:rPr/>
            </w:rPrChange>
          </w:rPr>
          <w:delText xml:space="preserve">; </w:delText>
        </w:r>
        <w:r w:rsidR="008D1595" w:rsidRPr="00831C8E" w:rsidDel="0022754D">
          <w:rPr>
            <w:b/>
            <w:bCs/>
            <w:rPrChange w:id="5906" w:author="John Clevenger" w:date="2022-06-15T17:28:00Z">
              <w:rPr/>
            </w:rPrChange>
          </w:rPr>
          <w:delText xml:space="preserve"> replace</w:delText>
        </w:r>
      </w:del>
      <w:ins w:id="5907" w:author="John Clevenger" w:date="2022-06-15T17:16:00Z">
        <w:r w:rsidR="0022754D" w:rsidRPr="00831C8E">
          <w:rPr>
            <w:b/>
            <w:bCs/>
            <w:rPrChange w:id="5908" w:author="John Clevenger" w:date="2022-06-15T17:28:00Z">
              <w:rPr/>
            </w:rPrChange>
          </w:rPr>
          <w:t>’</w:t>
        </w:r>
        <w:r w:rsidR="0022754D">
          <w:t xml:space="preserve">; </w:t>
        </w:r>
        <w:r w:rsidR="0022754D" w:rsidRPr="008D1595">
          <w:t>replace</w:t>
        </w:r>
      </w:ins>
      <w:r w:rsidR="008D1595" w:rsidRPr="008D1595">
        <w:t xml:space="preserve"> </w:t>
      </w:r>
      <w:r w:rsidR="0010073D">
        <w:t>‘</w:t>
      </w:r>
      <w:proofErr w:type="spellStart"/>
      <w:r w:rsidR="008D1595" w:rsidRPr="00831C8E">
        <w:rPr>
          <w:b/>
          <w:bCs/>
          <w:rPrChange w:id="5909" w:author="John Clevenger" w:date="2022-06-15T17:29:00Z">
            <w:rPr/>
          </w:rPrChange>
        </w:rPr>
        <w:t>newpass</w:t>
      </w:r>
      <w:proofErr w:type="spellEnd"/>
      <w:r w:rsidR="0010073D" w:rsidRPr="00831C8E">
        <w:rPr>
          <w:b/>
          <w:bCs/>
          <w:rPrChange w:id="5910" w:author="John Clevenger" w:date="2022-06-15T17:29:00Z">
            <w:rPr/>
          </w:rPrChange>
        </w:rPr>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w:t>
      </w:r>
      <w:del w:id="5911" w:author="John Clevenger" w:date="2022-06-15T17:29:00Z">
        <w:r w:rsidR="0010073D" w:rsidDel="00721795">
          <w:delText xml:space="preserve"> </w:delText>
        </w:r>
      </w:del>
      <w:r w:rsidR="0010073D">
        <w:rPr>
          <w:rStyle w:val="FootnoteReference"/>
        </w:rPr>
        <w:footnoteReference w:id="69"/>
      </w:r>
      <w:ins w:id="5912" w:author="John Clevenger" w:date="2022-06-15T17:29:00Z">
        <w:r w:rsidR="00721795">
          <w:t>)</w:t>
        </w:r>
      </w:ins>
      <w:ins w:id="5913" w:author="John Clevenger" w:date="2022-06-16T11:08:00Z">
        <w:r w:rsidR="00372652">
          <w:t xml:space="preserve">  The following shows some examples of reports which can be generated by </w:t>
        </w:r>
        <w:r w:rsidR="00372652">
          <w:rPr>
            <w:b/>
            <w:bCs/>
          </w:rPr>
          <w:t>pc2report</w:t>
        </w:r>
        <w:r w:rsidR="00372652">
          <w:t>.</w:t>
        </w:r>
      </w:ins>
    </w:p>
    <w:p w14:paraId="2F4A042F" w14:textId="16AA1325" w:rsidR="008D1595" w:rsidRDefault="008D1595" w:rsidP="008D1595">
      <w:pPr>
        <w:rPr>
          <w:ins w:id="5914" w:author="John Clevenger" w:date="2022-06-15T17:29:00Z"/>
        </w:rPr>
      </w:pPr>
    </w:p>
    <w:p w14:paraId="15AD2DB6" w14:textId="77777777" w:rsidR="00721795" w:rsidRPr="008D1595" w:rsidRDefault="007217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55E40A77" w:rsidR="008D1595" w:rsidRPr="00721795" w:rsidRDefault="008D1595">
      <w:pPr>
        <w:ind w:firstLine="720"/>
        <w:rPr>
          <w:rStyle w:val="CODE"/>
          <w:b/>
          <w:bCs/>
          <w:rPrChange w:id="5915" w:author="John Clevenger" w:date="2022-06-15T17:29:00Z">
            <w:rPr>
              <w:rStyle w:val="CODE"/>
            </w:rPr>
          </w:rPrChange>
        </w:rPr>
        <w:pPrChange w:id="5916" w:author="John Clevenger" w:date="2022-06-15T17:29:00Z">
          <w:pPr/>
        </w:pPrChange>
      </w:pPr>
      <w:r w:rsidRPr="00721795">
        <w:rPr>
          <w:rStyle w:val="CODE"/>
          <w:b/>
          <w:bCs/>
          <w:rPrChange w:id="5917" w:author="John Clevenger" w:date="2022-06-15T17:29:00Z">
            <w:rPr>
              <w:rStyle w:val="CODE"/>
            </w:rPr>
          </w:rPrChange>
        </w:rPr>
        <w:t xml:space="preserve">$ pc2report </w:t>
      </w:r>
      <w:del w:id="5918" w:author="John Clevenger" w:date="2022-06-15T17:18:00Z">
        <w:r w:rsidRPr="00721795" w:rsidDel="0022754D">
          <w:rPr>
            <w:rStyle w:val="CODE"/>
            <w:b/>
            <w:bCs/>
            <w:rPrChange w:id="5919" w:author="John Clevenger" w:date="2022-06-15T17:29:00Z">
              <w:rPr>
                <w:rStyle w:val="CODE"/>
              </w:rPr>
            </w:rPrChange>
          </w:rPr>
          <w:delText>--</w:delText>
        </w:r>
      </w:del>
      <w:ins w:id="5920" w:author="John Clevenger" w:date="2022-06-15T17:18:00Z">
        <w:r w:rsidR="0022754D" w:rsidRPr="00721795">
          <w:rPr>
            <w:rStyle w:val="CODE"/>
            <w:b/>
            <w:bCs/>
            <w:rPrChange w:id="5921" w:author="John Clevenger" w:date="2022-06-15T17:29:00Z">
              <w:rPr>
                <w:rStyle w:val="CODE"/>
              </w:rPr>
            </w:rPrChange>
          </w:rPr>
          <w:t>–</w:t>
        </w:r>
      </w:ins>
      <w:proofErr w:type="spellStart"/>
      <w:r w:rsidRPr="00721795">
        <w:rPr>
          <w:rStyle w:val="CODE"/>
          <w:b/>
          <w:bCs/>
          <w:rPrChange w:id="5922" w:author="John Clevenger" w:date="2022-06-15T17:29:00Z">
            <w:rPr>
              <w:rStyle w:val="CODE"/>
            </w:rPr>
          </w:rPrChange>
        </w:rPr>
        <w:t>contestPassword</w:t>
      </w:r>
      <w:proofErr w:type="spellEnd"/>
      <w:r w:rsidRPr="00721795">
        <w:rPr>
          <w:rStyle w:val="CODE"/>
          <w:b/>
          <w:bCs/>
          <w:rPrChange w:id="5923" w:author="John Clevenger" w:date="2022-06-15T17:29:00Z">
            <w:rPr>
              <w:rStyle w:val="CODE"/>
            </w:rPr>
          </w:rPrChange>
        </w:rPr>
        <w:t xml:space="preserve"> </w:t>
      </w:r>
      <w:proofErr w:type="spellStart"/>
      <w:r w:rsidRPr="00721795">
        <w:rPr>
          <w:rStyle w:val="CODE"/>
          <w:b/>
          <w:bCs/>
          <w:rPrChange w:id="5924" w:author="John Clevenger" w:date="2022-06-15T17:29:00Z">
            <w:rPr>
              <w:rStyle w:val="CODE"/>
            </w:rPr>
          </w:rPrChange>
        </w:rPr>
        <w:t>newpass</w:t>
      </w:r>
      <w:proofErr w:type="spellEnd"/>
      <w:r w:rsidRPr="00721795">
        <w:rPr>
          <w:rStyle w:val="CODE"/>
          <w:b/>
          <w:bCs/>
          <w:rPrChange w:id="5925" w:author="John Clevenger" w:date="2022-06-15T17:29:00Z">
            <w:rPr>
              <w:rStyle w:val="CODE"/>
            </w:rPr>
          </w:rPrChange>
        </w:rPr>
        <w:t xml:space="preserve">  </w:t>
      </w:r>
      <w:del w:id="5926" w:author="John Clevenger" w:date="2022-06-15T17:18:00Z">
        <w:r w:rsidRPr="00721795" w:rsidDel="0022754D">
          <w:rPr>
            <w:rStyle w:val="CODE"/>
            <w:b/>
            <w:bCs/>
            <w:rPrChange w:id="5927" w:author="John Clevenger" w:date="2022-06-15T17:29:00Z">
              <w:rPr>
                <w:rStyle w:val="CODE"/>
              </w:rPr>
            </w:rPrChange>
          </w:rPr>
          <w:delText>'</w:delText>
        </w:r>
      </w:del>
      <w:ins w:id="5928" w:author="John Clevenger" w:date="2022-06-15T17:18:00Z">
        <w:r w:rsidR="0022754D" w:rsidRPr="00721795">
          <w:rPr>
            <w:rStyle w:val="CODE"/>
            <w:b/>
            <w:bCs/>
            <w:rPrChange w:id="5929" w:author="John Clevenger" w:date="2022-06-15T17:29:00Z">
              <w:rPr>
                <w:rStyle w:val="CODE"/>
              </w:rPr>
            </w:rPrChange>
          </w:rPr>
          <w:t>‘</w:t>
        </w:r>
      </w:ins>
      <w:r w:rsidRPr="00721795">
        <w:rPr>
          <w:rStyle w:val="CODE"/>
          <w:b/>
          <w:bCs/>
          <w:rPrChange w:id="5930" w:author="John Clevenger" w:date="2022-06-15T17:29:00Z">
            <w:rPr>
              <w:rStyle w:val="CODE"/>
            </w:rPr>
          </w:rPrChange>
        </w:rPr>
        <w:t>Fastest Solution Summary</w:t>
      </w:r>
      <w:del w:id="5931" w:author="John Clevenger" w:date="2022-06-15T17:18:00Z">
        <w:r w:rsidRPr="00721795" w:rsidDel="0022754D">
          <w:rPr>
            <w:rStyle w:val="CODE"/>
            <w:b/>
            <w:bCs/>
            <w:rPrChange w:id="5932" w:author="John Clevenger" w:date="2022-06-15T17:29:00Z">
              <w:rPr>
                <w:rStyle w:val="CODE"/>
              </w:rPr>
            </w:rPrChange>
          </w:rPr>
          <w:delText>'</w:delText>
        </w:r>
      </w:del>
      <w:ins w:id="5933" w:author="John Clevenger" w:date="2022-06-15T17:18:00Z">
        <w:r w:rsidR="0022754D" w:rsidRPr="00721795">
          <w:rPr>
            <w:rStyle w:val="CODE"/>
            <w:b/>
            <w:bCs/>
            <w:rPrChange w:id="5934" w:author="John Clevenger" w:date="2022-06-15T17:29:00Z">
              <w:rPr>
                <w:rStyle w:val="CODE"/>
              </w:rPr>
            </w:rPrChange>
          </w:rPr>
          <w:t>’</w:t>
        </w:r>
      </w:ins>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4809A9C4" w:rsidR="008D1595" w:rsidRPr="00721795" w:rsidRDefault="008D1595">
      <w:pPr>
        <w:ind w:firstLine="720"/>
        <w:rPr>
          <w:rStyle w:val="CODE"/>
          <w:b/>
          <w:bCs/>
          <w:rPrChange w:id="5935" w:author="John Clevenger" w:date="2022-06-15T17:29:00Z">
            <w:rPr>
              <w:rStyle w:val="CODE"/>
            </w:rPr>
          </w:rPrChange>
        </w:rPr>
        <w:pPrChange w:id="5936" w:author="John Clevenger" w:date="2022-06-15T17:29:00Z">
          <w:pPr/>
        </w:pPrChange>
      </w:pPr>
      <w:r w:rsidRPr="00721795">
        <w:rPr>
          <w:rStyle w:val="CODE"/>
          <w:b/>
          <w:bCs/>
          <w:rPrChange w:id="5937" w:author="John Clevenger" w:date="2022-06-15T17:29:00Z">
            <w:rPr>
              <w:rStyle w:val="CODE"/>
            </w:rPr>
          </w:rPrChange>
        </w:rPr>
        <w:t xml:space="preserve">$ pc2report </w:t>
      </w:r>
      <w:del w:id="5938" w:author="John Clevenger" w:date="2022-06-15T17:18:00Z">
        <w:r w:rsidRPr="00721795" w:rsidDel="0022754D">
          <w:rPr>
            <w:rStyle w:val="CODE"/>
            <w:b/>
            <w:bCs/>
            <w:rPrChange w:id="5939" w:author="John Clevenger" w:date="2022-06-15T17:29:00Z">
              <w:rPr>
                <w:rStyle w:val="CODE"/>
              </w:rPr>
            </w:rPrChange>
          </w:rPr>
          <w:delText>--</w:delText>
        </w:r>
      </w:del>
      <w:ins w:id="5940" w:author="John Clevenger" w:date="2022-06-15T17:18:00Z">
        <w:r w:rsidR="0022754D" w:rsidRPr="00721795">
          <w:rPr>
            <w:rStyle w:val="CODE"/>
            <w:b/>
            <w:bCs/>
            <w:rPrChange w:id="5941" w:author="John Clevenger" w:date="2022-06-15T17:29:00Z">
              <w:rPr>
                <w:rStyle w:val="CODE"/>
              </w:rPr>
            </w:rPrChange>
          </w:rPr>
          <w:t>–</w:t>
        </w:r>
      </w:ins>
      <w:proofErr w:type="spellStart"/>
      <w:r w:rsidRPr="00721795">
        <w:rPr>
          <w:rStyle w:val="CODE"/>
          <w:b/>
          <w:bCs/>
          <w:rPrChange w:id="5942" w:author="John Clevenger" w:date="2022-06-15T17:29:00Z">
            <w:rPr>
              <w:rStyle w:val="CODE"/>
            </w:rPr>
          </w:rPrChange>
        </w:rPr>
        <w:t>contestPassword</w:t>
      </w:r>
      <w:proofErr w:type="spellEnd"/>
      <w:r w:rsidRPr="00721795">
        <w:rPr>
          <w:rStyle w:val="CODE"/>
          <w:b/>
          <w:bCs/>
          <w:rPrChange w:id="5943" w:author="John Clevenger" w:date="2022-06-15T17:29:00Z">
            <w:rPr>
              <w:rStyle w:val="CODE"/>
            </w:rPr>
          </w:rPrChange>
        </w:rPr>
        <w:t xml:space="preserve"> </w:t>
      </w:r>
      <w:proofErr w:type="spellStart"/>
      <w:r w:rsidRPr="00721795">
        <w:rPr>
          <w:rStyle w:val="CODE"/>
          <w:b/>
          <w:bCs/>
          <w:rPrChange w:id="5944" w:author="John Clevenger" w:date="2022-06-15T17:29:00Z">
            <w:rPr>
              <w:rStyle w:val="CODE"/>
            </w:rPr>
          </w:rPrChange>
        </w:rPr>
        <w:t>newpass</w:t>
      </w:r>
      <w:proofErr w:type="spellEnd"/>
      <w:r w:rsidRPr="00721795">
        <w:rPr>
          <w:rStyle w:val="CODE"/>
          <w:b/>
          <w:bCs/>
          <w:rPrChange w:id="5945" w:author="John Clevenger" w:date="2022-06-15T17:29:00Z">
            <w:rPr>
              <w:rStyle w:val="CODE"/>
            </w:rPr>
          </w:rPrChange>
        </w:rPr>
        <w:t xml:space="preserve">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07806ECD" w:rsidR="008D1595" w:rsidRPr="00721795" w:rsidRDefault="008D1595">
      <w:pPr>
        <w:ind w:firstLine="720"/>
        <w:rPr>
          <w:rStyle w:val="CODE"/>
          <w:b/>
          <w:bCs/>
          <w:rPrChange w:id="5946" w:author="John Clevenger" w:date="2022-06-15T17:30:00Z">
            <w:rPr>
              <w:rStyle w:val="CODE"/>
            </w:rPr>
          </w:rPrChange>
        </w:rPr>
        <w:pPrChange w:id="5947" w:author="John Clevenger" w:date="2022-06-15T17:30:00Z">
          <w:pPr/>
        </w:pPrChange>
      </w:pPr>
      <w:r w:rsidRPr="00721795">
        <w:rPr>
          <w:rStyle w:val="CODE"/>
          <w:b/>
          <w:bCs/>
          <w:rPrChange w:id="5948" w:author="John Clevenger" w:date="2022-06-15T17:30:00Z">
            <w:rPr>
              <w:rStyle w:val="CODE"/>
            </w:rPr>
          </w:rPrChange>
        </w:rPr>
        <w:t xml:space="preserve">$ pc2report </w:t>
      </w:r>
      <w:del w:id="5949" w:author="John Clevenger" w:date="2022-06-15T17:18:00Z">
        <w:r w:rsidRPr="00721795" w:rsidDel="0022754D">
          <w:rPr>
            <w:rStyle w:val="CODE"/>
            <w:b/>
            <w:bCs/>
            <w:rPrChange w:id="5950" w:author="John Clevenger" w:date="2022-06-15T17:30:00Z">
              <w:rPr>
                <w:rStyle w:val="CODE"/>
              </w:rPr>
            </w:rPrChange>
          </w:rPr>
          <w:delText>--</w:delText>
        </w:r>
      </w:del>
      <w:ins w:id="5951" w:author="John Clevenger" w:date="2022-06-15T17:18:00Z">
        <w:r w:rsidR="0022754D" w:rsidRPr="00721795">
          <w:rPr>
            <w:rStyle w:val="CODE"/>
            <w:b/>
            <w:bCs/>
            <w:rPrChange w:id="5952" w:author="John Clevenger" w:date="2022-06-15T17:30:00Z">
              <w:rPr>
                <w:rStyle w:val="CODE"/>
              </w:rPr>
            </w:rPrChange>
          </w:rPr>
          <w:t>–</w:t>
        </w:r>
      </w:ins>
      <w:proofErr w:type="spellStart"/>
      <w:r w:rsidRPr="00721795">
        <w:rPr>
          <w:rStyle w:val="CODE"/>
          <w:b/>
          <w:bCs/>
          <w:rPrChange w:id="5953" w:author="John Clevenger" w:date="2022-06-15T17:30:00Z">
            <w:rPr>
              <w:rStyle w:val="CODE"/>
            </w:rPr>
          </w:rPrChange>
        </w:rPr>
        <w:t>contestPassword</w:t>
      </w:r>
      <w:proofErr w:type="spellEnd"/>
      <w:r w:rsidRPr="00721795">
        <w:rPr>
          <w:rStyle w:val="CODE"/>
          <w:b/>
          <w:bCs/>
          <w:rPrChange w:id="5954" w:author="John Clevenger" w:date="2022-06-15T17:30:00Z">
            <w:rPr>
              <w:rStyle w:val="CODE"/>
            </w:rPr>
          </w:rPrChange>
        </w:rPr>
        <w:t xml:space="preserve"> </w:t>
      </w:r>
      <w:proofErr w:type="spellStart"/>
      <w:proofErr w:type="gramStart"/>
      <w:r w:rsidRPr="00721795">
        <w:rPr>
          <w:rStyle w:val="CODE"/>
          <w:b/>
          <w:bCs/>
          <w:rPrChange w:id="5955" w:author="John Clevenger" w:date="2022-06-15T17:30:00Z">
            <w:rPr>
              <w:rStyle w:val="CODE"/>
            </w:rPr>
          </w:rPrChange>
        </w:rPr>
        <w:t>newpass</w:t>
      </w:r>
      <w:proofErr w:type="spellEnd"/>
      <w:r w:rsidRPr="00721795">
        <w:rPr>
          <w:rStyle w:val="CODE"/>
          <w:b/>
          <w:bCs/>
          <w:rPrChange w:id="5956" w:author="John Clevenger" w:date="2022-06-15T17:30:00Z">
            <w:rPr>
              <w:rStyle w:val="CODE"/>
            </w:rPr>
          </w:rPrChange>
        </w:rPr>
        <w:t xml:space="preserve">  15</w:t>
      </w:r>
      <w:proofErr w:type="gramEnd"/>
      <w:r w:rsidRPr="00721795">
        <w:rPr>
          <w:rStyle w:val="CODE"/>
          <w:b/>
          <w:bCs/>
          <w:rPrChange w:id="5957" w:author="John Clevenger" w:date="2022-06-15T17:30:00Z">
            <w:rPr>
              <w:rStyle w:val="CODE"/>
            </w:rPr>
          </w:rPrChange>
        </w:rPr>
        <w:t xml:space="preserve"> </w:t>
      </w:r>
    </w:p>
    <w:p w14:paraId="243047CD" w14:textId="77777777" w:rsidR="008D1595" w:rsidRPr="008D1595" w:rsidRDefault="008D1595" w:rsidP="008D1595"/>
    <w:p w14:paraId="6B3F3D51" w14:textId="77777777" w:rsidR="008D1595" w:rsidRPr="008D1595" w:rsidRDefault="008D1595" w:rsidP="008D1595"/>
    <w:p w14:paraId="74202EF4" w14:textId="469EC789" w:rsidR="008D1595" w:rsidRDefault="008D1595" w:rsidP="008D1595">
      <w:pPr>
        <w:rPr>
          <w:ins w:id="5958" w:author="John Clevenger" w:date="2022-06-15T17:30:00Z"/>
          <w:b/>
        </w:rPr>
      </w:pPr>
      <w:r w:rsidRPr="003003A9">
        <w:rPr>
          <w:b/>
        </w:rPr>
        <w:t>Usage</w:t>
      </w:r>
    </w:p>
    <w:p w14:paraId="5459BE24" w14:textId="6124E317" w:rsidR="00721795" w:rsidRDefault="00721795" w:rsidP="008D1595">
      <w:pPr>
        <w:rPr>
          <w:ins w:id="5959" w:author="John Clevenger" w:date="2022-06-15T17:31:00Z"/>
          <w:bCs/>
        </w:rPr>
      </w:pPr>
      <w:ins w:id="5960" w:author="John Clevenger" w:date="2022-06-15T17:30:00Z">
        <w:r>
          <w:rPr>
            <w:b/>
          </w:rPr>
          <w:tab/>
        </w:r>
        <w:r>
          <w:rPr>
            <w:bCs/>
          </w:rPr>
          <w:t xml:space="preserve">Entering the command </w:t>
        </w:r>
        <w:r>
          <w:rPr>
            <w:b/>
          </w:rPr>
          <w:t xml:space="preserve">pc2report </w:t>
        </w:r>
        <w:r>
          <w:rPr>
            <w:bCs/>
          </w:rPr>
          <w:t xml:space="preserve">with no arguments will produce the following </w:t>
        </w:r>
        <w:r>
          <w:rPr>
            <w:b/>
          </w:rPr>
          <w:t>usage</w:t>
        </w:r>
      </w:ins>
      <w:ins w:id="5961" w:author="John Clevenger" w:date="2022-06-15T17:31:00Z">
        <w:r>
          <w:rPr>
            <w:bCs/>
          </w:rPr>
          <w:t xml:space="preserve"> output:</w:t>
        </w:r>
      </w:ins>
    </w:p>
    <w:p w14:paraId="5F28E583" w14:textId="77777777" w:rsidR="00721795" w:rsidRPr="00721795" w:rsidRDefault="00721795" w:rsidP="008D1595">
      <w:pPr>
        <w:rPr>
          <w:bCs/>
          <w:rPrChange w:id="5962" w:author="John Clevenger" w:date="2022-06-15T17:31:00Z">
            <w:rPr>
              <w:b/>
            </w:rPr>
          </w:rPrChange>
        </w:rPr>
      </w:pPr>
    </w:p>
    <w:p w14:paraId="11B64174" w14:textId="30CBF122" w:rsidR="008D1595" w:rsidRPr="008D1595" w:rsidRDefault="008D1595" w:rsidP="008D1595">
      <w:pPr>
        <w:rPr>
          <w:rStyle w:val="CODE"/>
        </w:rPr>
      </w:pPr>
      <w:r w:rsidRPr="008D1595">
        <w:rPr>
          <w:rStyle w:val="CODE"/>
        </w:rPr>
        <w:t xml:space="preserve">Usage: [options] </w:t>
      </w:r>
      <w:proofErr w:type="spellStart"/>
      <w:r w:rsidRPr="008D1595">
        <w:rPr>
          <w:rStyle w:val="CODE"/>
        </w:rPr>
        <w:t>reportName</w:t>
      </w:r>
      <w:proofErr w:type="spellEnd"/>
      <w:r w:rsidRPr="008D1595">
        <w:rPr>
          <w:rStyle w:val="CODE"/>
        </w:rPr>
        <w:t>|## [[</w:t>
      </w:r>
      <w:proofErr w:type="spellStart"/>
      <w:r w:rsidRPr="008D1595">
        <w:rPr>
          <w:rStyle w:val="CODE"/>
        </w:rPr>
        <w:t>reportName</w:t>
      </w:r>
      <w:proofErr w:type="spellEnd"/>
      <w:r w:rsidRPr="008D1595">
        <w:rPr>
          <w:rStyle w:val="CODE"/>
        </w:rPr>
        <w:t>|#</w:t>
      </w:r>
      <w:proofErr w:type="gramStart"/>
      <w:r w:rsidRPr="008D1595">
        <w:rPr>
          <w:rStyle w:val="CODE"/>
        </w:rPr>
        <w:t>#][</w:t>
      </w:r>
      <w:proofErr w:type="gramEnd"/>
      <w:del w:id="5963" w:author="John Clevenger" w:date="2022-06-15T17:18:00Z">
        <w:r w:rsidRPr="008D1595" w:rsidDel="0022754D">
          <w:rPr>
            <w:rStyle w:val="CODE"/>
          </w:rPr>
          <w:delText>...</w:delText>
        </w:r>
      </w:del>
      <w:ins w:id="5964" w:author="John Clevenger" w:date="2022-06-15T17:18:00Z">
        <w:r w:rsidR="0022754D">
          <w:rPr>
            <w:rStyle w:val="CODE"/>
          </w:rPr>
          <w:t>…</w:t>
        </w:r>
      </w:ins>
      <w:r w:rsidRPr="008D1595">
        <w:rPr>
          <w:rStyle w:val="CODE"/>
        </w:rPr>
        <w:t>]]</w:t>
      </w:r>
    </w:p>
    <w:p w14:paraId="17F9A788" w14:textId="77777777" w:rsidR="008D1595" w:rsidRPr="008D1595" w:rsidRDefault="008D1595" w:rsidP="008D1595">
      <w:pPr>
        <w:rPr>
          <w:rStyle w:val="CODE"/>
        </w:rPr>
      </w:pPr>
    </w:p>
    <w:p w14:paraId="3CF2EF3B" w14:textId="48C4A024" w:rsidR="00721795" w:rsidRDefault="00721795" w:rsidP="008D1595">
      <w:pPr>
        <w:rPr>
          <w:ins w:id="5965" w:author="John Clevenger" w:date="2022-06-15T17:33:00Z"/>
          <w:rStyle w:val="CODE"/>
        </w:rPr>
      </w:pPr>
      <w:ins w:id="5966" w:author="John Clevenger" w:date="2022-06-15T17:33:00Z">
        <w:r w:rsidRPr="00721795">
          <w:rPr>
            <w:rStyle w:val="CODE"/>
          </w:rPr>
          <w:t>-F filename</w:t>
        </w:r>
      </w:ins>
      <w:ins w:id="5967" w:author="John Clevenger" w:date="2022-06-15T17:35:00Z">
        <w:r w:rsidR="009360F6">
          <w:rPr>
            <w:rStyle w:val="CODE"/>
          </w:rPr>
          <w:tab/>
        </w:r>
        <w:r w:rsidR="009360F6">
          <w:rPr>
            <w:rStyle w:val="CODE"/>
          </w:rPr>
          <w:tab/>
        </w:r>
      </w:ins>
      <w:ins w:id="5968" w:author="John Clevenger" w:date="2022-06-15T17:36:00Z">
        <w:r w:rsidR="009360F6">
          <w:rPr>
            <w:rStyle w:val="CODE"/>
          </w:rPr>
          <w:t xml:space="preserve"> </w:t>
        </w:r>
      </w:ins>
      <w:ins w:id="5969" w:author="John Clevenger" w:date="2022-06-15T17:33:00Z">
        <w:r w:rsidRPr="00721795">
          <w:rPr>
            <w:rStyle w:val="CODE"/>
          </w:rPr>
          <w:t>- specify command line options in filename</w:t>
        </w:r>
      </w:ins>
    </w:p>
    <w:p w14:paraId="5F9CBC35" w14:textId="257160FB" w:rsidR="008D1595" w:rsidRPr="008D1595" w:rsidRDefault="008D1595">
      <w:pPr>
        <w:ind w:left="2610" w:hanging="2610"/>
        <w:rPr>
          <w:rStyle w:val="CODE"/>
        </w:rPr>
        <w:pPrChange w:id="5970" w:author="John Clevenger" w:date="2022-06-15T17:36:00Z">
          <w:pPr/>
        </w:pPrChange>
      </w:pPr>
      <w:r w:rsidRPr="008D1595">
        <w:rPr>
          <w:rStyle w:val="CODE"/>
        </w:rPr>
        <w:t>--profile na</w:t>
      </w:r>
      <w:del w:id="5971" w:author="John Clevenger" w:date="2022-06-15T17:18:00Z">
        <w:r w:rsidRPr="008D1595" w:rsidDel="0022754D">
          <w:rPr>
            <w:rStyle w:val="CODE"/>
          </w:rPr>
          <w:delText>m</w:delText>
        </w:r>
      </w:del>
      <w:ins w:id="5972" w:author="John Clevenger" w:date="2022-06-15T17:31:00Z">
        <w:r w:rsidR="00721795">
          <w:rPr>
            <w:rStyle w:val="CODE"/>
          </w:rPr>
          <w:t>m</w:t>
        </w:r>
      </w:ins>
      <w:r w:rsidRPr="008D1595">
        <w:rPr>
          <w:rStyle w:val="CODE"/>
        </w:rPr>
        <w:t>e</w:t>
      </w:r>
      <w:ins w:id="5973" w:author="John Clevenger" w:date="2022-06-15T17:36:00Z">
        <w:r w:rsidR="009360F6">
          <w:rPr>
            <w:rStyle w:val="CODE"/>
          </w:rPr>
          <w:t xml:space="preserve">     </w:t>
        </w:r>
      </w:ins>
      <w:del w:id="5974" w:author="John Clevenger" w:date="2022-06-15T17:35:00Z">
        <w:r w:rsidRPr="008D1595" w:rsidDel="009360F6">
          <w:rPr>
            <w:rStyle w:val="CODE"/>
          </w:rPr>
          <w:delText xml:space="preserve"> </w:delText>
        </w:r>
      </w:del>
      <w:r w:rsidRPr="008D1595">
        <w:rPr>
          <w:rStyle w:val="CODE"/>
        </w:rPr>
        <w:t>- profile name, default uses current profile.  name may be a ## fr</w:t>
      </w:r>
      <w:del w:id="5975" w:author="John Clevenger" w:date="2022-06-15T17:18:00Z">
        <w:r w:rsidRPr="008D1595" w:rsidDel="0022754D">
          <w:rPr>
            <w:rStyle w:val="CODE"/>
          </w:rPr>
          <w:delText>om</w:delText>
        </w:r>
      </w:del>
      <w:ins w:id="5976" w:author="John Clevenger" w:date="2022-06-15T17:34:00Z">
        <w:r w:rsidR="009360F6">
          <w:rPr>
            <w:rStyle w:val="CODE"/>
          </w:rPr>
          <w:t>om</w:t>
        </w:r>
      </w:ins>
      <w:r w:rsidRPr="008D1595">
        <w:rPr>
          <w:rStyle w:val="CODE"/>
        </w:rPr>
        <w:t xml:space="preserve"> --</w:t>
      </w:r>
      <w:proofErr w:type="spellStart"/>
      <w:r w:rsidRPr="008D1595">
        <w:rPr>
          <w:rStyle w:val="CODE"/>
        </w:rPr>
        <w:t>listp</w:t>
      </w:r>
      <w:proofErr w:type="spellEnd"/>
      <w:r w:rsidRPr="008D1595">
        <w:rPr>
          <w:rStyle w:val="CODE"/>
        </w:rPr>
        <w:t xml:space="preserve"> listing</w:t>
      </w:r>
    </w:p>
    <w:p w14:paraId="1AED391D" w14:textId="3FD45FE2" w:rsidR="008D1595" w:rsidRDefault="008D1595" w:rsidP="008D1595">
      <w:pPr>
        <w:rPr>
          <w:ins w:id="5977" w:author="John Clevenger" w:date="2022-06-15T17:35:00Z"/>
          <w:rStyle w:val="CODE"/>
        </w:rPr>
      </w:pPr>
      <w:r w:rsidRPr="008D1595">
        <w:rPr>
          <w:rStyle w:val="CODE"/>
        </w:rPr>
        <w:t>--</w:t>
      </w:r>
      <w:proofErr w:type="spellStart"/>
      <w:r w:rsidRPr="008D1595">
        <w:rPr>
          <w:rStyle w:val="CODE"/>
        </w:rPr>
        <w:t>contestPassword</w:t>
      </w:r>
      <w:proofErr w:type="spellEnd"/>
      <w:r w:rsidRPr="008D1595">
        <w:rPr>
          <w:rStyle w:val="CODE"/>
        </w:rPr>
        <w:t xml:space="preserve"> pa</w:t>
      </w:r>
      <w:ins w:id="5978" w:author="John Clevenger" w:date="2022-06-15T17:35:00Z">
        <w:r w:rsidR="009360F6">
          <w:rPr>
            <w:rStyle w:val="CODE"/>
          </w:rPr>
          <w:t>ss</w:t>
        </w:r>
      </w:ins>
      <w:del w:id="5979" w:author="John Clevenger" w:date="2022-06-15T17:35:00Z">
        <w:r w:rsidRPr="008D1595" w:rsidDel="009360F6">
          <w:rPr>
            <w:rStyle w:val="CODE"/>
          </w:rPr>
          <w:delText>dd</w:delText>
        </w:r>
      </w:del>
      <w:r w:rsidRPr="008D1595">
        <w:rPr>
          <w:rStyle w:val="CODE"/>
        </w:rPr>
        <w:t xml:space="preserve">  - password needed to decrypt pc2 data</w:t>
      </w:r>
    </w:p>
    <w:p w14:paraId="516F43A2" w14:textId="06B92762" w:rsidR="009360F6" w:rsidRDefault="009360F6" w:rsidP="008D1595">
      <w:pPr>
        <w:rPr>
          <w:ins w:id="5980" w:author="John Clevenger" w:date="2022-06-15T17:37:00Z"/>
          <w:rStyle w:val="CODE"/>
        </w:rPr>
      </w:pPr>
      <w:ins w:id="5981" w:author="John Clevenger" w:date="2022-06-15T17:35:00Z">
        <w:r>
          <w:rPr>
            <w:rStyle w:val="CODE"/>
          </w:rPr>
          <w:t>--raw</w:t>
        </w:r>
      </w:ins>
      <w:ins w:id="5982" w:author="John Clevenger" w:date="2022-06-15T17:36:00Z">
        <w:r>
          <w:rPr>
            <w:rStyle w:val="CODE"/>
          </w:rPr>
          <w:t xml:space="preserve">              </w:t>
        </w:r>
      </w:ins>
      <w:ins w:id="5983" w:author="John Clevenger" w:date="2022-06-15T17:35:00Z">
        <w:r>
          <w:rPr>
            <w:rStyle w:val="CODE"/>
          </w:rPr>
          <w:t xml:space="preserve">- </w:t>
        </w:r>
      </w:ins>
      <w:ins w:id="5984" w:author="John Clevenger" w:date="2022-06-15T17:36:00Z">
        <w:r>
          <w:rPr>
            <w:rStyle w:val="CODE"/>
          </w:rPr>
          <w:t>suppress header</w:t>
        </w:r>
      </w:ins>
      <w:ins w:id="5985" w:author="John Clevenger" w:date="2022-06-15T17:37:00Z">
        <w:r>
          <w:rPr>
            <w:rStyle w:val="CODE"/>
          </w:rPr>
          <w:t xml:space="preserve"> and footer; generate “raw” report content</w:t>
        </w:r>
      </w:ins>
    </w:p>
    <w:p w14:paraId="08289E6A" w14:textId="6996117E" w:rsidR="009360F6" w:rsidRPr="008D1595" w:rsidRDefault="009360F6" w:rsidP="008D1595">
      <w:pPr>
        <w:rPr>
          <w:rStyle w:val="CODE"/>
        </w:rPr>
      </w:pPr>
      <w:ins w:id="5986" w:author="John Clevenger" w:date="2022-06-15T17:37:00Z">
        <w:r>
          <w:rPr>
            <w:rStyle w:val="CODE"/>
          </w:rPr>
          <w:t>--xml              - output only XML for report</w:t>
        </w:r>
      </w:ins>
    </w:p>
    <w:p w14:paraId="19B4CAAE" w14:textId="4A0EB5E3" w:rsidR="008D1595" w:rsidRPr="008D1595" w:rsidRDefault="008D1595" w:rsidP="008D1595">
      <w:pPr>
        <w:rPr>
          <w:rStyle w:val="CODE"/>
        </w:rPr>
      </w:pPr>
      <w:r w:rsidRPr="008D1595">
        <w:rPr>
          <w:rStyle w:val="CODE"/>
        </w:rPr>
        <w:t xml:space="preserve">--list         </w:t>
      </w:r>
      <w:ins w:id="5987" w:author="John Clevenger" w:date="2022-06-15T17:37:00Z">
        <w:r w:rsidR="009360F6">
          <w:rPr>
            <w:rStyle w:val="CODE"/>
          </w:rPr>
          <w:t xml:space="preserve">    </w:t>
        </w:r>
      </w:ins>
      <w:r w:rsidRPr="008D1595">
        <w:rPr>
          <w:rStyle w:val="CODE"/>
        </w:rPr>
        <w:t>- list names of reports (and the report numbers)</w:t>
      </w:r>
    </w:p>
    <w:p w14:paraId="47D03114" w14:textId="483AFA7E" w:rsidR="008D1595" w:rsidRPr="008D1595" w:rsidRDefault="008D1595">
      <w:pPr>
        <w:ind w:right="-637"/>
        <w:rPr>
          <w:rStyle w:val="CODE"/>
        </w:rPr>
        <w:pPrChange w:id="5988" w:author="John Clevenger" w:date="2022-06-15T17:38:00Z">
          <w:pPr/>
        </w:pPrChange>
      </w:pPr>
      <w:r w:rsidRPr="008D1595">
        <w:rPr>
          <w:rStyle w:val="CODE"/>
        </w:rPr>
        <w:t>--</w:t>
      </w:r>
      <w:proofErr w:type="spellStart"/>
      <w:r w:rsidRPr="008D1595">
        <w:rPr>
          <w:rStyle w:val="CODE"/>
        </w:rPr>
        <w:t>dir</w:t>
      </w:r>
      <w:proofErr w:type="spellEnd"/>
      <w:r w:rsidRPr="008D1595">
        <w:rPr>
          <w:rStyle w:val="CODE"/>
        </w:rPr>
        <w:t xml:space="preserve"> name     </w:t>
      </w:r>
      <w:ins w:id="5989" w:author="John Clevenger" w:date="2022-06-15T17:37:00Z">
        <w:r w:rsidR="009360F6">
          <w:rPr>
            <w:rStyle w:val="CODE"/>
          </w:rPr>
          <w:t xml:space="preserve">    </w:t>
        </w:r>
      </w:ins>
      <w:r w:rsidRPr="008D1595">
        <w:rPr>
          <w:rStyle w:val="CODE"/>
        </w:rPr>
        <w:t xml:space="preserve">- alternate base directory name, by default uses profile </w:t>
      </w:r>
      <w:proofErr w:type="spellStart"/>
      <w:r w:rsidRPr="008D1595">
        <w:rPr>
          <w:rStyle w:val="CODE"/>
        </w:rPr>
        <w:t>dir</w:t>
      </w:r>
      <w:proofErr w:type="spellEnd"/>
      <w:r w:rsidRPr="008D1595">
        <w:rPr>
          <w:rStyle w:val="CODE"/>
        </w:rPr>
        <w:t xml:space="preserve"> name</w:t>
      </w:r>
    </w:p>
    <w:p w14:paraId="18F7AB21" w14:textId="1EF56BC8" w:rsidR="008D1595" w:rsidRPr="008D1595" w:rsidRDefault="008D1595" w:rsidP="008D1595">
      <w:pPr>
        <w:rPr>
          <w:rStyle w:val="CODE"/>
        </w:rPr>
      </w:pPr>
      <w:r w:rsidRPr="008D1595">
        <w:rPr>
          <w:rStyle w:val="CODE"/>
        </w:rPr>
        <w:t xml:space="preserve">--site ##      </w:t>
      </w:r>
      <w:ins w:id="5990" w:author="John Clevenger" w:date="2022-06-15T17:38:00Z">
        <w:r w:rsidR="009360F6">
          <w:rPr>
            <w:rStyle w:val="CODE"/>
          </w:rPr>
          <w:t xml:space="preserve">    </w:t>
        </w:r>
      </w:ins>
      <w:r w:rsidRPr="008D1595">
        <w:rPr>
          <w:rStyle w:val="CODE"/>
        </w:rPr>
        <w:t>- specify the site number</w:t>
      </w:r>
    </w:p>
    <w:p w14:paraId="706CC2D0" w14:textId="1E3486F9" w:rsidR="008D1595" w:rsidRPr="008D1595" w:rsidRDefault="008D1595" w:rsidP="008D1595">
      <w:pPr>
        <w:rPr>
          <w:rStyle w:val="CODE"/>
        </w:rPr>
      </w:pPr>
      <w:r w:rsidRPr="008D1595">
        <w:rPr>
          <w:rStyle w:val="CODE"/>
        </w:rPr>
        <w:t>--</w:t>
      </w:r>
      <w:proofErr w:type="spellStart"/>
      <w:r w:rsidRPr="008D1595">
        <w:rPr>
          <w:rStyle w:val="CODE"/>
        </w:rPr>
        <w:t>listp</w:t>
      </w:r>
      <w:proofErr w:type="spellEnd"/>
      <w:r w:rsidRPr="008D1595">
        <w:rPr>
          <w:rStyle w:val="CODE"/>
        </w:rPr>
        <w:t xml:space="preserve">        </w:t>
      </w:r>
      <w:ins w:id="5991" w:author="John Clevenger" w:date="2022-06-15T17:38:00Z">
        <w:r w:rsidR="009360F6">
          <w:rPr>
            <w:rStyle w:val="CODE"/>
          </w:rPr>
          <w:t xml:space="preserve">    </w:t>
        </w:r>
      </w:ins>
      <w:r w:rsidRPr="008D1595">
        <w:rPr>
          <w:rStyle w:val="CODE"/>
        </w:rPr>
        <w:t>- list all profile names with numbers</w:t>
      </w:r>
    </w:p>
    <w:p w14:paraId="177A9DC0" w14:textId="3F980615" w:rsidR="008D1595" w:rsidRPr="008D1595" w:rsidRDefault="008D1595" w:rsidP="008D1595">
      <w:pPr>
        <w:rPr>
          <w:rStyle w:val="CODE"/>
        </w:rPr>
      </w:pPr>
      <w:r w:rsidRPr="008D1595">
        <w:rPr>
          <w:rStyle w:val="CODE"/>
        </w:rPr>
        <w:t>--</w:t>
      </w:r>
      <w:proofErr w:type="spellStart"/>
      <w:r w:rsidRPr="008D1595">
        <w:rPr>
          <w:rStyle w:val="CODE"/>
        </w:rPr>
        <w:t>noProfi</w:t>
      </w:r>
      <w:del w:id="5992" w:author="John Clevenger" w:date="2022-06-15T17:18:00Z">
        <w:r w:rsidRPr="008D1595" w:rsidDel="0022754D">
          <w:rPr>
            <w:rStyle w:val="CODE"/>
          </w:rPr>
          <w:delText>l</w:delText>
        </w:r>
      </w:del>
      <w:ins w:id="5993" w:author="John Clevenger" w:date="2022-06-15T17:38:00Z">
        <w:r w:rsidR="009360F6">
          <w:rPr>
            <w:rStyle w:val="CODE"/>
          </w:rPr>
          <w:t>l</w:t>
        </w:r>
      </w:ins>
      <w:r w:rsidRPr="008D1595">
        <w:rPr>
          <w:rStyle w:val="CODE"/>
        </w:rPr>
        <w:t>e</w:t>
      </w:r>
      <w:proofErr w:type="spellEnd"/>
      <w:r w:rsidRPr="008D1595">
        <w:rPr>
          <w:rStyle w:val="CODE"/>
        </w:rPr>
        <w:t xml:space="preserve"> </w:t>
      </w:r>
      <w:ins w:id="5994" w:author="John Clevenger" w:date="2022-06-15T17:38:00Z">
        <w:r w:rsidR="009360F6">
          <w:rPr>
            <w:rStyle w:val="CODE"/>
          </w:rPr>
          <w:t xml:space="preserve">       </w:t>
        </w:r>
      </w:ins>
      <w:r w:rsidRPr="008D1595">
        <w:rPr>
          <w:rStyle w:val="CODE"/>
        </w:rPr>
        <w:t>- do not use profile directory</w:t>
      </w:r>
      <w:ins w:id="5995" w:author="John Clevenger" w:date="2022-06-15T17:38:00Z">
        <w:r w:rsidR="009360F6">
          <w:rPr>
            <w:rStyle w:val="CODE"/>
          </w:rPr>
          <w:t>,</w:t>
        </w:r>
      </w:ins>
      <w:r w:rsidRPr="008D1595">
        <w:rPr>
          <w:rStyle w:val="CODE"/>
        </w:rPr>
        <w:t xml:space="preserve"> use </w:t>
      </w:r>
      <w:del w:id="5996" w:author="John Clevenger" w:date="2022-06-15T17:38:00Z">
        <w:r w:rsidRPr="008D1595" w:rsidDel="009360F6">
          <w:rPr>
            <w:rStyle w:val="CODE"/>
          </w:rPr>
          <w:delText xml:space="preserve">pre </w:delText>
        </w:r>
      </w:del>
      <w:ins w:id="5997" w:author="John Clevenger" w:date="2022-06-15T17:38:00Z">
        <w:r w:rsidR="009360F6" w:rsidRPr="008D1595">
          <w:rPr>
            <w:rStyle w:val="CODE"/>
          </w:rPr>
          <w:t>pre</w:t>
        </w:r>
        <w:r w:rsidR="009360F6">
          <w:rPr>
            <w:rStyle w:val="CODE"/>
          </w:rPr>
          <w:t>-</w:t>
        </w:r>
      </w:ins>
      <w:r w:rsidRPr="008D1595">
        <w:rPr>
          <w:rStyle w:val="CODE"/>
        </w:rPr>
        <w:t>version 9.2 location</w:t>
      </w:r>
    </w:p>
    <w:p w14:paraId="56028FB6" w14:textId="77777777" w:rsidR="008D1595" w:rsidRPr="008D1595" w:rsidRDefault="008D1595" w:rsidP="008D1595">
      <w:pPr>
        <w:rPr>
          <w:rStyle w:val="CODE"/>
        </w:rPr>
      </w:pPr>
    </w:p>
    <w:p w14:paraId="3B502577" w14:textId="255F2C73" w:rsidR="008D1595" w:rsidRPr="008D1595" w:rsidRDefault="008D1595" w:rsidP="008D1595">
      <w:pPr>
        <w:rPr>
          <w:rStyle w:val="CODE"/>
        </w:rPr>
      </w:pPr>
      <w:proofErr w:type="spellStart"/>
      <w:r w:rsidRPr="008D1595">
        <w:rPr>
          <w:rStyle w:val="CODE"/>
        </w:rPr>
        <w:t>reportNa</w:t>
      </w:r>
      <w:del w:id="5998" w:author="John Clevenger" w:date="2022-06-15T17:18:00Z">
        <w:r w:rsidRPr="008D1595" w:rsidDel="0022754D">
          <w:rPr>
            <w:rStyle w:val="CODE"/>
          </w:rPr>
          <w:delText>m</w:delText>
        </w:r>
      </w:del>
      <w:ins w:id="5999" w:author="John Clevenger" w:date="2022-06-15T17:39:00Z">
        <w:r w:rsidR="009360F6">
          <w:rPr>
            <w:rStyle w:val="CODE"/>
          </w:rPr>
          <w:t>m</w:t>
        </w:r>
      </w:ins>
      <w:r w:rsidRPr="008D1595">
        <w:rPr>
          <w:rStyle w:val="CODE"/>
        </w:rPr>
        <w:t>e</w:t>
      </w:r>
      <w:proofErr w:type="spellEnd"/>
      <w:r w:rsidRPr="008D1595">
        <w:rPr>
          <w:rStyle w:val="CODE"/>
        </w:rPr>
        <w:t xml:space="preserve"> </w:t>
      </w:r>
      <w:ins w:id="6000" w:author="John Clevenger" w:date="2022-06-15T17:39:00Z">
        <w:r w:rsidR="009360F6">
          <w:rPr>
            <w:rStyle w:val="CODE"/>
          </w:rPr>
          <w:t xml:space="preserve">        </w:t>
        </w:r>
      </w:ins>
      <w:r w:rsidRPr="008D1595">
        <w:rPr>
          <w:rStyle w:val="CODE"/>
        </w:rPr>
        <w:t xml:space="preserve">- name </w:t>
      </w:r>
      <w:ins w:id="6001" w:author="John Clevenger" w:date="2022-06-15T17:39:00Z">
        <w:r w:rsidR="004D60B3">
          <w:rPr>
            <w:rStyle w:val="CODE"/>
          </w:rPr>
          <w:t xml:space="preserve">or number </w:t>
        </w:r>
      </w:ins>
      <w:r w:rsidRPr="008D1595">
        <w:rPr>
          <w:rStyle w:val="CODE"/>
        </w:rPr>
        <w:t xml:space="preserve">of </w:t>
      </w:r>
      <w:proofErr w:type="gramStart"/>
      <w:r w:rsidRPr="008D1595">
        <w:rPr>
          <w:rStyle w:val="CODE"/>
        </w:rPr>
        <w:t>report</w:t>
      </w:r>
      <w:proofErr w:type="gramEnd"/>
      <w:r w:rsidRPr="008D1595">
        <w:rPr>
          <w:rStyle w:val="CODE"/>
        </w:rPr>
        <w:t xml:space="preserve"> to print</w:t>
      </w:r>
      <w:del w:id="6002" w:author="John Clevenger" w:date="2022-06-15T17:39:00Z">
        <w:r w:rsidRPr="008D1595" w:rsidDel="004D60B3">
          <w:rPr>
            <w:rStyle w:val="CODE"/>
          </w:rPr>
          <w:delText xml:space="preserve"> (or report number)</w:delText>
        </w:r>
      </w:del>
    </w:p>
    <w:p w14:paraId="0CBA12BC" w14:textId="6E70C405" w:rsidR="008D1595" w:rsidRPr="008D1595" w:rsidRDefault="008D1595" w:rsidP="008D1595">
      <w:pPr>
        <w:rPr>
          <w:rStyle w:val="CODE"/>
        </w:rPr>
      </w:pPr>
      <w:r w:rsidRPr="008D1595">
        <w:rPr>
          <w:rStyle w:val="CODE"/>
        </w:rPr>
        <w:t xml:space="preserve">##         </w:t>
      </w:r>
      <w:ins w:id="6003" w:author="John Clevenger" w:date="2022-06-15T17:39:00Z">
        <w:r w:rsidR="004D60B3">
          <w:rPr>
            <w:rStyle w:val="CODE"/>
          </w:rPr>
          <w:t xml:space="preserve">        </w:t>
        </w:r>
      </w:ins>
      <w:r w:rsidRPr="008D1595">
        <w:rPr>
          <w:rStyle w:val="CODE"/>
        </w:rPr>
        <w:t xml:space="preserve">- number of </w:t>
      </w:r>
      <w:proofErr w:type="gramStart"/>
      <w:r w:rsidRPr="008D1595">
        <w:rPr>
          <w:rStyle w:val="CODE"/>
        </w:rPr>
        <w:t>report</w:t>
      </w:r>
      <w:proofErr w:type="gramEnd"/>
      <w:r w:rsidRPr="008D1595">
        <w:rPr>
          <w:rStyle w:val="CODE"/>
        </w:rPr>
        <w:t xml:space="preserve"> to print (numbers found </w:t>
      </w:r>
      <w:proofErr w:type="spellStart"/>
      <w:r w:rsidRPr="008D1595">
        <w:rPr>
          <w:rStyle w:val="CODE"/>
        </w:rPr>
        <w:t>usi</w:t>
      </w:r>
      <w:proofErr w:type="spellEnd"/>
      <w:del w:id="6004" w:author="John Clevenger" w:date="2022-06-15T17:18:00Z">
        <w:r w:rsidRPr="008D1595" w:rsidDel="0022754D">
          <w:rPr>
            <w:rStyle w:val="CODE"/>
          </w:rPr>
          <w:delText>ng</w:delText>
        </w:r>
      </w:del>
      <w:ins w:id="6005" w:author="John Clevenger" w:date="2022-06-15T17:18:00Z">
        <w:r w:rsidR="0022754D">
          <w:rPr>
            <w:rStyle w:val="CODE"/>
          </w:rPr>
          <w:t>–</w:t>
        </w:r>
      </w:ins>
      <w:r w:rsidRPr="008D1595">
        <w:rPr>
          <w:rStyle w:val="CODE"/>
        </w:rPr>
        <w:t xml:space="preserve"> --list)</w:t>
      </w:r>
    </w:p>
    <w:p w14:paraId="596D7B3B" w14:textId="77777777" w:rsidR="008D1595" w:rsidRPr="008D1595" w:rsidRDefault="008D1595" w:rsidP="008D1595">
      <w:pPr>
        <w:rPr>
          <w:rStyle w:val="CODE"/>
        </w:rPr>
      </w:pPr>
    </w:p>
    <w:p w14:paraId="5839E093" w14:textId="77777777" w:rsidR="00372652" w:rsidRDefault="00372652" w:rsidP="004D60B3">
      <w:pPr>
        <w:rPr>
          <w:ins w:id="6006" w:author="John Clevenger" w:date="2022-06-16T11:09:00Z"/>
          <w:b/>
        </w:rPr>
      </w:pPr>
    </w:p>
    <w:p w14:paraId="37F622D1" w14:textId="4CF11831" w:rsidR="004D60B3" w:rsidRPr="003003A9" w:rsidRDefault="004D60B3" w:rsidP="004D60B3">
      <w:pPr>
        <w:rPr>
          <w:ins w:id="6007" w:author="John Clevenger" w:date="2022-06-15T17:43:00Z"/>
          <w:b/>
        </w:rPr>
      </w:pPr>
      <w:ins w:id="6008" w:author="John Clevenger" w:date="2022-06-15T17:43:00Z">
        <w:r>
          <w:rPr>
            <w:b/>
          </w:rPr>
          <w:lastRenderedPageBreak/>
          <w:t>List known contest profiles:</w:t>
        </w:r>
      </w:ins>
    </w:p>
    <w:p w14:paraId="78A284F0" w14:textId="77777777" w:rsidR="004D60B3" w:rsidRPr="008D1595" w:rsidRDefault="004D60B3" w:rsidP="004D60B3">
      <w:pPr>
        <w:rPr>
          <w:ins w:id="6009" w:author="John Clevenger" w:date="2022-06-15T17:43:00Z"/>
        </w:rPr>
      </w:pPr>
    </w:p>
    <w:p w14:paraId="581D6478" w14:textId="59148884" w:rsidR="008D1595" w:rsidRPr="004D60B3" w:rsidDel="004D60B3" w:rsidRDefault="008D1595">
      <w:pPr>
        <w:ind w:firstLine="720"/>
        <w:rPr>
          <w:del w:id="6010" w:author="John Clevenger" w:date="2022-06-15T17:18:00Z"/>
          <w:rStyle w:val="CODE"/>
          <w:b/>
          <w:bCs/>
          <w:rPrChange w:id="6011" w:author="John Clevenger" w:date="2022-06-15T17:40:00Z">
            <w:rPr>
              <w:del w:id="6012" w:author="John Clevenger" w:date="2022-06-15T17:18:00Z"/>
              <w:rStyle w:val="CODE"/>
            </w:rPr>
          </w:rPrChange>
        </w:rPr>
        <w:pPrChange w:id="6013" w:author="John Clevenger" w:date="2022-06-15T17:43:00Z">
          <w:pPr/>
        </w:pPrChange>
      </w:pPr>
      <w:r w:rsidRPr="004D60B3">
        <w:rPr>
          <w:rStyle w:val="CODE"/>
          <w:b/>
          <w:bCs/>
          <w:rPrChange w:id="6014" w:author="John Clevenger" w:date="2022-06-15T17:40:00Z">
            <w:rPr>
              <w:rStyle w:val="CODE"/>
            </w:rPr>
          </w:rPrChange>
        </w:rPr>
        <w:t>$ pc2repor</w:t>
      </w:r>
      <w:del w:id="6015" w:author="John Clevenger" w:date="2022-06-15T17:18:00Z">
        <w:r w:rsidRPr="004D60B3" w:rsidDel="0022754D">
          <w:rPr>
            <w:rStyle w:val="CODE"/>
            <w:b/>
            <w:bCs/>
            <w:rPrChange w:id="6016" w:author="John Clevenger" w:date="2022-06-15T17:40:00Z">
              <w:rPr>
                <w:rStyle w:val="CODE"/>
              </w:rPr>
            </w:rPrChange>
          </w:rPr>
          <w:delText>ts</w:delText>
        </w:r>
      </w:del>
      <w:ins w:id="6017" w:author="John Clevenger" w:date="2022-06-15T17:39:00Z">
        <w:r w:rsidR="004D60B3" w:rsidRPr="004D60B3">
          <w:rPr>
            <w:rStyle w:val="CODE"/>
            <w:b/>
            <w:bCs/>
            <w:rPrChange w:id="6018" w:author="John Clevenger" w:date="2022-06-15T17:40:00Z">
              <w:rPr>
                <w:rStyle w:val="CODE"/>
              </w:rPr>
            </w:rPrChange>
          </w:rPr>
          <w:t>t</w:t>
        </w:r>
      </w:ins>
      <w:r w:rsidRPr="004D60B3">
        <w:rPr>
          <w:rStyle w:val="CODE"/>
          <w:b/>
          <w:bCs/>
          <w:rPrChange w:id="6019" w:author="John Clevenger" w:date="2022-06-15T17:40:00Z">
            <w:rPr>
              <w:rStyle w:val="CODE"/>
            </w:rPr>
          </w:rPrChange>
        </w:rPr>
        <w:t xml:space="preserve"> --</w:t>
      </w:r>
      <w:proofErr w:type="spellStart"/>
      <w:r w:rsidRPr="004D60B3">
        <w:rPr>
          <w:rStyle w:val="CODE"/>
          <w:b/>
          <w:bCs/>
          <w:rPrChange w:id="6020" w:author="John Clevenger" w:date="2022-06-15T17:40:00Z">
            <w:rPr>
              <w:rStyle w:val="CODE"/>
            </w:rPr>
          </w:rPrChange>
        </w:rPr>
        <w:t>listp</w:t>
      </w:r>
      <w:proofErr w:type="spellEnd"/>
    </w:p>
    <w:p w14:paraId="03C60DEB" w14:textId="77777777" w:rsidR="004D60B3" w:rsidRPr="004D60B3" w:rsidRDefault="004D60B3">
      <w:pPr>
        <w:ind w:firstLine="720"/>
        <w:rPr>
          <w:ins w:id="6021" w:author="John Clevenger" w:date="2022-06-15T17:40:00Z"/>
          <w:rStyle w:val="CODE"/>
          <w:b/>
          <w:bCs/>
          <w:rPrChange w:id="6022" w:author="John Clevenger" w:date="2022-06-15T17:40:00Z">
            <w:rPr>
              <w:ins w:id="6023" w:author="John Clevenger" w:date="2022-06-15T17:40:00Z"/>
              <w:rStyle w:val="CODE"/>
            </w:rPr>
          </w:rPrChange>
        </w:rPr>
        <w:pPrChange w:id="6024" w:author="John Clevenger" w:date="2022-06-15T17:43:00Z">
          <w:pPr/>
        </w:pPrChange>
      </w:pPr>
    </w:p>
    <w:p w14:paraId="7AA427DB" w14:textId="64D5CA0E" w:rsidR="008D1595" w:rsidRPr="008D1595" w:rsidDel="0022754D" w:rsidRDefault="008D1595">
      <w:pPr>
        <w:ind w:left="2700" w:right="-547" w:hanging="1260"/>
        <w:rPr>
          <w:del w:id="6025" w:author="John Clevenger" w:date="2022-06-15T17:18:00Z"/>
          <w:rStyle w:val="CODE"/>
        </w:rPr>
        <w:pPrChange w:id="6026" w:author="John Clevenger" w:date="2022-06-15T17:43:00Z">
          <w:pPr/>
        </w:pPrChange>
      </w:pPr>
      <w:r w:rsidRPr="008D1595">
        <w:rPr>
          <w:rStyle w:val="CODE"/>
        </w:rPr>
        <w:t>1 - Id: Contest-1526060434834405723 description: Real Contest name: Contest</w:t>
      </w:r>
    </w:p>
    <w:p w14:paraId="13647A82" w14:textId="1777A16D" w:rsidR="004D60B3" w:rsidRDefault="004D60B3">
      <w:pPr>
        <w:ind w:left="2700" w:right="-547" w:hanging="1260"/>
        <w:rPr>
          <w:ins w:id="6027" w:author="John Clevenger" w:date="2022-06-15T17:41:00Z"/>
          <w:rStyle w:val="CODE"/>
        </w:rPr>
        <w:pPrChange w:id="6028" w:author="John Clevenger" w:date="2022-06-15T17:43:00Z">
          <w:pPr>
            <w:ind w:firstLine="720"/>
          </w:pPr>
        </w:pPrChange>
      </w:pPr>
    </w:p>
    <w:p w14:paraId="0699FBB7" w14:textId="75118A74" w:rsidR="008D1595" w:rsidRPr="008D1595" w:rsidRDefault="008D1595">
      <w:pPr>
        <w:ind w:left="1980" w:hanging="540"/>
        <w:rPr>
          <w:rStyle w:val="CODE"/>
        </w:rPr>
        <w:pPrChange w:id="6029" w:author="John Clevenger" w:date="2022-06-15T17:43:00Z">
          <w:pPr/>
        </w:pPrChange>
      </w:pPr>
      <w:r w:rsidRPr="008D1595">
        <w:rPr>
          <w:rStyle w:val="CODE"/>
        </w:rPr>
        <w:t>2 - Id: Contes</w:t>
      </w:r>
      <w:del w:id="6030" w:author="John Clevenger" w:date="2022-06-15T17:18:00Z">
        <w:r w:rsidRPr="008D1595" w:rsidDel="0022754D">
          <w:rPr>
            <w:rStyle w:val="CODE"/>
          </w:rPr>
          <w:delText xml:space="preserve">t </w:delText>
        </w:r>
      </w:del>
      <w:ins w:id="6031" w:author="John Clevenger" w:date="2022-06-15T17:41:00Z">
        <w:r w:rsidR="004D60B3">
          <w:rPr>
            <w:rStyle w:val="CODE"/>
          </w:rPr>
          <w:t xml:space="preserve">t </w:t>
        </w:r>
      </w:ins>
      <w:r w:rsidRPr="008D1595">
        <w:rPr>
          <w:rStyle w:val="CODE"/>
        </w:rPr>
        <w:t>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pPr>
        <w:ind w:left="720" w:firstLine="720"/>
        <w:rPr>
          <w:rStyle w:val="CODE"/>
        </w:rPr>
        <w:pPrChange w:id="6032" w:author="John Clevenger" w:date="2022-06-15T17:44:00Z">
          <w:pPr/>
        </w:pPrChange>
      </w:pPr>
      <w:r w:rsidRPr="008D1595">
        <w:rPr>
          <w:rStyle w:val="CODE"/>
        </w:rPr>
        <w:t xml:space="preserve">Default </w:t>
      </w:r>
      <w:proofErr w:type="gramStart"/>
      <w:r w:rsidRPr="008D1595">
        <w:rPr>
          <w:rStyle w:val="CODE"/>
        </w:rPr>
        <w:t>name  :</w:t>
      </w:r>
      <w:proofErr w:type="gramEnd"/>
      <w:r w:rsidRPr="008D1595">
        <w:rPr>
          <w:rStyle w:val="CODE"/>
        </w:rPr>
        <w:t xml:space="preserve"> Contest</w:t>
      </w:r>
    </w:p>
    <w:p w14:paraId="7D7A8A75" w14:textId="7DDF3E5B" w:rsidR="008D1595" w:rsidRPr="008D1595" w:rsidRDefault="008D1595" w:rsidP="008D1595">
      <w:pPr>
        <w:rPr>
          <w:rStyle w:val="CODE"/>
        </w:rPr>
      </w:pPr>
      <w:r w:rsidRPr="008D1595">
        <w:rPr>
          <w:rStyle w:val="CODE"/>
        </w:rPr>
        <w:t xml:space="preserve">  </w:t>
      </w:r>
      <w:ins w:id="6033" w:author="John Clevenger" w:date="2022-06-15T17:44:00Z">
        <w:r w:rsidR="004D60B3">
          <w:rPr>
            <w:rStyle w:val="CODE"/>
          </w:rPr>
          <w:tab/>
        </w:r>
        <w:r w:rsidR="004D60B3">
          <w:rPr>
            <w:rStyle w:val="CODE"/>
          </w:rPr>
          <w:tab/>
        </w:r>
        <w:r w:rsidR="004D60B3">
          <w:rPr>
            <w:rStyle w:val="CODE"/>
          </w:rPr>
          <w:tab/>
        </w:r>
      </w:ins>
      <w:r w:rsidRPr="008D1595">
        <w:rPr>
          <w:rStyle w:val="CODE"/>
        </w:rPr>
        <w:t xml:space="preserve">Profile </w:t>
      </w:r>
      <w:proofErr w:type="gramStart"/>
      <w:r w:rsidRPr="008D1595">
        <w:rPr>
          <w:rStyle w:val="CODE"/>
        </w:rPr>
        <w:t>ID  :</w:t>
      </w:r>
      <w:proofErr w:type="gramEnd"/>
      <w:r w:rsidRPr="008D1595">
        <w:rPr>
          <w:rStyle w:val="CODE"/>
        </w:rPr>
        <w:t xml:space="preserve"> Contest-1526060434834405723</w:t>
      </w:r>
    </w:p>
    <w:p w14:paraId="611EA7EF" w14:textId="6F85CBA3" w:rsidR="008D1595" w:rsidRPr="008D1595" w:rsidRDefault="008D1595" w:rsidP="008D1595">
      <w:pPr>
        <w:rPr>
          <w:rStyle w:val="CODE"/>
        </w:rPr>
      </w:pPr>
      <w:r w:rsidRPr="008D1595">
        <w:rPr>
          <w:rStyle w:val="CODE"/>
        </w:rPr>
        <w:t xml:space="preserve">  </w:t>
      </w:r>
      <w:ins w:id="6034" w:author="John Clevenger" w:date="2022-06-15T17:44:00Z">
        <w:r w:rsidR="004D60B3">
          <w:rPr>
            <w:rStyle w:val="CODE"/>
          </w:rPr>
          <w:tab/>
        </w:r>
        <w:r w:rsidR="004D60B3">
          <w:rPr>
            <w:rStyle w:val="CODE"/>
          </w:rPr>
          <w:tab/>
        </w:r>
        <w:r w:rsidR="004D60B3">
          <w:rPr>
            <w:rStyle w:val="CODE"/>
          </w:rPr>
          <w:tab/>
        </w:r>
      </w:ins>
      <w:proofErr w:type="gramStart"/>
      <w:r w:rsidRPr="008D1595">
        <w:rPr>
          <w:rStyle w:val="CODE"/>
        </w:rPr>
        <w:t>Description :</w:t>
      </w:r>
      <w:proofErr w:type="gramEnd"/>
      <w:r w:rsidRPr="008D1595">
        <w:rPr>
          <w:rStyle w:val="CODE"/>
        </w:rPr>
        <w:t xml:space="preserve"> Real Contest</w:t>
      </w:r>
    </w:p>
    <w:p w14:paraId="701D585C" w14:textId="3672A055" w:rsidR="008D1595" w:rsidRPr="008D1595" w:rsidRDefault="008D1595" w:rsidP="008D1595">
      <w:pPr>
        <w:rPr>
          <w:rStyle w:val="CODE"/>
        </w:rPr>
      </w:pPr>
      <w:r w:rsidRPr="008D1595">
        <w:rPr>
          <w:rStyle w:val="CODE"/>
        </w:rPr>
        <w:t xml:space="preserve">  </w:t>
      </w:r>
      <w:ins w:id="6035" w:author="John Clevenger" w:date="2022-06-15T17:44:00Z">
        <w:r w:rsidR="004D60B3">
          <w:rPr>
            <w:rStyle w:val="CODE"/>
          </w:rPr>
          <w:tab/>
        </w:r>
        <w:r w:rsidR="004D60B3">
          <w:rPr>
            <w:rStyle w:val="CODE"/>
          </w:rPr>
          <w:tab/>
        </w:r>
        <w:r w:rsidR="004D60B3">
          <w:rPr>
            <w:rStyle w:val="CODE"/>
          </w:rPr>
          <w:tab/>
        </w:r>
      </w:ins>
      <w:r w:rsidRPr="008D1595">
        <w:rPr>
          <w:rStyle w:val="CODE"/>
        </w:rPr>
        <w:t xml:space="preserve">Path      </w:t>
      </w:r>
      <w:proofErr w:type="gramStart"/>
      <w:r w:rsidRPr="008D1595">
        <w:rPr>
          <w:rStyle w:val="CODE"/>
        </w:rPr>
        <w:t xml:space="preserve">  :</w:t>
      </w:r>
      <w:proofErr w:type="gramEnd"/>
      <w:r w:rsidRPr="008D1595">
        <w:rPr>
          <w:rStyle w:val="CODE"/>
        </w:rPr>
        <w:t xml:space="preserve">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F14F9D" w:rsidRDefault="008D1595" w:rsidP="008D1595">
      <w:pPr>
        <w:rPr>
          <w:rStyle w:val="CODE"/>
          <w:rFonts w:ascii="Times New Roman" w:hAnsi="Times New Roman" w:cs="Times New Roman"/>
          <w:b/>
          <w:bCs/>
          <w:sz w:val="24"/>
          <w:rPrChange w:id="6036" w:author="John Clevenger" w:date="2022-06-15T17:44:00Z">
            <w:rPr>
              <w:rStyle w:val="CODE"/>
              <w:rFonts w:ascii="Times New Roman" w:hAnsi="Times New Roman" w:cs="Times New Roman"/>
              <w:sz w:val="24"/>
            </w:rPr>
          </w:rPrChange>
        </w:rPr>
      </w:pPr>
      <w:r w:rsidRPr="00F14F9D">
        <w:rPr>
          <w:rStyle w:val="CODE"/>
          <w:rFonts w:ascii="Times New Roman" w:hAnsi="Times New Roman" w:cs="Times New Roman"/>
          <w:b/>
          <w:bCs/>
          <w:sz w:val="24"/>
          <w:rPrChange w:id="6037" w:author="John Clevenger" w:date="2022-06-15T17:44:00Z">
            <w:rPr>
              <w:rStyle w:val="CODE"/>
              <w:rFonts w:ascii="Times New Roman" w:hAnsi="Times New Roman" w:cs="Times New Roman"/>
              <w:sz w:val="24"/>
            </w:rPr>
          </w:rPrChange>
        </w:rPr>
        <w:t>Each of these will print the same report:</w:t>
      </w:r>
    </w:p>
    <w:p w14:paraId="3B29C18D" w14:textId="77777777" w:rsidR="003003A9" w:rsidRPr="008D1595" w:rsidRDefault="003003A9" w:rsidP="008D1595">
      <w:pPr>
        <w:rPr>
          <w:rStyle w:val="CODE"/>
        </w:rPr>
      </w:pPr>
    </w:p>
    <w:p w14:paraId="1FAB6734" w14:textId="77777777" w:rsidR="00F14F9D" w:rsidRPr="00F14F9D" w:rsidRDefault="00F14F9D">
      <w:pPr>
        <w:ind w:left="1350" w:hanging="630"/>
        <w:rPr>
          <w:ins w:id="6038" w:author="John Clevenger" w:date="2022-06-15T17:45:00Z"/>
          <w:rStyle w:val="CODE"/>
        </w:rPr>
        <w:pPrChange w:id="6039" w:author="John Clevenger" w:date="2022-06-15T17:45:00Z">
          <w:pPr/>
        </w:pPrChange>
      </w:pPr>
      <w:ins w:id="6040"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Contest 3--613094433664018852 'Fastest Solution Summary'</w:t>
        </w:r>
      </w:ins>
    </w:p>
    <w:p w14:paraId="0DA301DF" w14:textId="77777777" w:rsidR="00F14F9D" w:rsidRPr="00F14F9D" w:rsidRDefault="00F14F9D">
      <w:pPr>
        <w:ind w:left="1350" w:hanging="630"/>
        <w:rPr>
          <w:ins w:id="6041" w:author="John Clevenger" w:date="2022-06-15T17:45:00Z"/>
          <w:rStyle w:val="CODE"/>
        </w:rPr>
        <w:pPrChange w:id="6042" w:author="John Clevenger" w:date="2022-06-15T17:45:00Z">
          <w:pPr/>
        </w:pPrChange>
      </w:pPr>
      <w:ins w:id="6043"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2 'Fastest Solution Summary'</w:t>
        </w:r>
      </w:ins>
    </w:p>
    <w:p w14:paraId="418B8288" w14:textId="77777777" w:rsidR="00F14F9D" w:rsidRPr="00F14F9D" w:rsidRDefault="00F14F9D">
      <w:pPr>
        <w:ind w:left="1350" w:hanging="630"/>
        <w:rPr>
          <w:ins w:id="6044" w:author="John Clevenger" w:date="2022-06-15T17:45:00Z"/>
          <w:rStyle w:val="CODE"/>
        </w:rPr>
        <w:pPrChange w:id="6045" w:author="John Clevenger" w:date="2022-06-15T17:45:00Z">
          <w:pPr/>
        </w:pPrChange>
      </w:pPr>
      <w:ins w:id="6046"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Contest 3--613094433664018852 9</w:t>
        </w:r>
      </w:ins>
    </w:p>
    <w:p w14:paraId="201B6FED" w14:textId="77777777" w:rsidR="00F14F9D" w:rsidRPr="00F14F9D" w:rsidRDefault="00F14F9D">
      <w:pPr>
        <w:ind w:firstLine="720"/>
        <w:rPr>
          <w:ins w:id="6047" w:author="John Clevenger" w:date="2022-06-15T17:45:00Z"/>
          <w:rStyle w:val="CODE"/>
        </w:rPr>
        <w:pPrChange w:id="6048" w:author="John Clevenger" w:date="2022-06-15T17:45:00Z">
          <w:pPr/>
        </w:pPrChange>
      </w:pPr>
      <w:ins w:id="6049"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2 9</w:t>
        </w:r>
      </w:ins>
    </w:p>
    <w:p w14:paraId="57A1ACBD" w14:textId="77777777" w:rsidR="00F14F9D" w:rsidRPr="00F14F9D" w:rsidRDefault="00F14F9D" w:rsidP="00F14F9D">
      <w:pPr>
        <w:rPr>
          <w:ins w:id="6050" w:author="John Clevenger" w:date="2022-06-15T17:45:00Z"/>
          <w:rStyle w:val="CODE"/>
        </w:rPr>
      </w:pPr>
    </w:p>
    <w:p w14:paraId="4BF32480" w14:textId="78C61251" w:rsidR="008D1595" w:rsidDel="00F14F9D" w:rsidRDefault="008D1595" w:rsidP="008D1595">
      <w:pPr>
        <w:rPr>
          <w:del w:id="6051" w:author="John Clevenger" w:date="2022-06-15T17:45:00Z"/>
          <w:rStyle w:val="CODE"/>
        </w:rPr>
      </w:pPr>
      <w:del w:id="6052" w:author="John Clevenger" w:date="2022-06-15T17:45:00Z">
        <w:r w:rsidRPr="008D1595" w:rsidDel="00F14F9D">
          <w:rPr>
            <w:rStyle w:val="CODE"/>
          </w:rPr>
          <w:delText>$ pc2repo</w:delText>
        </w:r>
      </w:del>
      <w:del w:id="6053" w:author="John Clevenger" w:date="2022-06-15T17:18:00Z">
        <w:r w:rsidRPr="008D1595" w:rsidDel="0022754D">
          <w:rPr>
            <w:rStyle w:val="CODE"/>
          </w:rPr>
          <w:delText>rt</w:delText>
        </w:r>
      </w:del>
      <w:del w:id="6054" w:author="John Clevenger" w:date="2022-06-15T17:45:00Z">
        <w:r w:rsidRPr="008D1595" w:rsidDel="00F14F9D">
          <w:rPr>
            <w:rStyle w:val="CODE"/>
          </w:rPr>
          <w:delText xml:space="preserve"> --contestPassword newpa</w:delText>
        </w:r>
      </w:del>
      <w:del w:id="6055" w:author="John Clevenger" w:date="2022-06-15T17:18:00Z">
        <w:r w:rsidRPr="008D1595" w:rsidDel="0022754D">
          <w:rPr>
            <w:rStyle w:val="CODE"/>
          </w:rPr>
          <w:delText>ss</w:delText>
        </w:r>
      </w:del>
      <w:del w:id="6056" w:author="John Clevenger" w:date="2022-06-15T17:45:00Z">
        <w:r w:rsidRPr="008D1595" w:rsidDel="00F14F9D">
          <w:rPr>
            <w:rStyle w:val="CODE"/>
          </w:rPr>
          <w:delText xml:space="preserve"> --profile Contes</w:delText>
        </w:r>
      </w:del>
      <w:del w:id="6057" w:author="John Clevenger" w:date="2022-06-15T17:18:00Z">
        <w:r w:rsidRPr="008D1595" w:rsidDel="0022754D">
          <w:rPr>
            <w:rStyle w:val="CODE"/>
          </w:rPr>
          <w:delText xml:space="preserve">t </w:delText>
        </w:r>
      </w:del>
      <w:del w:id="6058" w:author="John Clevenger" w:date="2022-06-15T17:45:00Z">
        <w:r w:rsidRPr="008D1595" w:rsidDel="00F14F9D">
          <w:rPr>
            <w:rStyle w:val="CODE"/>
          </w:rPr>
          <w:delText>3--6130944336640188</w:delText>
        </w:r>
      </w:del>
      <w:del w:id="6059" w:author="John Clevenger" w:date="2022-06-15T17:18:00Z">
        <w:r w:rsidRPr="008D1595" w:rsidDel="0022754D">
          <w:rPr>
            <w:rStyle w:val="CODE"/>
          </w:rPr>
          <w:delText>5</w:delText>
        </w:r>
      </w:del>
      <w:del w:id="6060" w:author="John Clevenger" w:date="2022-06-15T17:45:00Z">
        <w:r w:rsidRPr="008D1595" w:rsidDel="00F14F9D">
          <w:rPr>
            <w:rStyle w:val="CODE"/>
          </w:rPr>
          <w:delText>2 'Fastest Solution Summ</w:delText>
        </w:r>
      </w:del>
      <w:del w:id="6061" w:author="John Clevenger" w:date="2022-06-15T17:18:00Z">
        <w:r w:rsidRPr="008D1595" w:rsidDel="0022754D">
          <w:rPr>
            <w:rStyle w:val="CODE"/>
          </w:rPr>
          <w:delText>a</w:delText>
        </w:r>
      </w:del>
      <w:del w:id="6062" w:author="John Clevenger" w:date="2022-06-15T17:45:00Z">
        <w:r w:rsidRPr="008D1595" w:rsidDel="00F14F9D">
          <w:rPr>
            <w:rStyle w:val="CODE"/>
          </w:rPr>
          <w:delText>ry'</w:delText>
        </w:r>
      </w:del>
    </w:p>
    <w:p w14:paraId="49CC1A04" w14:textId="5D3C8049" w:rsidR="008D1595" w:rsidRPr="008D1595" w:rsidDel="00F14F9D" w:rsidRDefault="008D1595" w:rsidP="008D1595">
      <w:pPr>
        <w:rPr>
          <w:del w:id="6063" w:author="John Clevenger" w:date="2022-06-15T17:45:00Z"/>
          <w:rStyle w:val="CODE"/>
        </w:rPr>
      </w:pPr>
      <w:del w:id="6064" w:author="John Clevenger" w:date="2022-06-15T17:45:00Z">
        <w:r w:rsidRPr="008D1595" w:rsidDel="00F14F9D">
          <w:rPr>
            <w:rStyle w:val="CODE"/>
          </w:rPr>
          <w:delText>$ pc2repo</w:delText>
        </w:r>
      </w:del>
      <w:del w:id="6065" w:author="John Clevenger" w:date="2022-06-15T17:18:00Z">
        <w:r w:rsidRPr="008D1595" w:rsidDel="0022754D">
          <w:rPr>
            <w:rStyle w:val="CODE"/>
          </w:rPr>
          <w:delText>rt</w:delText>
        </w:r>
      </w:del>
      <w:del w:id="6066" w:author="John Clevenger" w:date="2022-06-15T17:45:00Z">
        <w:r w:rsidRPr="008D1595" w:rsidDel="00F14F9D">
          <w:rPr>
            <w:rStyle w:val="CODE"/>
          </w:rPr>
          <w:delText xml:space="preserve"> --contestPassword newpa</w:delText>
        </w:r>
      </w:del>
      <w:del w:id="6067" w:author="John Clevenger" w:date="2022-06-15T17:18:00Z">
        <w:r w:rsidRPr="008D1595" w:rsidDel="0022754D">
          <w:rPr>
            <w:rStyle w:val="CODE"/>
          </w:rPr>
          <w:delText>ss</w:delText>
        </w:r>
      </w:del>
      <w:del w:id="6068" w:author="John Clevenger" w:date="2022-06-15T17:45:00Z">
        <w:r w:rsidRPr="008D1595" w:rsidDel="00F14F9D">
          <w:rPr>
            <w:rStyle w:val="CODE"/>
          </w:rPr>
          <w:delText xml:space="preserve"> --profile</w:delText>
        </w:r>
      </w:del>
      <w:del w:id="6069" w:author="John Clevenger" w:date="2022-06-15T17:18:00Z">
        <w:r w:rsidRPr="008D1595" w:rsidDel="0022754D">
          <w:rPr>
            <w:rStyle w:val="CODE"/>
          </w:rPr>
          <w:delText xml:space="preserve"> </w:delText>
        </w:r>
      </w:del>
      <w:del w:id="6070" w:author="John Clevenger" w:date="2022-06-15T17:45:00Z">
        <w:r w:rsidRPr="008D1595" w:rsidDel="00F14F9D">
          <w:rPr>
            <w:rStyle w:val="CODE"/>
          </w:rPr>
          <w:delText>2 'Fastest Solution Summ</w:delText>
        </w:r>
      </w:del>
      <w:del w:id="6071" w:author="John Clevenger" w:date="2022-06-15T17:18:00Z">
        <w:r w:rsidRPr="008D1595" w:rsidDel="0022754D">
          <w:rPr>
            <w:rStyle w:val="CODE"/>
          </w:rPr>
          <w:delText>a</w:delText>
        </w:r>
      </w:del>
      <w:del w:id="6072" w:author="John Clevenger" w:date="2022-06-15T17:45:00Z">
        <w:r w:rsidRPr="008D1595" w:rsidDel="00F14F9D">
          <w:rPr>
            <w:rStyle w:val="CODE"/>
          </w:rPr>
          <w:delText>ry'</w:delText>
        </w:r>
      </w:del>
    </w:p>
    <w:p w14:paraId="360EEB4A" w14:textId="1FB6BAF6" w:rsidR="008D1595" w:rsidRPr="008D1595" w:rsidDel="00F14F9D" w:rsidRDefault="008D1595" w:rsidP="008D1595">
      <w:pPr>
        <w:rPr>
          <w:del w:id="6073" w:author="John Clevenger" w:date="2022-06-15T17:45:00Z"/>
          <w:rStyle w:val="CODE"/>
        </w:rPr>
      </w:pPr>
      <w:del w:id="6074" w:author="John Clevenger" w:date="2022-06-15T17:45:00Z">
        <w:r w:rsidRPr="008D1595" w:rsidDel="00F14F9D">
          <w:rPr>
            <w:rStyle w:val="CODE"/>
          </w:rPr>
          <w:delText>$ pc2repo</w:delText>
        </w:r>
      </w:del>
      <w:del w:id="6075" w:author="John Clevenger" w:date="2022-06-15T17:18:00Z">
        <w:r w:rsidRPr="008D1595" w:rsidDel="0022754D">
          <w:rPr>
            <w:rStyle w:val="CODE"/>
          </w:rPr>
          <w:delText>rt</w:delText>
        </w:r>
      </w:del>
      <w:del w:id="6076" w:author="John Clevenger" w:date="2022-06-15T17:45:00Z">
        <w:r w:rsidRPr="008D1595" w:rsidDel="00F14F9D">
          <w:rPr>
            <w:rStyle w:val="CODE"/>
          </w:rPr>
          <w:delText xml:space="preserve"> --contestPassword newpa</w:delText>
        </w:r>
      </w:del>
      <w:del w:id="6077" w:author="John Clevenger" w:date="2022-06-15T17:18:00Z">
        <w:r w:rsidRPr="008D1595" w:rsidDel="0022754D">
          <w:rPr>
            <w:rStyle w:val="CODE"/>
          </w:rPr>
          <w:delText>ss</w:delText>
        </w:r>
      </w:del>
      <w:del w:id="6078" w:author="John Clevenger" w:date="2022-06-15T17:45:00Z">
        <w:r w:rsidRPr="008D1595" w:rsidDel="00F14F9D">
          <w:rPr>
            <w:rStyle w:val="CODE"/>
          </w:rPr>
          <w:delText xml:space="preserve"> --profile Contes</w:delText>
        </w:r>
      </w:del>
      <w:del w:id="6079" w:author="John Clevenger" w:date="2022-06-15T17:18:00Z">
        <w:r w:rsidRPr="008D1595" w:rsidDel="0022754D">
          <w:rPr>
            <w:rStyle w:val="CODE"/>
          </w:rPr>
          <w:delText xml:space="preserve">t </w:delText>
        </w:r>
      </w:del>
      <w:del w:id="6080" w:author="John Clevenger" w:date="2022-06-15T17:45:00Z">
        <w:r w:rsidRPr="008D1595" w:rsidDel="00F14F9D">
          <w:rPr>
            <w:rStyle w:val="CODE"/>
          </w:rPr>
          <w:delText>3--613094433664018852 9</w:delText>
        </w:r>
      </w:del>
    </w:p>
    <w:p w14:paraId="75653592" w14:textId="4C5A6018" w:rsidR="008D1595" w:rsidRPr="008D1595" w:rsidDel="00F14F9D" w:rsidRDefault="008D1595" w:rsidP="008D1595">
      <w:pPr>
        <w:rPr>
          <w:del w:id="6081" w:author="John Clevenger" w:date="2022-06-15T17:45:00Z"/>
          <w:rStyle w:val="CODE"/>
        </w:rPr>
      </w:pPr>
      <w:del w:id="6082" w:author="John Clevenger" w:date="2022-06-15T17:45:00Z">
        <w:r w:rsidRPr="008D1595" w:rsidDel="00F14F9D">
          <w:rPr>
            <w:rStyle w:val="CODE"/>
          </w:rPr>
          <w:delText>$ pc2repo</w:delText>
        </w:r>
      </w:del>
      <w:del w:id="6083" w:author="John Clevenger" w:date="2022-06-15T17:18:00Z">
        <w:r w:rsidRPr="008D1595" w:rsidDel="0022754D">
          <w:rPr>
            <w:rStyle w:val="CODE"/>
          </w:rPr>
          <w:delText>rt</w:delText>
        </w:r>
      </w:del>
      <w:del w:id="6084" w:author="John Clevenger" w:date="2022-06-15T17:45:00Z">
        <w:r w:rsidRPr="008D1595" w:rsidDel="00F14F9D">
          <w:rPr>
            <w:rStyle w:val="CODE"/>
          </w:rPr>
          <w:delText xml:space="preserve"> --contestPassword newpa</w:delText>
        </w:r>
      </w:del>
      <w:del w:id="6085" w:author="John Clevenger" w:date="2022-06-15T17:18:00Z">
        <w:r w:rsidRPr="008D1595" w:rsidDel="0022754D">
          <w:rPr>
            <w:rStyle w:val="CODE"/>
          </w:rPr>
          <w:delText>ss</w:delText>
        </w:r>
      </w:del>
      <w:del w:id="6086" w:author="John Clevenger" w:date="2022-06-15T17:45:00Z">
        <w:r w:rsidRPr="008D1595" w:rsidDel="00F14F9D">
          <w:rPr>
            <w:rStyle w:val="CODE"/>
          </w:rPr>
          <w:delText xml:space="preserve"> --profile 2 9</w:delText>
        </w:r>
      </w:del>
    </w:p>
    <w:p w14:paraId="46C50B03" w14:textId="42254ED0" w:rsidR="008D1595" w:rsidRPr="008D1595" w:rsidDel="00F14F9D" w:rsidRDefault="008D1595" w:rsidP="008D1595">
      <w:pPr>
        <w:rPr>
          <w:del w:id="6087" w:author="John Clevenger" w:date="2022-06-15T17:45:00Z"/>
          <w:rStyle w:val="CODE"/>
        </w:rPr>
      </w:pPr>
    </w:p>
    <w:p w14:paraId="10445E5D" w14:textId="645CE641" w:rsidR="008D1595" w:rsidRPr="008D1595" w:rsidDel="00F14F9D" w:rsidRDefault="008D1595" w:rsidP="008D1595">
      <w:pPr>
        <w:rPr>
          <w:del w:id="6088" w:author="John Clevenger" w:date="2022-06-15T17:45:00Z"/>
          <w:rStyle w:val="CODE"/>
        </w:rPr>
      </w:pPr>
      <w:del w:id="6089" w:author="John Clevenger" w:date="2022-06-15T17:45:00Z">
        <w:r w:rsidRPr="008D1595" w:rsidDel="00F14F9D">
          <w:rPr>
            <w:rStyle w:val="CODE"/>
          </w:rPr>
          <w:delText>Precedence for directory: --dir, --profile, then default profile dir</w:delText>
        </w:r>
      </w:del>
    </w:p>
    <w:p w14:paraId="29E4DB52" w14:textId="5AFA2DFE" w:rsidR="008D1595" w:rsidRPr="008D1595" w:rsidDel="00F14F9D" w:rsidRDefault="008D1595" w:rsidP="008D1595">
      <w:pPr>
        <w:rPr>
          <w:del w:id="6090" w:author="John Clevenger" w:date="2022-06-15T17:45:00Z"/>
          <w:rStyle w:val="CODE"/>
        </w:rPr>
      </w:pPr>
    </w:p>
    <w:p w14:paraId="4BBEA1D8" w14:textId="01308230" w:rsidR="000A716F" w:rsidDel="00F14F9D" w:rsidRDefault="000A716F" w:rsidP="008D1595">
      <w:pPr>
        <w:rPr>
          <w:del w:id="6091" w:author="John Clevenger" w:date="2022-06-15T17:45:00Z"/>
          <w:rStyle w:val="CODE"/>
        </w:rPr>
      </w:pPr>
      <w:del w:id="6092" w:author="John Clevenger" w:date="2022-06-15T17:45:00Z">
        <w:r w:rsidRPr="000A716F" w:rsidDel="00F14F9D">
          <w:rPr>
            <w:rStyle w:val="CODE"/>
          </w:rPr>
          <w:delText>Version 9.3 20140802 (Saturday, Augus</w:delText>
        </w:r>
        <w:r w:rsidRPr="0022754D" w:rsidDel="00F14F9D">
          <w:rPr>
            <w:rStyle w:val="CODE"/>
            <w:vertAlign w:val="superscript"/>
            <w:rPrChange w:id="6093" w:author="John Clevenger" w:date="2022-06-15T17:18:00Z">
              <w:rPr>
                <w:rStyle w:val="CODE"/>
              </w:rPr>
            </w:rPrChange>
          </w:rPr>
          <w:delText xml:space="preserve">t </w:delText>
        </w:r>
        <w:r w:rsidRPr="000A716F" w:rsidDel="00F14F9D">
          <w:rPr>
            <w:rStyle w:val="CODE"/>
          </w:rPr>
          <w:delText>2nd 2014 20:46 UTC) Java ver 1</w:delText>
        </w:r>
        <w:r w:rsidDel="00F14F9D">
          <w:rPr>
            <w:rStyle w:val="CODE"/>
          </w:rPr>
          <w:delText>.7.0_55 build 2822 Windows 7 6.</w:delText>
        </w:r>
        <w:r w:rsidRPr="000A716F" w:rsidDel="00F14F9D">
          <w:rPr>
            <w:rStyle w:val="CODE"/>
          </w:rPr>
          <w:delText>1 (x86)</w:delText>
        </w:r>
      </w:del>
    </w:p>
    <w:p w14:paraId="6B53B920" w14:textId="77777777" w:rsidR="000A716F" w:rsidRDefault="000A716F" w:rsidP="008D1595">
      <w:pPr>
        <w:rPr>
          <w:rStyle w:val="CODE"/>
        </w:rPr>
      </w:pPr>
    </w:p>
    <w:p w14:paraId="05F202C8" w14:textId="77777777" w:rsidR="008D1595" w:rsidRPr="00F14F9D" w:rsidRDefault="008D1595" w:rsidP="008D1595">
      <w:pPr>
        <w:rPr>
          <w:b/>
          <w:bCs/>
          <w:rPrChange w:id="6094" w:author="John Clevenger" w:date="2022-06-15T17:47:00Z">
            <w:rPr/>
          </w:rPrChange>
        </w:rPr>
      </w:pPr>
      <w:r w:rsidRPr="00F14F9D">
        <w:rPr>
          <w:b/>
          <w:bCs/>
          <w:rPrChange w:id="6095" w:author="John Clevenger" w:date="2022-06-15T17:47:00Z">
            <w:rPr/>
          </w:rPrChange>
        </w:rPr>
        <w:t>List all reports available</w:t>
      </w:r>
    </w:p>
    <w:p w14:paraId="30615367" w14:textId="77777777" w:rsidR="008D1595" w:rsidRPr="008D1595" w:rsidRDefault="008D1595" w:rsidP="008D1595"/>
    <w:p w14:paraId="20C9585B" w14:textId="5892A82C" w:rsidR="008D1595" w:rsidRPr="00F14F9D" w:rsidRDefault="004544F5">
      <w:pPr>
        <w:ind w:firstLine="720"/>
        <w:rPr>
          <w:rStyle w:val="CODE"/>
          <w:b/>
          <w:bCs/>
          <w:rPrChange w:id="6096" w:author="John Clevenger" w:date="2022-06-15T17:46:00Z">
            <w:rPr>
              <w:rStyle w:val="CODE"/>
            </w:rPr>
          </w:rPrChange>
        </w:rPr>
        <w:pPrChange w:id="6097" w:author="John Clevenger" w:date="2022-06-15T17:46:00Z">
          <w:pPr/>
        </w:pPrChange>
      </w:pPr>
      <w:r w:rsidRPr="00F14F9D">
        <w:rPr>
          <w:rStyle w:val="CODE"/>
          <w:b/>
          <w:bCs/>
          <w:rPrChange w:id="6098" w:author="John Clevenger" w:date="2022-06-15T17:46:00Z">
            <w:rPr>
              <w:rStyle w:val="CODE"/>
            </w:rPr>
          </w:rPrChange>
        </w:rPr>
        <w:t xml:space="preserve">$ </w:t>
      </w:r>
      <w:r w:rsidR="008D1595" w:rsidRPr="00F14F9D">
        <w:rPr>
          <w:rStyle w:val="CODE"/>
          <w:b/>
          <w:bCs/>
          <w:rPrChange w:id="6099" w:author="John Clevenger" w:date="2022-06-15T17:46:00Z">
            <w:rPr>
              <w:rStyle w:val="CODE"/>
            </w:rPr>
          </w:rPrChange>
        </w:rPr>
        <w:t>pc2repo</w:t>
      </w:r>
      <w:del w:id="6100" w:author="John Clevenger" w:date="2022-06-15T17:18:00Z">
        <w:r w:rsidR="008D1595" w:rsidRPr="00F14F9D" w:rsidDel="0022754D">
          <w:rPr>
            <w:rStyle w:val="CODE"/>
            <w:b/>
            <w:bCs/>
            <w:rPrChange w:id="6101" w:author="John Clevenger" w:date="2022-06-15T17:46:00Z">
              <w:rPr>
                <w:rStyle w:val="CODE"/>
              </w:rPr>
            </w:rPrChange>
          </w:rPr>
          <w:delText>rt</w:delText>
        </w:r>
      </w:del>
      <w:ins w:id="6102" w:author="John Clevenger" w:date="2022-06-15T17:45:00Z">
        <w:r w:rsidR="00F14F9D" w:rsidRPr="00F14F9D">
          <w:rPr>
            <w:rStyle w:val="CODE"/>
            <w:b/>
            <w:bCs/>
            <w:rPrChange w:id="6103" w:author="John Clevenger" w:date="2022-06-15T17:46:00Z">
              <w:rPr>
                <w:rStyle w:val="CODE"/>
              </w:rPr>
            </w:rPrChange>
          </w:rPr>
          <w:t>rt</w:t>
        </w:r>
      </w:ins>
      <w:r w:rsidR="008D1595" w:rsidRPr="00F14F9D">
        <w:rPr>
          <w:rStyle w:val="CODE"/>
          <w:b/>
          <w:bCs/>
          <w:rPrChange w:id="6104" w:author="John Clevenger" w:date="2022-06-15T17:46:00Z">
            <w:rPr>
              <w:rStyle w:val="CODE"/>
            </w:rPr>
          </w:rPrChange>
        </w:rPr>
        <w:t xml:space="preserve"> --list</w:t>
      </w:r>
    </w:p>
    <w:p w14:paraId="674F6EE7" w14:textId="77777777" w:rsidR="008D1595" w:rsidRPr="008D1595" w:rsidRDefault="008D1595" w:rsidP="008D1595">
      <w:pPr>
        <w:rPr>
          <w:rStyle w:val="CODE"/>
        </w:rPr>
      </w:pPr>
    </w:p>
    <w:p w14:paraId="300495EC" w14:textId="77777777" w:rsidR="00F14F9D" w:rsidRPr="00F14F9D" w:rsidRDefault="00F14F9D">
      <w:pPr>
        <w:ind w:left="1440"/>
        <w:rPr>
          <w:ins w:id="6105" w:author="John Clevenger" w:date="2022-06-15T17:47:00Z"/>
          <w:rStyle w:val="CODE"/>
        </w:rPr>
        <w:pPrChange w:id="6106" w:author="John Clevenger" w:date="2022-06-15T17:47:00Z">
          <w:pPr/>
        </w:pPrChange>
      </w:pPr>
      <w:ins w:id="6107" w:author="John Clevenger" w:date="2022-06-15T17:47:00Z">
        <w:r w:rsidRPr="00F14F9D">
          <w:rPr>
            <w:rStyle w:val="CODE"/>
          </w:rPr>
          <w:t>Report 1 Accounts</w:t>
        </w:r>
      </w:ins>
    </w:p>
    <w:p w14:paraId="3AF84731" w14:textId="77777777" w:rsidR="00F14F9D" w:rsidRPr="00F14F9D" w:rsidRDefault="00F14F9D">
      <w:pPr>
        <w:ind w:left="1440"/>
        <w:rPr>
          <w:ins w:id="6108" w:author="John Clevenger" w:date="2022-06-15T17:47:00Z"/>
          <w:rStyle w:val="CODE"/>
        </w:rPr>
        <w:pPrChange w:id="6109" w:author="John Clevenger" w:date="2022-06-15T17:47:00Z">
          <w:pPr/>
        </w:pPrChange>
      </w:pPr>
      <w:ins w:id="6110" w:author="John Clevenger" w:date="2022-06-15T17:47:00Z">
        <w:r w:rsidRPr="00F14F9D">
          <w:rPr>
            <w:rStyle w:val="CODE"/>
          </w:rPr>
          <w:t>Report 2 Balloons Summary</w:t>
        </w:r>
      </w:ins>
    </w:p>
    <w:p w14:paraId="61CFEF13" w14:textId="77777777" w:rsidR="00F14F9D" w:rsidRPr="00F14F9D" w:rsidRDefault="00F14F9D">
      <w:pPr>
        <w:ind w:left="1440"/>
        <w:rPr>
          <w:ins w:id="6111" w:author="John Clevenger" w:date="2022-06-15T17:47:00Z"/>
          <w:rStyle w:val="CODE"/>
        </w:rPr>
        <w:pPrChange w:id="6112" w:author="John Clevenger" w:date="2022-06-15T17:47:00Z">
          <w:pPr/>
        </w:pPrChange>
      </w:pPr>
      <w:ins w:id="6113" w:author="John Clevenger" w:date="2022-06-15T17:47:00Z">
        <w:r w:rsidRPr="00F14F9D">
          <w:rPr>
            <w:rStyle w:val="CODE"/>
          </w:rPr>
          <w:t>Report 3 All Reports</w:t>
        </w:r>
      </w:ins>
    </w:p>
    <w:p w14:paraId="0113A8AA" w14:textId="77777777" w:rsidR="00F14F9D" w:rsidRPr="00F14F9D" w:rsidRDefault="00F14F9D">
      <w:pPr>
        <w:ind w:left="1440"/>
        <w:rPr>
          <w:ins w:id="6114" w:author="John Clevenger" w:date="2022-06-15T17:47:00Z"/>
          <w:rStyle w:val="CODE"/>
        </w:rPr>
        <w:pPrChange w:id="6115" w:author="John Clevenger" w:date="2022-06-15T17:47:00Z">
          <w:pPr/>
        </w:pPrChange>
      </w:pPr>
      <w:ins w:id="6116" w:author="John Clevenger" w:date="2022-06-15T17:47:00Z">
        <w:r w:rsidRPr="00F14F9D">
          <w:rPr>
            <w:rStyle w:val="CODE"/>
          </w:rPr>
          <w:t>Report 4 Contest Settings</w:t>
        </w:r>
      </w:ins>
    </w:p>
    <w:p w14:paraId="6A3A1F6D" w14:textId="77777777" w:rsidR="00F14F9D" w:rsidRPr="00F14F9D" w:rsidRDefault="00F14F9D">
      <w:pPr>
        <w:ind w:left="1440"/>
        <w:rPr>
          <w:ins w:id="6117" w:author="John Clevenger" w:date="2022-06-15T17:47:00Z"/>
          <w:rStyle w:val="CODE"/>
        </w:rPr>
        <w:pPrChange w:id="6118" w:author="John Clevenger" w:date="2022-06-15T17:47:00Z">
          <w:pPr/>
        </w:pPrChange>
      </w:pPr>
      <w:ins w:id="6119" w:author="John Clevenger" w:date="2022-06-15T17:47:00Z">
        <w:r w:rsidRPr="00F14F9D">
          <w:rPr>
            <w:rStyle w:val="CODE"/>
          </w:rPr>
          <w:t>Report 5 Contest XML</w:t>
        </w:r>
      </w:ins>
    </w:p>
    <w:p w14:paraId="52D4961A" w14:textId="77777777" w:rsidR="00F14F9D" w:rsidRPr="00F14F9D" w:rsidRDefault="00F14F9D">
      <w:pPr>
        <w:ind w:left="1440"/>
        <w:rPr>
          <w:ins w:id="6120" w:author="John Clevenger" w:date="2022-06-15T17:47:00Z"/>
          <w:rStyle w:val="CODE"/>
        </w:rPr>
        <w:pPrChange w:id="6121" w:author="John Clevenger" w:date="2022-06-15T17:47:00Z">
          <w:pPr/>
        </w:pPrChange>
      </w:pPr>
      <w:ins w:id="6122" w:author="John Clevenger" w:date="2022-06-15T17:47:00Z">
        <w:r w:rsidRPr="00F14F9D">
          <w:rPr>
            <w:rStyle w:val="CODE"/>
          </w:rPr>
          <w:t>Report 6 Contest Analysis</w:t>
        </w:r>
      </w:ins>
    </w:p>
    <w:p w14:paraId="408F5244" w14:textId="77777777" w:rsidR="00F14F9D" w:rsidRPr="00F14F9D" w:rsidRDefault="00F14F9D">
      <w:pPr>
        <w:ind w:left="1440"/>
        <w:rPr>
          <w:ins w:id="6123" w:author="John Clevenger" w:date="2022-06-15T17:47:00Z"/>
          <w:rStyle w:val="CODE"/>
        </w:rPr>
        <w:pPrChange w:id="6124" w:author="John Clevenger" w:date="2022-06-15T17:47:00Z">
          <w:pPr/>
        </w:pPrChange>
      </w:pPr>
      <w:ins w:id="6125" w:author="John Clevenger" w:date="2022-06-15T17:47:00Z">
        <w:r w:rsidRPr="00F14F9D">
          <w:rPr>
            <w:rStyle w:val="CODE"/>
          </w:rPr>
          <w:t xml:space="preserve">Report 7 Solutions </w:t>
        </w:r>
        <w:proofErr w:type="gramStart"/>
        <w:r w:rsidRPr="00F14F9D">
          <w:rPr>
            <w:rStyle w:val="CODE"/>
          </w:rPr>
          <w:t>By</w:t>
        </w:r>
        <w:proofErr w:type="gramEnd"/>
        <w:r w:rsidRPr="00F14F9D">
          <w:rPr>
            <w:rStyle w:val="CODE"/>
          </w:rPr>
          <w:t xml:space="preserve"> Problem</w:t>
        </w:r>
      </w:ins>
    </w:p>
    <w:p w14:paraId="5553C6FB" w14:textId="77777777" w:rsidR="00F14F9D" w:rsidRPr="00F14F9D" w:rsidRDefault="00F14F9D">
      <w:pPr>
        <w:ind w:left="1440"/>
        <w:rPr>
          <w:ins w:id="6126" w:author="John Clevenger" w:date="2022-06-15T17:47:00Z"/>
          <w:rStyle w:val="CODE"/>
        </w:rPr>
        <w:pPrChange w:id="6127" w:author="John Clevenger" w:date="2022-06-15T17:47:00Z">
          <w:pPr/>
        </w:pPrChange>
      </w:pPr>
      <w:ins w:id="6128" w:author="John Clevenger" w:date="2022-06-15T17:47:00Z">
        <w:r w:rsidRPr="00F14F9D">
          <w:rPr>
            <w:rStyle w:val="CODE"/>
          </w:rPr>
          <w:t>Report 8 Submissions by Language</w:t>
        </w:r>
      </w:ins>
    </w:p>
    <w:p w14:paraId="0A056194" w14:textId="77777777" w:rsidR="00F14F9D" w:rsidRPr="00F14F9D" w:rsidRDefault="00F14F9D">
      <w:pPr>
        <w:ind w:left="1440"/>
        <w:rPr>
          <w:ins w:id="6129" w:author="John Clevenger" w:date="2022-06-15T17:47:00Z"/>
          <w:rStyle w:val="CODE"/>
        </w:rPr>
        <w:pPrChange w:id="6130" w:author="John Clevenger" w:date="2022-06-15T17:47:00Z">
          <w:pPr/>
        </w:pPrChange>
      </w:pPr>
      <w:ins w:id="6131" w:author="John Clevenger" w:date="2022-06-15T17:47:00Z">
        <w:r w:rsidRPr="00F14F9D">
          <w:rPr>
            <w:rStyle w:val="CODE"/>
          </w:rPr>
          <w:t>Report 9 Fastest Solutions Summary</w:t>
        </w:r>
      </w:ins>
    </w:p>
    <w:p w14:paraId="0B7D2ECE" w14:textId="77777777" w:rsidR="00F14F9D" w:rsidRPr="00F14F9D" w:rsidRDefault="00F14F9D">
      <w:pPr>
        <w:ind w:left="1440"/>
        <w:rPr>
          <w:ins w:id="6132" w:author="John Clevenger" w:date="2022-06-15T17:47:00Z"/>
          <w:rStyle w:val="CODE"/>
        </w:rPr>
        <w:pPrChange w:id="6133" w:author="John Clevenger" w:date="2022-06-15T17:47:00Z">
          <w:pPr/>
        </w:pPrChange>
      </w:pPr>
      <w:ins w:id="6134" w:author="John Clevenger" w:date="2022-06-15T17:47:00Z">
        <w:r w:rsidRPr="00F14F9D">
          <w:rPr>
            <w:rStyle w:val="CODE"/>
          </w:rPr>
          <w:t>Report 10 Fastest Solutions Per Problem</w:t>
        </w:r>
      </w:ins>
    </w:p>
    <w:p w14:paraId="5C79459D" w14:textId="77777777" w:rsidR="00F14F9D" w:rsidRPr="00F14F9D" w:rsidRDefault="00F14F9D">
      <w:pPr>
        <w:ind w:left="1440"/>
        <w:rPr>
          <w:ins w:id="6135" w:author="John Clevenger" w:date="2022-06-15T17:47:00Z"/>
          <w:rStyle w:val="CODE"/>
        </w:rPr>
        <w:pPrChange w:id="6136" w:author="John Clevenger" w:date="2022-06-15T17:47:00Z">
          <w:pPr/>
        </w:pPrChange>
      </w:pPr>
      <w:ins w:id="6137" w:author="John Clevenger" w:date="2022-06-15T17:47:00Z">
        <w:r w:rsidRPr="00F14F9D">
          <w:rPr>
            <w:rStyle w:val="CODE"/>
          </w:rPr>
          <w:t>Report 11 Standings XML</w:t>
        </w:r>
      </w:ins>
    </w:p>
    <w:p w14:paraId="33707B64" w14:textId="77777777" w:rsidR="00F14F9D" w:rsidRPr="00F14F9D" w:rsidRDefault="00F14F9D">
      <w:pPr>
        <w:ind w:left="1440"/>
        <w:rPr>
          <w:ins w:id="6138" w:author="John Clevenger" w:date="2022-06-15T17:47:00Z"/>
          <w:rStyle w:val="CODE"/>
        </w:rPr>
        <w:pPrChange w:id="6139" w:author="John Clevenger" w:date="2022-06-15T17:47:00Z">
          <w:pPr/>
        </w:pPrChange>
      </w:pPr>
      <w:ins w:id="6140" w:author="John Clevenger" w:date="2022-06-15T17:47:00Z">
        <w:r w:rsidRPr="00F14F9D">
          <w:rPr>
            <w:rStyle w:val="CODE"/>
          </w:rPr>
          <w:t>Report 12 Logins</w:t>
        </w:r>
      </w:ins>
    </w:p>
    <w:p w14:paraId="7D3A7F9E" w14:textId="77777777" w:rsidR="00F14F9D" w:rsidRPr="00F14F9D" w:rsidRDefault="00F14F9D">
      <w:pPr>
        <w:ind w:left="1440"/>
        <w:rPr>
          <w:ins w:id="6141" w:author="John Clevenger" w:date="2022-06-15T17:47:00Z"/>
          <w:rStyle w:val="CODE"/>
        </w:rPr>
        <w:pPrChange w:id="6142" w:author="John Clevenger" w:date="2022-06-15T17:47:00Z">
          <w:pPr/>
        </w:pPrChange>
      </w:pPr>
      <w:ins w:id="6143" w:author="John Clevenger" w:date="2022-06-15T17:47:00Z">
        <w:r w:rsidRPr="00F14F9D">
          <w:rPr>
            <w:rStyle w:val="CODE"/>
          </w:rPr>
          <w:t>Report 13 Profiles</w:t>
        </w:r>
      </w:ins>
    </w:p>
    <w:p w14:paraId="483EDDDD" w14:textId="77777777" w:rsidR="00F14F9D" w:rsidRPr="00F14F9D" w:rsidRDefault="00F14F9D">
      <w:pPr>
        <w:ind w:left="1440"/>
        <w:rPr>
          <w:ins w:id="6144" w:author="John Clevenger" w:date="2022-06-15T17:47:00Z"/>
          <w:rStyle w:val="CODE"/>
        </w:rPr>
        <w:pPrChange w:id="6145" w:author="John Clevenger" w:date="2022-06-15T17:47:00Z">
          <w:pPr/>
        </w:pPrChange>
      </w:pPr>
      <w:ins w:id="6146" w:author="John Clevenger" w:date="2022-06-15T17:47:00Z">
        <w:r w:rsidRPr="00F14F9D">
          <w:rPr>
            <w:rStyle w:val="CODE"/>
          </w:rPr>
          <w:t>Report 14 Plugins</w:t>
        </w:r>
      </w:ins>
    </w:p>
    <w:p w14:paraId="2ED23EBA" w14:textId="77777777" w:rsidR="00F14F9D" w:rsidRPr="00F14F9D" w:rsidRDefault="00F14F9D">
      <w:pPr>
        <w:ind w:left="1440"/>
        <w:rPr>
          <w:ins w:id="6147" w:author="John Clevenger" w:date="2022-06-15T17:47:00Z"/>
          <w:rStyle w:val="CODE"/>
        </w:rPr>
        <w:pPrChange w:id="6148" w:author="John Clevenger" w:date="2022-06-15T17:47:00Z">
          <w:pPr/>
        </w:pPrChange>
      </w:pPr>
      <w:ins w:id="6149" w:author="John Clevenger" w:date="2022-06-15T17:47:00Z">
        <w:r w:rsidRPr="00F14F9D">
          <w:rPr>
            <w:rStyle w:val="CODE"/>
          </w:rPr>
          <w:t>Report 15 Runs</w:t>
        </w:r>
      </w:ins>
    </w:p>
    <w:p w14:paraId="52BD3E6F" w14:textId="77777777" w:rsidR="00F14F9D" w:rsidRPr="00F14F9D" w:rsidRDefault="00F14F9D">
      <w:pPr>
        <w:ind w:left="1440"/>
        <w:rPr>
          <w:ins w:id="6150" w:author="John Clevenger" w:date="2022-06-15T17:47:00Z"/>
          <w:rStyle w:val="CODE"/>
        </w:rPr>
        <w:pPrChange w:id="6151" w:author="John Clevenger" w:date="2022-06-15T17:47:00Z">
          <w:pPr/>
        </w:pPrChange>
      </w:pPr>
      <w:ins w:id="6152" w:author="John Clevenger" w:date="2022-06-15T17:47:00Z">
        <w:r w:rsidRPr="00F14F9D">
          <w:rPr>
            <w:rStyle w:val="CODE"/>
          </w:rPr>
          <w:t>Report 16 Clarifications</w:t>
        </w:r>
      </w:ins>
    </w:p>
    <w:p w14:paraId="4111127F" w14:textId="77777777" w:rsidR="00F14F9D" w:rsidRPr="00F14F9D" w:rsidRDefault="00F14F9D">
      <w:pPr>
        <w:ind w:left="1440"/>
        <w:rPr>
          <w:ins w:id="6153" w:author="John Clevenger" w:date="2022-06-15T17:47:00Z"/>
          <w:rStyle w:val="CODE"/>
        </w:rPr>
        <w:pPrChange w:id="6154" w:author="John Clevenger" w:date="2022-06-15T17:47:00Z">
          <w:pPr/>
        </w:pPrChange>
      </w:pPr>
      <w:ins w:id="6155" w:author="John Clevenger" w:date="2022-06-15T17:47:00Z">
        <w:r w:rsidRPr="00F14F9D">
          <w:rPr>
            <w:rStyle w:val="CODE"/>
          </w:rPr>
          <w:t>Report 17 Problems</w:t>
        </w:r>
      </w:ins>
    </w:p>
    <w:p w14:paraId="46FF7ABD" w14:textId="77777777" w:rsidR="00F14F9D" w:rsidRPr="00F14F9D" w:rsidRDefault="00F14F9D">
      <w:pPr>
        <w:ind w:left="1440"/>
        <w:rPr>
          <w:ins w:id="6156" w:author="John Clevenger" w:date="2022-06-15T17:47:00Z"/>
          <w:rStyle w:val="CODE"/>
        </w:rPr>
        <w:pPrChange w:id="6157" w:author="John Clevenger" w:date="2022-06-15T17:47:00Z">
          <w:pPr/>
        </w:pPrChange>
      </w:pPr>
      <w:ins w:id="6158" w:author="John Clevenger" w:date="2022-06-15T17:47:00Z">
        <w:r w:rsidRPr="00F14F9D">
          <w:rPr>
            <w:rStyle w:val="CODE"/>
          </w:rPr>
          <w:t>Report 18 Languages</w:t>
        </w:r>
      </w:ins>
    </w:p>
    <w:p w14:paraId="52146E04" w14:textId="77777777" w:rsidR="00F14F9D" w:rsidRPr="00F14F9D" w:rsidRDefault="00F14F9D">
      <w:pPr>
        <w:ind w:left="1440"/>
        <w:rPr>
          <w:ins w:id="6159" w:author="John Clevenger" w:date="2022-06-15T17:47:00Z"/>
          <w:rStyle w:val="CODE"/>
        </w:rPr>
        <w:pPrChange w:id="6160" w:author="John Clevenger" w:date="2022-06-15T17:47:00Z">
          <w:pPr/>
        </w:pPrChange>
      </w:pPr>
      <w:ins w:id="6161" w:author="John Clevenger" w:date="2022-06-15T17:47:00Z">
        <w:r w:rsidRPr="00F14F9D">
          <w:rPr>
            <w:rStyle w:val="CODE"/>
          </w:rPr>
          <w:t>Report 19 Judgements</w:t>
        </w:r>
      </w:ins>
    </w:p>
    <w:p w14:paraId="74CD629F" w14:textId="77777777" w:rsidR="00F14F9D" w:rsidRPr="00F14F9D" w:rsidRDefault="00F14F9D">
      <w:pPr>
        <w:ind w:left="1440"/>
        <w:rPr>
          <w:ins w:id="6162" w:author="John Clevenger" w:date="2022-06-15T17:47:00Z"/>
          <w:rStyle w:val="CODE"/>
        </w:rPr>
        <w:pPrChange w:id="6163" w:author="John Clevenger" w:date="2022-06-15T17:47:00Z">
          <w:pPr/>
        </w:pPrChange>
      </w:pPr>
      <w:ins w:id="6164" w:author="John Clevenger" w:date="2022-06-15T17:47:00Z">
        <w:r w:rsidRPr="00F14F9D">
          <w:rPr>
            <w:rStyle w:val="CODE"/>
          </w:rPr>
          <w:t>Report 20 Runs grouped by team</w:t>
        </w:r>
      </w:ins>
    </w:p>
    <w:p w14:paraId="064D5F6F" w14:textId="77777777" w:rsidR="00F14F9D" w:rsidRPr="00F14F9D" w:rsidRDefault="00F14F9D">
      <w:pPr>
        <w:ind w:left="1440"/>
        <w:rPr>
          <w:ins w:id="6165" w:author="John Clevenger" w:date="2022-06-15T17:47:00Z"/>
          <w:rStyle w:val="CODE"/>
        </w:rPr>
        <w:pPrChange w:id="6166" w:author="John Clevenger" w:date="2022-06-15T17:47:00Z">
          <w:pPr/>
        </w:pPrChange>
      </w:pPr>
      <w:ins w:id="6167" w:author="John Clevenger" w:date="2022-06-15T17:47:00Z">
        <w:r w:rsidRPr="00F14F9D">
          <w:rPr>
            <w:rStyle w:val="CODE"/>
          </w:rPr>
          <w:t>Report 21 Notification Settings</w:t>
        </w:r>
      </w:ins>
    </w:p>
    <w:p w14:paraId="6152C791" w14:textId="77777777" w:rsidR="00F14F9D" w:rsidRPr="00F14F9D" w:rsidRDefault="00F14F9D">
      <w:pPr>
        <w:ind w:left="1440"/>
        <w:rPr>
          <w:ins w:id="6168" w:author="John Clevenger" w:date="2022-06-15T17:47:00Z"/>
          <w:rStyle w:val="CODE"/>
        </w:rPr>
        <w:pPrChange w:id="6169" w:author="John Clevenger" w:date="2022-06-15T17:47:00Z">
          <w:pPr/>
        </w:pPrChange>
      </w:pPr>
      <w:ins w:id="6170" w:author="John Clevenger" w:date="2022-06-15T17:47:00Z">
        <w:r w:rsidRPr="00F14F9D">
          <w:rPr>
            <w:rStyle w:val="CODE"/>
          </w:rPr>
          <w:t>Report 22 Client Settings</w:t>
        </w:r>
      </w:ins>
    </w:p>
    <w:p w14:paraId="3FBEDFE4" w14:textId="77777777" w:rsidR="00F14F9D" w:rsidRPr="00F14F9D" w:rsidRDefault="00F14F9D">
      <w:pPr>
        <w:ind w:left="1440"/>
        <w:rPr>
          <w:ins w:id="6171" w:author="John Clevenger" w:date="2022-06-15T17:47:00Z"/>
          <w:rStyle w:val="CODE"/>
        </w:rPr>
        <w:pPrChange w:id="6172" w:author="John Clevenger" w:date="2022-06-15T17:47:00Z">
          <w:pPr/>
        </w:pPrChange>
      </w:pPr>
      <w:ins w:id="6173" w:author="John Clevenger" w:date="2022-06-15T17:47:00Z">
        <w:r w:rsidRPr="00F14F9D">
          <w:rPr>
            <w:rStyle w:val="CODE"/>
          </w:rPr>
          <w:t>Report 23 Groups</w:t>
        </w:r>
      </w:ins>
    </w:p>
    <w:p w14:paraId="189FFBFB" w14:textId="77777777" w:rsidR="00F14F9D" w:rsidRPr="00F14F9D" w:rsidRDefault="00F14F9D">
      <w:pPr>
        <w:ind w:left="1440"/>
        <w:rPr>
          <w:ins w:id="6174" w:author="John Clevenger" w:date="2022-06-15T17:47:00Z"/>
          <w:rStyle w:val="CODE"/>
        </w:rPr>
        <w:pPrChange w:id="6175" w:author="John Clevenger" w:date="2022-06-15T17:47:00Z">
          <w:pPr/>
        </w:pPrChange>
      </w:pPr>
      <w:ins w:id="6176" w:author="John Clevenger" w:date="2022-06-15T17:47:00Z">
        <w:r w:rsidRPr="00F14F9D">
          <w:rPr>
            <w:rStyle w:val="CODE"/>
          </w:rPr>
          <w:t>Report 24 Evaluations</w:t>
        </w:r>
      </w:ins>
    </w:p>
    <w:p w14:paraId="4C9290F8" w14:textId="77777777" w:rsidR="00F14F9D" w:rsidRPr="00F14F9D" w:rsidRDefault="00F14F9D">
      <w:pPr>
        <w:ind w:left="1440"/>
        <w:rPr>
          <w:ins w:id="6177" w:author="John Clevenger" w:date="2022-06-15T17:47:00Z"/>
          <w:rStyle w:val="CODE"/>
        </w:rPr>
        <w:pPrChange w:id="6178" w:author="John Clevenger" w:date="2022-06-15T17:47:00Z">
          <w:pPr/>
        </w:pPrChange>
      </w:pPr>
      <w:ins w:id="6179" w:author="John Clevenger" w:date="2022-06-15T17:47:00Z">
        <w:r w:rsidRPr="00F14F9D">
          <w:rPr>
            <w:rStyle w:val="CODE"/>
          </w:rPr>
          <w:t>Report 25 Runs (Version 8 content and format)</w:t>
        </w:r>
      </w:ins>
    </w:p>
    <w:p w14:paraId="2DD04A32" w14:textId="77777777" w:rsidR="00F14F9D" w:rsidRPr="00F14F9D" w:rsidRDefault="00F14F9D">
      <w:pPr>
        <w:ind w:left="1440"/>
        <w:rPr>
          <w:ins w:id="6180" w:author="John Clevenger" w:date="2022-06-15T17:47:00Z"/>
          <w:rStyle w:val="CODE"/>
        </w:rPr>
        <w:pPrChange w:id="6181" w:author="John Clevenger" w:date="2022-06-15T17:47:00Z">
          <w:pPr/>
        </w:pPrChange>
      </w:pPr>
      <w:ins w:id="6182" w:author="John Clevenger" w:date="2022-06-15T17:47:00Z">
        <w:r w:rsidRPr="00F14F9D">
          <w:rPr>
            <w:rStyle w:val="CODE"/>
          </w:rPr>
          <w:t>Report 26 Run 5 field</w:t>
        </w:r>
      </w:ins>
    </w:p>
    <w:p w14:paraId="2ABB1A4F" w14:textId="77777777" w:rsidR="00F14F9D" w:rsidRPr="00F14F9D" w:rsidRDefault="00F14F9D">
      <w:pPr>
        <w:ind w:left="1440"/>
        <w:rPr>
          <w:ins w:id="6183" w:author="John Clevenger" w:date="2022-06-15T17:47:00Z"/>
          <w:rStyle w:val="CODE"/>
        </w:rPr>
        <w:pPrChange w:id="6184" w:author="John Clevenger" w:date="2022-06-15T17:47:00Z">
          <w:pPr/>
        </w:pPrChange>
      </w:pPr>
      <w:ins w:id="6185" w:author="John Clevenger" w:date="2022-06-15T17:47:00Z">
        <w:r w:rsidRPr="00F14F9D">
          <w:rPr>
            <w:rStyle w:val="CODE"/>
          </w:rPr>
          <w:t>Report 27 Account Permissions Report</w:t>
        </w:r>
      </w:ins>
    </w:p>
    <w:p w14:paraId="66ED20BD" w14:textId="77777777" w:rsidR="00F14F9D" w:rsidRPr="00F14F9D" w:rsidRDefault="00F14F9D">
      <w:pPr>
        <w:ind w:left="1440"/>
        <w:rPr>
          <w:ins w:id="6186" w:author="John Clevenger" w:date="2022-06-15T17:47:00Z"/>
          <w:rStyle w:val="CODE"/>
        </w:rPr>
        <w:pPrChange w:id="6187" w:author="John Clevenger" w:date="2022-06-15T17:47:00Z">
          <w:pPr/>
        </w:pPrChange>
      </w:pPr>
      <w:ins w:id="6188" w:author="John Clevenger" w:date="2022-06-15T17:47:00Z">
        <w:r w:rsidRPr="00F14F9D">
          <w:rPr>
            <w:rStyle w:val="CODE"/>
          </w:rPr>
          <w:lastRenderedPageBreak/>
          <w:t>Report 28 Balloons Delivery</w:t>
        </w:r>
      </w:ins>
    </w:p>
    <w:p w14:paraId="320DDCE9" w14:textId="77777777" w:rsidR="00F14F9D" w:rsidRPr="00F14F9D" w:rsidRDefault="00F14F9D">
      <w:pPr>
        <w:ind w:left="1440"/>
        <w:rPr>
          <w:ins w:id="6189" w:author="John Clevenger" w:date="2022-06-15T17:47:00Z"/>
          <w:rStyle w:val="CODE"/>
        </w:rPr>
        <w:pPrChange w:id="6190" w:author="John Clevenger" w:date="2022-06-15T17:47:00Z">
          <w:pPr/>
        </w:pPrChange>
      </w:pPr>
      <w:ins w:id="6191" w:author="John Clevenger" w:date="2022-06-15T17:47:00Z">
        <w:r w:rsidRPr="00F14F9D">
          <w:rPr>
            <w:rStyle w:val="CODE"/>
          </w:rPr>
          <w:t>Report 29 Extract Replay Runs</w:t>
        </w:r>
      </w:ins>
    </w:p>
    <w:p w14:paraId="58E09FD9" w14:textId="77777777" w:rsidR="00F14F9D" w:rsidRPr="00F14F9D" w:rsidRDefault="00F14F9D">
      <w:pPr>
        <w:ind w:left="1440"/>
        <w:rPr>
          <w:ins w:id="6192" w:author="John Clevenger" w:date="2022-06-15T17:47:00Z"/>
          <w:rStyle w:val="CODE"/>
        </w:rPr>
        <w:pPrChange w:id="6193" w:author="John Clevenger" w:date="2022-06-15T17:47:00Z">
          <w:pPr/>
        </w:pPrChange>
      </w:pPr>
      <w:ins w:id="6194" w:author="John Clevenger" w:date="2022-06-15T17:47:00Z">
        <w:r w:rsidRPr="00F14F9D">
          <w:rPr>
            <w:rStyle w:val="CODE"/>
          </w:rPr>
          <w:t>Report 30 Run Notifications Sent</w:t>
        </w:r>
      </w:ins>
    </w:p>
    <w:p w14:paraId="3C61336E" w14:textId="77777777" w:rsidR="00F14F9D" w:rsidRPr="00F14F9D" w:rsidRDefault="00F14F9D">
      <w:pPr>
        <w:ind w:left="1440"/>
        <w:rPr>
          <w:ins w:id="6195" w:author="John Clevenger" w:date="2022-06-15T17:47:00Z"/>
          <w:rStyle w:val="CODE"/>
        </w:rPr>
        <w:pPrChange w:id="6196" w:author="John Clevenger" w:date="2022-06-15T17:47:00Z">
          <w:pPr/>
        </w:pPrChange>
      </w:pPr>
      <w:ins w:id="6197" w:author="John Clevenger" w:date="2022-06-15T17:47:00Z">
        <w:r w:rsidRPr="00F14F9D">
          <w:rPr>
            <w:rStyle w:val="CODE"/>
          </w:rPr>
          <w:t>Report 31 Judgement Notifications</w:t>
        </w:r>
      </w:ins>
    </w:p>
    <w:p w14:paraId="77FED681" w14:textId="77777777" w:rsidR="00F14F9D" w:rsidRPr="00F14F9D" w:rsidRDefault="00F14F9D">
      <w:pPr>
        <w:ind w:left="1440"/>
        <w:rPr>
          <w:ins w:id="6198" w:author="John Clevenger" w:date="2022-06-15T17:47:00Z"/>
          <w:rStyle w:val="CODE"/>
        </w:rPr>
        <w:pPrChange w:id="6199" w:author="John Clevenger" w:date="2022-06-15T17:47:00Z">
          <w:pPr/>
        </w:pPrChange>
      </w:pPr>
      <w:ins w:id="6200" w:author="John Clevenger" w:date="2022-06-15T17:47:00Z">
        <w:r w:rsidRPr="00F14F9D">
          <w:rPr>
            <w:rStyle w:val="CODE"/>
          </w:rPr>
          <w:t>Report 32 Active Profile Clone Settings</w:t>
        </w:r>
      </w:ins>
    </w:p>
    <w:p w14:paraId="06780103" w14:textId="77777777" w:rsidR="00F14F9D" w:rsidRPr="00F14F9D" w:rsidRDefault="00F14F9D">
      <w:pPr>
        <w:ind w:left="1440"/>
        <w:rPr>
          <w:ins w:id="6201" w:author="John Clevenger" w:date="2022-06-15T17:47:00Z"/>
          <w:rStyle w:val="CODE"/>
        </w:rPr>
        <w:pPrChange w:id="6202" w:author="John Clevenger" w:date="2022-06-15T17:47:00Z">
          <w:pPr/>
        </w:pPrChange>
      </w:pPr>
      <w:ins w:id="6203" w:author="John Clevenger" w:date="2022-06-15T17:47:00Z">
        <w:r w:rsidRPr="00F14F9D">
          <w:rPr>
            <w:rStyle w:val="CODE"/>
          </w:rPr>
          <w:t>Report 33 Sites</w:t>
        </w:r>
      </w:ins>
    </w:p>
    <w:p w14:paraId="44CB842A" w14:textId="77777777" w:rsidR="00F14F9D" w:rsidRPr="00F14F9D" w:rsidRDefault="00F14F9D">
      <w:pPr>
        <w:ind w:left="1440"/>
        <w:rPr>
          <w:ins w:id="6204" w:author="John Clevenger" w:date="2022-06-15T17:47:00Z"/>
          <w:rStyle w:val="CODE"/>
        </w:rPr>
        <w:pPrChange w:id="6205" w:author="John Clevenger" w:date="2022-06-15T17:47:00Z">
          <w:pPr/>
        </w:pPrChange>
      </w:pPr>
      <w:ins w:id="6206" w:author="John Clevenger" w:date="2022-06-15T17:47:00Z">
        <w:r w:rsidRPr="00F14F9D">
          <w:rPr>
            <w:rStyle w:val="CODE"/>
          </w:rPr>
          <w:t>Report 34 Unused 2011 Event Feed XML</w:t>
        </w:r>
      </w:ins>
    </w:p>
    <w:p w14:paraId="4E9A2250" w14:textId="77777777" w:rsidR="00F14F9D" w:rsidRPr="00F14F9D" w:rsidRDefault="00F14F9D">
      <w:pPr>
        <w:ind w:left="1440"/>
        <w:rPr>
          <w:ins w:id="6207" w:author="John Clevenger" w:date="2022-06-15T17:47:00Z"/>
          <w:rStyle w:val="CODE"/>
        </w:rPr>
        <w:pPrChange w:id="6208" w:author="John Clevenger" w:date="2022-06-15T17:47:00Z">
          <w:pPr/>
        </w:pPrChange>
      </w:pPr>
      <w:ins w:id="6209" w:author="John Clevenger" w:date="2022-06-15T17:47:00Z">
        <w:r w:rsidRPr="00F14F9D">
          <w:rPr>
            <w:rStyle w:val="CODE"/>
          </w:rPr>
          <w:t>Report 35 Notifications XML</w:t>
        </w:r>
      </w:ins>
    </w:p>
    <w:p w14:paraId="0A2335DA" w14:textId="77777777" w:rsidR="00F14F9D" w:rsidRPr="00F14F9D" w:rsidRDefault="00F14F9D">
      <w:pPr>
        <w:ind w:left="1440"/>
        <w:rPr>
          <w:ins w:id="6210" w:author="John Clevenger" w:date="2022-06-15T17:47:00Z"/>
          <w:rStyle w:val="CODE"/>
        </w:rPr>
        <w:pPrChange w:id="6211" w:author="John Clevenger" w:date="2022-06-15T17:47:00Z">
          <w:pPr/>
        </w:pPrChange>
      </w:pPr>
      <w:ins w:id="6212" w:author="John Clevenger" w:date="2022-06-15T17:47:00Z">
        <w:r w:rsidRPr="00F14F9D">
          <w:rPr>
            <w:rStyle w:val="CODE"/>
          </w:rPr>
          <w:t>Report 36 Finalize-Certify</w:t>
        </w:r>
      </w:ins>
    </w:p>
    <w:p w14:paraId="03D5970F" w14:textId="77777777" w:rsidR="00F14F9D" w:rsidRPr="00F14F9D" w:rsidRDefault="00F14F9D">
      <w:pPr>
        <w:ind w:left="1440"/>
        <w:rPr>
          <w:ins w:id="6213" w:author="John Clevenger" w:date="2022-06-15T17:47:00Z"/>
          <w:rStyle w:val="CODE"/>
        </w:rPr>
        <w:pPrChange w:id="6214" w:author="John Clevenger" w:date="2022-06-15T17:47:00Z">
          <w:pPr/>
        </w:pPrChange>
      </w:pPr>
      <w:ins w:id="6215" w:author="John Clevenger" w:date="2022-06-15T17:47:00Z">
        <w:r w:rsidRPr="00F14F9D">
          <w:rPr>
            <w:rStyle w:val="CODE"/>
          </w:rPr>
          <w:t>Report 37 Internal Dump</w:t>
        </w:r>
      </w:ins>
    </w:p>
    <w:p w14:paraId="3410CA08" w14:textId="77777777" w:rsidR="00F14F9D" w:rsidRPr="00F14F9D" w:rsidRDefault="00F14F9D">
      <w:pPr>
        <w:ind w:left="1440"/>
        <w:rPr>
          <w:ins w:id="6216" w:author="John Clevenger" w:date="2022-06-15T17:47:00Z"/>
          <w:rStyle w:val="CODE"/>
        </w:rPr>
        <w:pPrChange w:id="6217" w:author="John Clevenger" w:date="2022-06-15T17:47:00Z">
          <w:pPr/>
        </w:pPrChange>
      </w:pPr>
      <w:ins w:id="6218" w:author="John Clevenger" w:date="2022-06-15T17:47:00Z">
        <w:r w:rsidRPr="00F14F9D">
          <w:rPr>
            <w:rStyle w:val="CODE"/>
          </w:rPr>
          <w:t>Report 38 Passwords</w:t>
        </w:r>
      </w:ins>
    </w:p>
    <w:p w14:paraId="03235580" w14:textId="77777777" w:rsidR="00F14F9D" w:rsidRPr="00F14F9D" w:rsidRDefault="00F14F9D">
      <w:pPr>
        <w:ind w:left="1440"/>
        <w:rPr>
          <w:ins w:id="6219" w:author="John Clevenger" w:date="2022-06-15T17:47:00Z"/>
          <w:rStyle w:val="CODE"/>
        </w:rPr>
        <w:pPrChange w:id="6220" w:author="John Clevenger" w:date="2022-06-15T17:47:00Z">
          <w:pPr/>
        </w:pPrChange>
      </w:pPr>
      <w:ins w:id="6221" w:author="John Clevenger" w:date="2022-06-15T17:47:00Z">
        <w:r w:rsidRPr="00F14F9D">
          <w:rPr>
            <w:rStyle w:val="CODE"/>
          </w:rPr>
          <w:t xml:space="preserve">Report 39 </w:t>
        </w:r>
        <w:proofErr w:type="spellStart"/>
        <w:r w:rsidRPr="00F14F9D">
          <w:rPr>
            <w:rStyle w:val="CODE"/>
          </w:rPr>
          <w:t>accounts.tsv</w:t>
        </w:r>
        <w:proofErr w:type="spellEnd"/>
        <w:r w:rsidRPr="00F14F9D">
          <w:rPr>
            <w:rStyle w:val="CODE"/>
          </w:rPr>
          <w:t xml:space="preserve"> (team and judges)</w:t>
        </w:r>
      </w:ins>
    </w:p>
    <w:p w14:paraId="7D93B2A3" w14:textId="77777777" w:rsidR="00F14F9D" w:rsidRPr="00F14F9D" w:rsidRDefault="00F14F9D">
      <w:pPr>
        <w:ind w:left="1440"/>
        <w:rPr>
          <w:ins w:id="6222" w:author="John Clevenger" w:date="2022-06-15T17:47:00Z"/>
          <w:rStyle w:val="CODE"/>
        </w:rPr>
        <w:pPrChange w:id="6223" w:author="John Clevenger" w:date="2022-06-15T17:47:00Z">
          <w:pPr/>
        </w:pPrChange>
      </w:pPr>
      <w:ins w:id="6224" w:author="John Clevenger" w:date="2022-06-15T17:47:00Z">
        <w:r w:rsidRPr="00F14F9D">
          <w:rPr>
            <w:rStyle w:val="CODE"/>
          </w:rPr>
          <w:t xml:space="preserve">Report 40 </w:t>
        </w:r>
        <w:proofErr w:type="spellStart"/>
        <w:r w:rsidRPr="00F14F9D">
          <w:rPr>
            <w:rStyle w:val="CODE"/>
          </w:rPr>
          <w:t>accounts.tsv</w:t>
        </w:r>
        <w:proofErr w:type="spellEnd"/>
        <w:r w:rsidRPr="00F14F9D">
          <w:rPr>
            <w:rStyle w:val="CODE"/>
          </w:rPr>
          <w:t xml:space="preserve"> (all accounts)</w:t>
        </w:r>
      </w:ins>
    </w:p>
    <w:p w14:paraId="26391EB0" w14:textId="77777777" w:rsidR="00F14F9D" w:rsidRPr="00F14F9D" w:rsidRDefault="00F14F9D">
      <w:pPr>
        <w:ind w:left="1440"/>
        <w:rPr>
          <w:ins w:id="6225" w:author="John Clevenger" w:date="2022-06-15T17:47:00Z"/>
          <w:rStyle w:val="CODE"/>
        </w:rPr>
        <w:pPrChange w:id="6226" w:author="John Clevenger" w:date="2022-06-15T17:47:00Z">
          <w:pPr/>
        </w:pPrChange>
      </w:pPr>
      <w:ins w:id="6227" w:author="John Clevenger" w:date="2022-06-15T17:47:00Z">
        <w:r w:rsidRPr="00F14F9D">
          <w:rPr>
            <w:rStyle w:val="CODE"/>
          </w:rPr>
          <w:t xml:space="preserve">Report 41 </w:t>
        </w:r>
        <w:proofErr w:type="spellStart"/>
        <w:r w:rsidRPr="00F14F9D">
          <w:rPr>
            <w:rStyle w:val="CODE"/>
          </w:rPr>
          <w:t>runs.tsv</w:t>
        </w:r>
        <w:proofErr w:type="spellEnd"/>
        <w:r w:rsidRPr="00F14F9D">
          <w:rPr>
            <w:rStyle w:val="CODE"/>
          </w:rPr>
          <w:t xml:space="preserve"> Report</w:t>
        </w:r>
      </w:ins>
    </w:p>
    <w:p w14:paraId="785B2013" w14:textId="77777777" w:rsidR="00F14F9D" w:rsidRPr="00F14F9D" w:rsidRDefault="00F14F9D">
      <w:pPr>
        <w:ind w:left="1440"/>
        <w:rPr>
          <w:ins w:id="6228" w:author="John Clevenger" w:date="2022-06-15T17:47:00Z"/>
          <w:rStyle w:val="CODE"/>
        </w:rPr>
        <w:pPrChange w:id="6229" w:author="John Clevenger" w:date="2022-06-15T17:47:00Z">
          <w:pPr/>
        </w:pPrChange>
      </w:pPr>
      <w:ins w:id="6230" w:author="John Clevenger" w:date="2022-06-15T17:47:00Z">
        <w:r w:rsidRPr="00F14F9D">
          <w:rPr>
            <w:rStyle w:val="CODE"/>
          </w:rPr>
          <w:t>Report 42 JSON Standings</w:t>
        </w:r>
      </w:ins>
    </w:p>
    <w:p w14:paraId="5AEA6672" w14:textId="77777777" w:rsidR="00F14F9D" w:rsidRPr="00F14F9D" w:rsidRDefault="00F14F9D">
      <w:pPr>
        <w:ind w:left="1440"/>
        <w:rPr>
          <w:ins w:id="6231" w:author="John Clevenger" w:date="2022-06-15T17:47:00Z"/>
          <w:rStyle w:val="CODE"/>
        </w:rPr>
        <w:pPrChange w:id="6232" w:author="John Clevenger" w:date="2022-06-15T17:47:00Z">
          <w:pPr/>
        </w:pPrChange>
      </w:pPr>
      <w:ins w:id="6233" w:author="John Clevenger" w:date="2022-06-15T17:47:00Z">
        <w:r w:rsidRPr="00F14F9D">
          <w:rPr>
            <w:rStyle w:val="CODE"/>
          </w:rPr>
          <w:t>Report 43 Unused 2013 Event Feed XML</w:t>
        </w:r>
      </w:ins>
    </w:p>
    <w:p w14:paraId="6D6912D4" w14:textId="77777777" w:rsidR="00F14F9D" w:rsidRPr="00F14F9D" w:rsidRDefault="00F14F9D">
      <w:pPr>
        <w:ind w:left="1440"/>
        <w:rPr>
          <w:ins w:id="6234" w:author="John Clevenger" w:date="2022-06-15T17:47:00Z"/>
          <w:rStyle w:val="CODE"/>
        </w:rPr>
        <w:pPrChange w:id="6235" w:author="John Clevenger" w:date="2022-06-15T17:47:00Z">
          <w:pPr/>
        </w:pPrChange>
      </w:pPr>
      <w:ins w:id="6236" w:author="John Clevenger" w:date="2022-06-15T17:47:00Z">
        <w:r w:rsidRPr="00F14F9D">
          <w:rPr>
            <w:rStyle w:val="CODE"/>
          </w:rPr>
          <w:t xml:space="preserve">Report 44 </w:t>
        </w:r>
        <w:proofErr w:type="spellStart"/>
        <w:r w:rsidRPr="00F14F9D">
          <w:rPr>
            <w:rStyle w:val="CODE"/>
          </w:rPr>
          <w:t>userdata.tsv</w:t>
        </w:r>
        <w:proofErr w:type="spellEnd"/>
      </w:ins>
    </w:p>
    <w:p w14:paraId="73045309" w14:textId="77777777" w:rsidR="00F14F9D" w:rsidRPr="00F14F9D" w:rsidRDefault="00F14F9D">
      <w:pPr>
        <w:ind w:left="1440"/>
        <w:rPr>
          <w:ins w:id="6237" w:author="John Clevenger" w:date="2022-06-15T17:47:00Z"/>
          <w:rStyle w:val="CODE"/>
        </w:rPr>
        <w:pPrChange w:id="6238" w:author="John Clevenger" w:date="2022-06-15T17:47:00Z">
          <w:pPr/>
        </w:pPrChange>
      </w:pPr>
      <w:ins w:id="6239" w:author="John Clevenger" w:date="2022-06-15T17:47:00Z">
        <w:r w:rsidRPr="00F14F9D">
          <w:rPr>
            <w:rStyle w:val="CODE"/>
          </w:rPr>
          <w:t xml:space="preserve">Report 45 </w:t>
        </w:r>
        <w:proofErr w:type="spellStart"/>
        <w:r w:rsidRPr="00F14F9D">
          <w:rPr>
            <w:rStyle w:val="CODE"/>
          </w:rPr>
          <w:t>groups.tsv</w:t>
        </w:r>
        <w:proofErr w:type="spellEnd"/>
      </w:ins>
    </w:p>
    <w:p w14:paraId="07F28293" w14:textId="77777777" w:rsidR="00F14F9D" w:rsidRPr="00F14F9D" w:rsidRDefault="00F14F9D">
      <w:pPr>
        <w:ind w:left="1440"/>
        <w:rPr>
          <w:ins w:id="6240" w:author="John Clevenger" w:date="2022-06-15T17:47:00Z"/>
          <w:rStyle w:val="CODE"/>
        </w:rPr>
        <w:pPrChange w:id="6241" w:author="John Clevenger" w:date="2022-06-15T17:47:00Z">
          <w:pPr/>
        </w:pPrChange>
      </w:pPr>
      <w:ins w:id="6242" w:author="John Clevenger" w:date="2022-06-15T17:47:00Z">
        <w:r w:rsidRPr="00F14F9D">
          <w:rPr>
            <w:rStyle w:val="CODE"/>
          </w:rPr>
          <w:t xml:space="preserve">Report 46 </w:t>
        </w:r>
        <w:proofErr w:type="spellStart"/>
        <w:r w:rsidRPr="00F14F9D">
          <w:rPr>
            <w:rStyle w:val="CODE"/>
          </w:rPr>
          <w:t>teams.tsv</w:t>
        </w:r>
        <w:proofErr w:type="spellEnd"/>
      </w:ins>
    </w:p>
    <w:p w14:paraId="7D87F014" w14:textId="77777777" w:rsidR="00F14F9D" w:rsidRPr="00F14F9D" w:rsidRDefault="00F14F9D">
      <w:pPr>
        <w:ind w:left="1440"/>
        <w:rPr>
          <w:ins w:id="6243" w:author="John Clevenger" w:date="2022-06-15T17:47:00Z"/>
          <w:rStyle w:val="CODE"/>
        </w:rPr>
        <w:pPrChange w:id="6244" w:author="John Clevenger" w:date="2022-06-15T17:47:00Z">
          <w:pPr/>
        </w:pPrChange>
      </w:pPr>
      <w:ins w:id="6245" w:author="John Clevenger" w:date="2022-06-15T17:47:00Z">
        <w:r w:rsidRPr="00F14F9D">
          <w:rPr>
            <w:rStyle w:val="CODE"/>
          </w:rPr>
          <w:t xml:space="preserve">Report 47 </w:t>
        </w:r>
        <w:proofErr w:type="spellStart"/>
        <w:r w:rsidRPr="00F14F9D">
          <w:rPr>
            <w:rStyle w:val="CODE"/>
          </w:rPr>
          <w:t>scoreboard.tsv</w:t>
        </w:r>
        <w:proofErr w:type="spellEnd"/>
      </w:ins>
    </w:p>
    <w:p w14:paraId="631235AF" w14:textId="77777777" w:rsidR="00F14F9D" w:rsidRPr="00F14F9D" w:rsidRDefault="00F14F9D">
      <w:pPr>
        <w:ind w:left="1440"/>
        <w:rPr>
          <w:ins w:id="6246" w:author="John Clevenger" w:date="2022-06-15T17:47:00Z"/>
          <w:rStyle w:val="CODE"/>
        </w:rPr>
        <w:pPrChange w:id="6247" w:author="John Clevenger" w:date="2022-06-15T17:47:00Z">
          <w:pPr/>
        </w:pPrChange>
      </w:pPr>
      <w:ins w:id="6248" w:author="John Clevenger" w:date="2022-06-15T17:47:00Z">
        <w:r w:rsidRPr="00F14F9D">
          <w:rPr>
            <w:rStyle w:val="CODE"/>
          </w:rPr>
          <w:t xml:space="preserve">Report 48 </w:t>
        </w:r>
        <w:proofErr w:type="spellStart"/>
        <w:r w:rsidRPr="00F14F9D">
          <w:rPr>
            <w:rStyle w:val="CODE"/>
          </w:rPr>
          <w:t>submissions.tsv</w:t>
        </w:r>
        <w:proofErr w:type="spellEnd"/>
      </w:ins>
    </w:p>
    <w:p w14:paraId="4CA275AE" w14:textId="77777777" w:rsidR="00F14F9D" w:rsidRPr="00F14F9D" w:rsidRDefault="00F14F9D">
      <w:pPr>
        <w:ind w:left="1440"/>
        <w:rPr>
          <w:ins w:id="6249" w:author="John Clevenger" w:date="2022-06-15T17:47:00Z"/>
          <w:rStyle w:val="CODE"/>
        </w:rPr>
        <w:pPrChange w:id="6250" w:author="John Clevenger" w:date="2022-06-15T17:47:00Z">
          <w:pPr/>
        </w:pPrChange>
      </w:pPr>
      <w:ins w:id="6251" w:author="John Clevenger" w:date="2022-06-15T17:47:00Z">
        <w:r w:rsidRPr="00F14F9D">
          <w:rPr>
            <w:rStyle w:val="CODE"/>
          </w:rPr>
          <w:t>Report 49 ICPC Tools Event Feed</w:t>
        </w:r>
      </w:ins>
    </w:p>
    <w:p w14:paraId="0F897EC3" w14:textId="77777777" w:rsidR="00F14F9D" w:rsidRPr="00F14F9D" w:rsidRDefault="00F14F9D">
      <w:pPr>
        <w:ind w:left="1440"/>
        <w:rPr>
          <w:ins w:id="6252" w:author="John Clevenger" w:date="2022-06-15T17:47:00Z"/>
          <w:rStyle w:val="CODE"/>
        </w:rPr>
        <w:pPrChange w:id="6253" w:author="John Clevenger" w:date="2022-06-15T17:47:00Z">
          <w:pPr/>
        </w:pPrChange>
      </w:pPr>
      <w:ins w:id="6254" w:author="John Clevenger" w:date="2022-06-15T17:47:00Z">
        <w:r w:rsidRPr="00F14F9D">
          <w:rPr>
            <w:rStyle w:val="CODE"/>
          </w:rPr>
          <w:t>Report 50 Auto Judging Settings</w:t>
        </w:r>
      </w:ins>
    </w:p>
    <w:p w14:paraId="28D0BD8E" w14:textId="77777777" w:rsidR="00F14F9D" w:rsidRPr="00F14F9D" w:rsidRDefault="00F14F9D">
      <w:pPr>
        <w:ind w:left="1440"/>
        <w:rPr>
          <w:ins w:id="6255" w:author="John Clevenger" w:date="2022-06-15T17:47:00Z"/>
          <w:rStyle w:val="CODE"/>
        </w:rPr>
        <w:pPrChange w:id="6256" w:author="John Clevenger" w:date="2022-06-15T17:47:00Z">
          <w:pPr/>
        </w:pPrChange>
      </w:pPr>
      <w:ins w:id="6257" w:author="John Clevenger" w:date="2022-06-15T17:47:00Z">
        <w:r w:rsidRPr="00F14F9D">
          <w:rPr>
            <w:rStyle w:val="CODE"/>
          </w:rPr>
          <w:t>Report 51 Judging Analysis</w:t>
        </w:r>
      </w:ins>
    </w:p>
    <w:p w14:paraId="6B04CBB2" w14:textId="77777777" w:rsidR="00F14F9D" w:rsidRPr="00F14F9D" w:rsidRDefault="00F14F9D">
      <w:pPr>
        <w:ind w:left="1440"/>
        <w:rPr>
          <w:ins w:id="6258" w:author="John Clevenger" w:date="2022-06-15T17:47:00Z"/>
          <w:rStyle w:val="CODE"/>
        </w:rPr>
        <w:pPrChange w:id="6259" w:author="John Clevenger" w:date="2022-06-15T17:47:00Z">
          <w:pPr/>
        </w:pPrChange>
      </w:pPr>
      <w:ins w:id="6260" w:author="John Clevenger" w:date="2022-06-15T17:47:00Z">
        <w:r w:rsidRPr="00F14F9D">
          <w:rPr>
            <w:rStyle w:val="CODE"/>
          </w:rPr>
          <w:t>Report 52 JSON 2016 Scoreboard</w:t>
        </w:r>
      </w:ins>
    </w:p>
    <w:p w14:paraId="32076712" w14:textId="77777777" w:rsidR="00F14F9D" w:rsidRPr="00F14F9D" w:rsidRDefault="00F14F9D">
      <w:pPr>
        <w:ind w:left="1440"/>
        <w:rPr>
          <w:ins w:id="6261" w:author="John Clevenger" w:date="2022-06-15T17:47:00Z"/>
          <w:rStyle w:val="CODE"/>
        </w:rPr>
        <w:pPrChange w:id="6262" w:author="John Clevenger" w:date="2022-06-15T17:47:00Z">
          <w:pPr/>
        </w:pPrChange>
      </w:pPr>
      <w:ins w:id="6263" w:author="John Clevenger" w:date="2022-06-15T17:47:00Z">
        <w:r w:rsidRPr="00F14F9D">
          <w:rPr>
            <w:rStyle w:val="CODE"/>
          </w:rPr>
          <w:t>Report 53 Contest Data Package</w:t>
        </w:r>
      </w:ins>
    </w:p>
    <w:p w14:paraId="6109FDAC" w14:textId="77777777" w:rsidR="00F14F9D" w:rsidRPr="00F14F9D" w:rsidRDefault="00F14F9D">
      <w:pPr>
        <w:ind w:left="1440"/>
        <w:rPr>
          <w:ins w:id="6264" w:author="John Clevenger" w:date="2022-06-15T17:47:00Z"/>
          <w:rStyle w:val="CODE"/>
        </w:rPr>
        <w:pPrChange w:id="6265" w:author="John Clevenger" w:date="2022-06-15T17:47:00Z">
          <w:pPr/>
        </w:pPrChange>
      </w:pPr>
      <w:ins w:id="6266" w:author="John Clevenger" w:date="2022-06-15T17:47:00Z">
        <w:r w:rsidRPr="00F14F9D">
          <w:rPr>
            <w:rStyle w:val="CODE"/>
          </w:rPr>
          <w:t>Report 54 Event Feed JSON</w:t>
        </w:r>
      </w:ins>
    </w:p>
    <w:p w14:paraId="57558B0C" w14:textId="77777777" w:rsidR="00F14F9D" w:rsidRPr="00F14F9D" w:rsidRDefault="00F14F9D">
      <w:pPr>
        <w:ind w:left="1440"/>
        <w:rPr>
          <w:ins w:id="6267" w:author="John Clevenger" w:date="2022-06-15T17:47:00Z"/>
          <w:rStyle w:val="CODE"/>
        </w:rPr>
        <w:pPrChange w:id="6268" w:author="John Clevenger" w:date="2022-06-15T17:47:00Z">
          <w:pPr/>
        </w:pPrChange>
      </w:pPr>
      <w:ins w:id="6269" w:author="John Clevenger" w:date="2022-06-15T17:47:00Z">
        <w:r w:rsidRPr="00F14F9D">
          <w:rPr>
            <w:rStyle w:val="CODE"/>
          </w:rPr>
          <w:t>Report 55 Groups for Problems</w:t>
        </w:r>
      </w:ins>
    </w:p>
    <w:p w14:paraId="6D5E7792" w14:textId="721E5F45" w:rsidR="008055F0" w:rsidDel="00F14F9D" w:rsidRDefault="00F14F9D" w:rsidP="00F14F9D">
      <w:pPr>
        <w:ind w:left="1440"/>
        <w:rPr>
          <w:del w:id="6270" w:author="John Clevenger" w:date="2022-06-15T17:47:00Z"/>
          <w:rStyle w:val="CODE"/>
        </w:rPr>
      </w:pPr>
      <w:ins w:id="6271" w:author="John Clevenger" w:date="2022-06-15T17:47:00Z">
        <w:r w:rsidRPr="00F14F9D">
          <w:rPr>
            <w:rStyle w:val="CODE"/>
          </w:rPr>
          <w:t>Report 56 Problem Group Assignment</w:t>
        </w:r>
      </w:ins>
      <w:del w:id="6272" w:author="John Clevenger" w:date="2022-06-15T17:47:00Z">
        <w:r w:rsidR="008055F0" w:rsidRPr="008055F0" w:rsidDel="00F14F9D">
          <w:rPr>
            <w:rStyle w:val="CODE"/>
          </w:rPr>
          <w:delText>Report 1 Accounts</w:delText>
        </w:r>
      </w:del>
    </w:p>
    <w:p w14:paraId="1239CE49" w14:textId="2E18CB92" w:rsidR="00F14F9D" w:rsidRDefault="00F14F9D" w:rsidP="00F14F9D">
      <w:pPr>
        <w:ind w:left="1440"/>
        <w:rPr>
          <w:ins w:id="6273" w:author="John Clevenger" w:date="2022-06-15T17:47:00Z"/>
          <w:rStyle w:val="CODE"/>
        </w:rPr>
      </w:pPr>
    </w:p>
    <w:p w14:paraId="5E5C24D1" w14:textId="77777777" w:rsidR="00F14F9D" w:rsidRPr="008055F0" w:rsidRDefault="00F14F9D" w:rsidP="00D97410">
      <w:pPr>
        <w:rPr>
          <w:ins w:id="6274" w:author="John Clevenger" w:date="2022-06-15T17:47:00Z"/>
          <w:rStyle w:val="CODE"/>
        </w:rPr>
      </w:pPr>
    </w:p>
    <w:p w14:paraId="5C1E0C35" w14:textId="55CEE176" w:rsidR="008055F0" w:rsidRPr="008055F0" w:rsidDel="00F14F9D" w:rsidRDefault="008055F0">
      <w:pPr>
        <w:rPr>
          <w:del w:id="6275" w:author="John Clevenger" w:date="2022-06-15T17:47:00Z"/>
          <w:rStyle w:val="CODE"/>
        </w:rPr>
      </w:pPr>
      <w:del w:id="6276" w:author="John Clevenger" w:date="2022-06-15T17:47:00Z">
        <w:r w:rsidRPr="008055F0" w:rsidDel="00F14F9D">
          <w:rPr>
            <w:rStyle w:val="CODE"/>
          </w:rPr>
          <w:delText>Report 2 Balloons Summary</w:delText>
        </w:r>
      </w:del>
    </w:p>
    <w:p w14:paraId="07C723F3" w14:textId="7A28A955" w:rsidR="008055F0" w:rsidRPr="008055F0" w:rsidDel="00F14F9D" w:rsidRDefault="008055F0">
      <w:pPr>
        <w:rPr>
          <w:del w:id="6277" w:author="John Clevenger" w:date="2022-06-15T17:47:00Z"/>
          <w:rStyle w:val="CODE"/>
        </w:rPr>
      </w:pPr>
      <w:del w:id="6278" w:author="John Clevenger" w:date="2022-06-15T17:47:00Z">
        <w:r w:rsidRPr="008055F0" w:rsidDel="00F14F9D">
          <w:rPr>
            <w:rStyle w:val="CODE"/>
          </w:rPr>
          <w:delText>Report 3 All Reports</w:delText>
        </w:r>
      </w:del>
    </w:p>
    <w:p w14:paraId="7DBADAD2" w14:textId="480B1FEC" w:rsidR="008055F0" w:rsidRPr="008055F0" w:rsidDel="00F14F9D" w:rsidRDefault="008055F0">
      <w:pPr>
        <w:rPr>
          <w:del w:id="6279" w:author="John Clevenger" w:date="2022-06-15T17:47:00Z"/>
          <w:rStyle w:val="CODE"/>
        </w:rPr>
      </w:pPr>
      <w:del w:id="6280" w:author="John Clevenger" w:date="2022-06-15T17:47:00Z">
        <w:r w:rsidRPr="008055F0" w:rsidDel="00F14F9D">
          <w:rPr>
            <w:rStyle w:val="CODE"/>
          </w:rPr>
          <w:delText>Report 4 Contest Settings</w:delText>
        </w:r>
      </w:del>
    </w:p>
    <w:p w14:paraId="04699750" w14:textId="0D57D518" w:rsidR="008055F0" w:rsidRPr="008055F0" w:rsidDel="00F14F9D" w:rsidRDefault="008055F0">
      <w:pPr>
        <w:rPr>
          <w:del w:id="6281" w:author="John Clevenger" w:date="2022-06-15T17:47:00Z"/>
          <w:rStyle w:val="CODE"/>
        </w:rPr>
      </w:pPr>
      <w:del w:id="6282" w:author="John Clevenger" w:date="2022-06-15T17:47:00Z">
        <w:r w:rsidRPr="008055F0" w:rsidDel="00F14F9D">
          <w:rPr>
            <w:rStyle w:val="CODE"/>
          </w:rPr>
          <w:delText>Report 5 Contest XML</w:delText>
        </w:r>
      </w:del>
    </w:p>
    <w:p w14:paraId="61DE96A0" w14:textId="16ECBAF2" w:rsidR="008055F0" w:rsidRPr="008055F0" w:rsidDel="00F14F9D" w:rsidRDefault="008055F0">
      <w:pPr>
        <w:rPr>
          <w:del w:id="6283" w:author="John Clevenger" w:date="2022-06-15T17:47:00Z"/>
          <w:rStyle w:val="CODE"/>
        </w:rPr>
      </w:pPr>
      <w:del w:id="6284" w:author="John Clevenger" w:date="2022-06-15T17:47:00Z">
        <w:r w:rsidRPr="008055F0" w:rsidDel="00F14F9D">
          <w:rPr>
            <w:rStyle w:val="CODE"/>
          </w:rPr>
          <w:delText>Report 6 Contest Analysis</w:delText>
        </w:r>
      </w:del>
    </w:p>
    <w:p w14:paraId="33456BAA" w14:textId="4BED90EE" w:rsidR="008055F0" w:rsidRPr="008055F0" w:rsidDel="00F14F9D" w:rsidRDefault="008055F0">
      <w:pPr>
        <w:rPr>
          <w:del w:id="6285" w:author="John Clevenger" w:date="2022-06-15T17:47:00Z"/>
          <w:rStyle w:val="CODE"/>
        </w:rPr>
      </w:pPr>
      <w:del w:id="6286" w:author="John Clevenger" w:date="2022-06-15T17:47:00Z">
        <w:r w:rsidRPr="008055F0" w:rsidDel="00F14F9D">
          <w:rPr>
            <w:rStyle w:val="CODE"/>
          </w:rPr>
          <w:delText>Report 7 Solutions By Problem</w:delText>
        </w:r>
      </w:del>
    </w:p>
    <w:p w14:paraId="0940360C" w14:textId="21B30DCD" w:rsidR="008055F0" w:rsidRPr="008055F0" w:rsidDel="00F14F9D" w:rsidRDefault="008055F0">
      <w:pPr>
        <w:rPr>
          <w:del w:id="6287" w:author="John Clevenger" w:date="2022-06-15T17:47:00Z"/>
          <w:rStyle w:val="CODE"/>
        </w:rPr>
      </w:pPr>
      <w:del w:id="6288" w:author="John Clevenger" w:date="2022-06-15T17:47:00Z">
        <w:r w:rsidRPr="008055F0" w:rsidDel="00F14F9D">
          <w:rPr>
            <w:rStyle w:val="CODE"/>
          </w:rPr>
          <w:delText>Report 8 Submissions by Language</w:delText>
        </w:r>
      </w:del>
    </w:p>
    <w:p w14:paraId="7F66234D" w14:textId="45F8C516" w:rsidR="008055F0" w:rsidRPr="008055F0" w:rsidDel="00F14F9D" w:rsidRDefault="008055F0">
      <w:pPr>
        <w:rPr>
          <w:del w:id="6289" w:author="John Clevenger" w:date="2022-06-15T17:47:00Z"/>
          <w:rStyle w:val="CODE"/>
        </w:rPr>
      </w:pPr>
      <w:del w:id="6290" w:author="John Clevenger" w:date="2022-06-15T17:47:00Z">
        <w:r w:rsidRPr="008055F0" w:rsidDel="00F14F9D">
          <w:rPr>
            <w:rStyle w:val="CODE"/>
          </w:rPr>
          <w:delText>Report 9 Fastest Solutions Summary</w:delText>
        </w:r>
      </w:del>
    </w:p>
    <w:p w14:paraId="0C6542FA" w14:textId="6A1DDD1E" w:rsidR="008055F0" w:rsidRPr="008055F0" w:rsidDel="00F14F9D" w:rsidRDefault="008055F0">
      <w:pPr>
        <w:rPr>
          <w:del w:id="6291" w:author="John Clevenger" w:date="2022-06-15T17:47:00Z"/>
          <w:rStyle w:val="CODE"/>
        </w:rPr>
      </w:pPr>
      <w:del w:id="6292" w:author="John Clevenger" w:date="2022-06-15T17:47:00Z">
        <w:r w:rsidRPr="008055F0" w:rsidDel="00F14F9D">
          <w:rPr>
            <w:rStyle w:val="CODE"/>
          </w:rPr>
          <w:delText>Report 10 Fastest Solutions Per Problem</w:delText>
        </w:r>
      </w:del>
    </w:p>
    <w:p w14:paraId="23C729FE" w14:textId="4837F242" w:rsidR="008055F0" w:rsidRPr="008055F0" w:rsidDel="00F14F9D" w:rsidRDefault="008055F0">
      <w:pPr>
        <w:rPr>
          <w:del w:id="6293" w:author="John Clevenger" w:date="2022-06-15T17:47:00Z"/>
          <w:rStyle w:val="CODE"/>
        </w:rPr>
      </w:pPr>
      <w:del w:id="6294" w:author="John Clevenger" w:date="2022-06-15T17:47:00Z">
        <w:r w:rsidRPr="008055F0" w:rsidDel="00F14F9D">
          <w:rPr>
            <w:rStyle w:val="CODE"/>
          </w:rPr>
          <w:delText>Report 11 Standings XML</w:delText>
        </w:r>
      </w:del>
    </w:p>
    <w:p w14:paraId="2AA2BF74" w14:textId="616D1619" w:rsidR="008055F0" w:rsidRPr="008055F0" w:rsidDel="00F14F9D" w:rsidRDefault="008055F0">
      <w:pPr>
        <w:rPr>
          <w:del w:id="6295" w:author="John Clevenger" w:date="2022-06-15T17:47:00Z"/>
          <w:rStyle w:val="CODE"/>
        </w:rPr>
      </w:pPr>
      <w:del w:id="6296" w:author="John Clevenger" w:date="2022-06-15T17:47:00Z">
        <w:r w:rsidRPr="008055F0" w:rsidDel="00F14F9D">
          <w:rPr>
            <w:rStyle w:val="CODE"/>
          </w:rPr>
          <w:delText>Report 12 Logins</w:delText>
        </w:r>
      </w:del>
    </w:p>
    <w:p w14:paraId="4097983D" w14:textId="0BF69BEE" w:rsidR="008055F0" w:rsidRPr="008055F0" w:rsidDel="00F14F9D" w:rsidRDefault="008055F0">
      <w:pPr>
        <w:rPr>
          <w:del w:id="6297" w:author="John Clevenger" w:date="2022-06-15T17:47:00Z"/>
          <w:rStyle w:val="CODE"/>
        </w:rPr>
      </w:pPr>
      <w:del w:id="6298" w:author="John Clevenger" w:date="2022-06-15T17:47:00Z">
        <w:r w:rsidRPr="008055F0" w:rsidDel="00F14F9D">
          <w:rPr>
            <w:rStyle w:val="CODE"/>
          </w:rPr>
          <w:delText>Report 13 Profiles</w:delText>
        </w:r>
      </w:del>
    </w:p>
    <w:p w14:paraId="12B8207F" w14:textId="426BB2B3" w:rsidR="008055F0" w:rsidRPr="008055F0" w:rsidDel="00F14F9D" w:rsidRDefault="008055F0">
      <w:pPr>
        <w:rPr>
          <w:del w:id="6299" w:author="John Clevenger" w:date="2022-06-15T17:47:00Z"/>
          <w:rStyle w:val="CODE"/>
        </w:rPr>
      </w:pPr>
      <w:del w:id="6300" w:author="John Clevenger" w:date="2022-06-15T17:47:00Z">
        <w:r w:rsidRPr="008055F0" w:rsidDel="00F14F9D">
          <w:rPr>
            <w:rStyle w:val="CODE"/>
          </w:rPr>
          <w:delText>Report 14 Plugins</w:delText>
        </w:r>
      </w:del>
    </w:p>
    <w:p w14:paraId="3CC374CA" w14:textId="501E9697" w:rsidR="008055F0" w:rsidRPr="008055F0" w:rsidDel="00F14F9D" w:rsidRDefault="008055F0">
      <w:pPr>
        <w:rPr>
          <w:del w:id="6301" w:author="John Clevenger" w:date="2022-06-15T17:47:00Z"/>
          <w:rStyle w:val="CODE"/>
        </w:rPr>
      </w:pPr>
      <w:del w:id="6302" w:author="John Clevenger" w:date="2022-06-15T17:47:00Z">
        <w:r w:rsidRPr="008055F0" w:rsidDel="00F14F9D">
          <w:rPr>
            <w:rStyle w:val="CODE"/>
          </w:rPr>
          <w:delText>Report 15 Runs</w:delText>
        </w:r>
      </w:del>
    </w:p>
    <w:p w14:paraId="31643C41" w14:textId="24865834" w:rsidR="008055F0" w:rsidRPr="008055F0" w:rsidDel="00F14F9D" w:rsidRDefault="008055F0">
      <w:pPr>
        <w:rPr>
          <w:del w:id="6303" w:author="John Clevenger" w:date="2022-06-15T17:47:00Z"/>
          <w:rStyle w:val="CODE"/>
        </w:rPr>
      </w:pPr>
      <w:del w:id="6304" w:author="John Clevenger" w:date="2022-06-15T17:47:00Z">
        <w:r w:rsidRPr="008055F0" w:rsidDel="00F14F9D">
          <w:rPr>
            <w:rStyle w:val="CODE"/>
          </w:rPr>
          <w:delText>Report 16 Clarifications</w:delText>
        </w:r>
      </w:del>
    </w:p>
    <w:p w14:paraId="6D685F67" w14:textId="06372653" w:rsidR="008055F0" w:rsidRPr="008055F0" w:rsidDel="00F14F9D" w:rsidRDefault="008055F0">
      <w:pPr>
        <w:rPr>
          <w:del w:id="6305" w:author="John Clevenger" w:date="2022-06-15T17:47:00Z"/>
          <w:rStyle w:val="CODE"/>
        </w:rPr>
      </w:pPr>
      <w:del w:id="6306" w:author="John Clevenger" w:date="2022-06-15T17:47:00Z">
        <w:r w:rsidRPr="008055F0" w:rsidDel="00F14F9D">
          <w:rPr>
            <w:rStyle w:val="CODE"/>
          </w:rPr>
          <w:delText>Report 17 Problems</w:delText>
        </w:r>
      </w:del>
    </w:p>
    <w:p w14:paraId="5820F1CB" w14:textId="223ACEFF" w:rsidR="008055F0" w:rsidRPr="008055F0" w:rsidDel="00F14F9D" w:rsidRDefault="008055F0">
      <w:pPr>
        <w:rPr>
          <w:del w:id="6307" w:author="John Clevenger" w:date="2022-06-15T17:47:00Z"/>
          <w:rStyle w:val="CODE"/>
        </w:rPr>
      </w:pPr>
      <w:del w:id="6308" w:author="John Clevenger" w:date="2022-06-15T17:47:00Z">
        <w:r w:rsidRPr="008055F0" w:rsidDel="00F14F9D">
          <w:rPr>
            <w:rStyle w:val="CODE"/>
          </w:rPr>
          <w:delText>Report 18 Languages</w:delText>
        </w:r>
      </w:del>
    </w:p>
    <w:p w14:paraId="02E8F0DC" w14:textId="0AC6E518" w:rsidR="008055F0" w:rsidRPr="008055F0" w:rsidDel="00F14F9D" w:rsidRDefault="008055F0">
      <w:pPr>
        <w:rPr>
          <w:del w:id="6309" w:author="John Clevenger" w:date="2022-06-15T17:47:00Z"/>
          <w:rStyle w:val="CODE"/>
        </w:rPr>
      </w:pPr>
      <w:del w:id="6310" w:author="John Clevenger" w:date="2022-06-15T17:47:00Z">
        <w:r w:rsidRPr="008055F0" w:rsidDel="00F14F9D">
          <w:rPr>
            <w:rStyle w:val="CODE"/>
          </w:rPr>
          <w:delText>Report 19 Judgements</w:delText>
        </w:r>
      </w:del>
    </w:p>
    <w:p w14:paraId="3D6CE1EB" w14:textId="046B8E5D" w:rsidR="008055F0" w:rsidRPr="008055F0" w:rsidDel="00F14F9D" w:rsidRDefault="008055F0">
      <w:pPr>
        <w:rPr>
          <w:del w:id="6311" w:author="John Clevenger" w:date="2022-06-15T17:47:00Z"/>
          <w:rStyle w:val="CODE"/>
        </w:rPr>
      </w:pPr>
      <w:del w:id="6312" w:author="John Clevenger" w:date="2022-06-15T17:47:00Z">
        <w:r w:rsidRPr="008055F0" w:rsidDel="00F14F9D">
          <w:rPr>
            <w:rStyle w:val="CODE"/>
          </w:rPr>
          <w:delText>Report 20 Runs grouped by team</w:delText>
        </w:r>
      </w:del>
    </w:p>
    <w:p w14:paraId="1523BE7B" w14:textId="3BE51E00" w:rsidR="008055F0" w:rsidRPr="008055F0" w:rsidDel="00F14F9D" w:rsidRDefault="008055F0">
      <w:pPr>
        <w:rPr>
          <w:del w:id="6313" w:author="John Clevenger" w:date="2022-06-15T17:47:00Z"/>
          <w:rStyle w:val="CODE"/>
        </w:rPr>
      </w:pPr>
      <w:del w:id="6314" w:author="John Clevenger" w:date="2022-06-15T17:47:00Z">
        <w:r w:rsidRPr="008055F0" w:rsidDel="00F14F9D">
          <w:rPr>
            <w:rStyle w:val="CODE"/>
          </w:rPr>
          <w:delText>Report 21 Notification Settings</w:delText>
        </w:r>
      </w:del>
    </w:p>
    <w:p w14:paraId="174F3174" w14:textId="683ABFB7" w:rsidR="008055F0" w:rsidRPr="008055F0" w:rsidDel="00F14F9D" w:rsidRDefault="008055F0">
      <w:pPr>
        <w:rPr>
          <w:del w:id="6315" w:author="John Clevenger" w:date="2022-06-15T17:47:00Z"/>
          <w:rStyle w:val="CODE"/>
        </w:rPr>
      </w:pPr>
      <w:del w:id="6316" w:author="John Clevenger" w:date="2022-06-15T17:47:00Z">
        <w:r w:rsidRPr="008055F0" w:rsidDel="00F14F9D">
          <w:rPr>
            <w:rStyle w:val="CODE"/>
          </w:rPr>
          <w:delText>Report 22 Client Settings</w:delText>
        </w:r>
      </w:del>
    </w:p>
    <w:p w14:paraId="5428EE87" w14:textId="2A0D9748" w:rsidR="008055F0" w:rsidRPr="008055F0" w:rsidDel="00F14F9D" w:rsidRDefault="008055F0">
      <w:pPr>
        <w:rPr>
          <w:del w:id="6317" w:author="John Clevenger" w:date="2022-06-15T17:47:00Z"/>
          <w:rStyle w:val="CODE"/>
        </w:rPr>
      </w:pPr>
      <w:del w:id="6318" w:author="John Clevenger" w:date="2022-06-15T17:47:00Z">
        <w:r w:rsidRPr="008055F0" w:rsidDel="00F14F9D">
          <w:rPr>
            <w:rStyle w:val="CODE"/>
          </w:rPr>
          <w:delText>Report 23 Groups</w:delText>
        </w:r>
      </w:del>
    </w:p>
    <w:p w14:paraId="4153A482" w14:textId="6F0343D7" w:rsidR="008055F0" w:rsidRPr="008055F0" w:rsidDel="00F14F9D" w:rsidRDefault="008055F0">
      <w:pPr>
        <w:rPr>
          <w:del w:id="6319" w:author="John Clevenger" w:date="2022-06-15T17:47:00Z"/>
          <w:rStyle w:val="CODE"/>
        </w:rPr>
      </w:pPr>
      <w:del w:id="6320" w:author="John Clevenger" w:date="2022-06-15T17:47:00Z">
        <w:r w:rsidRPr="008055F0" w:rsidDel="00F14F9D">
          <w:rPr>
            <w:rStyle w:val="CODE"/>
          </w:rPr>
          <w:delText>Report 24 Evaluations</w:delText>
        </w:r>
      </w:del>
    </w:p>
    <w:p w14:paraId="40DAE58B" w14:textId="3D027C4C" w:rsidR="008055F0" w:rsidRPr="008055F0" w:rsidDel="00F14F9D" w:rsidRDefault="008055F0">
      <w:pPr>
        <w:rPr>
          <w:del w:id="6321" w:author="John Clevenger" w:date="2022-06-15T17:47:00Z"/>
          <w:rStyle w:val="CODE"/>
        </w:rPr>
      </w:pPr>
      <w:del w:id="6322" w:author="John Clevenger" w:date="2022-06-15T17:47:00Z">
        <w:r w:rsidRPr="008055F0" w:rsidDel="00F14F9D">
          <w:rPr>
            <w:rStyle w:val="CODE"/>
          </w:rPr>
          <w:delText>Report 25 Runs (Version 8 content and format)</w:delText>
        </w:r>
      </w:del>
    </w:p>
    <w:p w14:paraId="28A4E8ED" w14:textId="495A7667" w:rsidR="008055F0" w:rsidRPr="008055F0" w:rsidDel="00F14F9D" w:rsidRDefault="008055F0">
      <w:pPr>
        <w:rPr>
          <w:del w:id="6323" w:author="John Clevenger" w:date="2022-06-15T17:47:00Z"/>
          <w:rStyle w:val="CODE"/>
        </w:rPr>
      </w:pPr>
      <w:del w:id="6324" w:author="John Clevenger" w:date="2022-06-15T17:47:00Z">
        <w:r w:rsidRPr="008055F0" w:rsidDel="00F14F9D">
          <w:rPr>
            <w:rStyle w:val="CODE"/>
          </w:rPr>
          <w:delText>Report 26 Run 5 field</w:delText>
        </w:r>
      </w:del>
    </w:p>
    <w:p w14:paraId="5988A75C" w14:textId="117D6A7B" w:rsidR="008055F0" w:rsidRPr="008055F0" w:rsidDel="00F14F9D" w:rsidRDefault="008055F0">
      <w:pPr>
        <w:rPr>
          <w:del w:id="6325" w:author="John Clevenger" w:date="2022-06-15T17:47:00Z"/>
          <w:rStyle w:val="CODE"/>
        </w:rPr>
      </w:pPr>
      <w:del w:id="6326" w:author="John Clevenger" w:date="2022-06-15T17:47:00Z">
        <w:r w:rsidRPr="008055F0" w:rsidDel="00F14F9D">
          <w:rPr>
            <w:rStyle w:val="CODE"/>
          </w:rPr>
          <w:delText>Report 27 Account Permissions Report</w:delText>
        </w:r>
      </w:del>
    </w:p>
    <w:p w14:paraId="6A895766" w14:textId="7E08C07A" w:rsidR="008055F0" w:rsidRPr="008055F0" w:rsidDel="00F14F9D" w:rsidRDefault="008055F0">
      <w:pPr>
        <w:rPr>
          <w:del w:id="6327" w:author="John Clevenger" w:date="2022-06-15T17:47:00Z"/>
          <w:rStyle w:val="CODE"/>
        </w:rPr>
      </w:pPr>
      <w:del w:id="6328" w:author="John Clevenger" w:date="2022-06-15T17:47:00Z">
        <w:r w:rsidRPr="008055F0" w:rsidDel="00F14F9D">
          <w:rPr>
            <w:rStyle w:val="CODE"/>
          </w:rPr>
          <w:delText>Report 28 Balloons Delivery</w:delText>
        </w:r>
      </w:del>
    </w:p>
    <w:p w14:paraId="31EAE23C" w14:textId="428DE84B" w:rsidR="008055F0" w:rsidRPr="008055F0" w:rsidDel="00F14F9D" w:rsidRDefault="008055F0">
      <w:pPr>
        <w:rPr>
          <w:del w:id="6329" w:author="John Clevenger" w:date="2022-06-15T17:47:00Z"/>
          <w:rStyle w:val="CODE"/>
        </w:rPr>
      </w:pPr>
      <w:del w:id="6330" w:author="John Clevenger" w:date="2022-06-15T17:47:00Z">
        <w:r w:rsidRPr="008055F0" w:rsidDel="00F14F9D">
          <w:rPr>
            <w:rStyle w:val="CODE"/>
          </w:rPr>
          <w:delText>Report 29 Extract Replay Runs</w:delText>
        </w:r>
      </w:del>
    </w:p>
    <w:p w14:paraId="1AF5ED25" w14:textId="21F0D78F" w:rsidR="008055F0" w:rsidRPr="008055F0" w:rsidDel="00F14F9D" w:rsidRDefault="008055F0">
      <w:pPr>
        <w:rPr>
          <w:del w:id="6331" w:author="John Clevenger" w:date="2022-06-15T17:47:00Z"/>
          <w:rStyle w:val="CODE"/>
        </w:rPr>
      </w:pPr>
      <w:del w:id="6332" w:author="John Clevenger" w:date="2022-06-15T17:47:00Z">
        <w:r w:rsidRPr="008055F0" w:rsidDel="00F14F9D">
          <w:rPr>
            <w:rStyle w:val="CODE"/>
          </w:rPr>
          <w:delText>Report 30 Run Notifications Sent</w:delText>
        </w:r>
      </w:del>
    </w:p>
    <w:p w14:paraId="679753A5" w14:textId="653FD323" w:rsidR="008055F0" w:rsidRPr="008055F0" w:rsidDel="00F14F9D" w:rsidRDefault="008055F0">
      <w:pPr>
        <w:rPr>
          <w:del w:id="6333" w:author="John Clevenger" w:date="2022-06-15T17:47:00Z"/>
          <w:rStyle w:val="CODE"/>
        </w:rPr>
      </w:pPr>
      <w:del w:id="6334" w:author="John Clevenger" w:date="2022-06-15T17:47:00Z">
        <w:r w:rsidRPr="008055F0" w:rsidDel="00F14F9D">
          <w:rPr>
            <w:rStyle w:val="CODE"/>
          </w:rPr>
          <w:delText>Report 31 Judgement Notifications</w:delText>
        </w:r>
      </w:del>
    </w:p>
    <w:p w14:paraId="3370CB6A" w14:textId="1140560F" w:rsidR="008055F0" w:rsidRPr="008055F0" w:rsidDel="00F14F9D" w:rsidRDefault="008055F0">
      <w:pPr>
        <w:rPr>
          <w:del w:id="6335" w:author="John Clevenger" w:date="2022-06-15T17:47:00Z"/>
          <w:rStyle w:val="CODE"/>
        </w:rPr>
      </w:pPr>
      <w:del w:id="6336" w:author="John Clevenger" w:date="2022-06-15T17:47:00Z">
        <w:r w:rsidRPr="008055F0" w:rsidDel="00F14F9D">
          <w:rPr>
            <w:rStyle w:val="CODE"/>
          </w:rPr>
          <w:delText>Report 32 Active Profile Clone Settings</w:delText>
        </w:r>
      </w:del>
    </w:p>
    <w:p w14:paraId="09387F9F" w14:textId="5D213F0B" w:rsidR="008055F0" w:rsidRPr="008055F0" w:rsidDel="00F14F9D" w:rsidRDefault="008055F0">
      <w:pPr>
        <w:rPr>
          <w:del w:id="6337" w:author="John Clevenger" w:date="2022-06-15T17:47:00Z"/>
          <w:rStyle w:val="CODE"/>
        </w:rPr>
      </w:pPr>
      <w:del w:id="6338" w:author="John Clevenger" w:date="2022-06-15T17:47:00Z">
        <w:r w:rsidRPr="008055F0" w:rsidDel="00F14F9D">
          <w:rPr>
            <w:rStyle w:val="CODE"/>
          </w:rPr>
          <w:delText>Report 33 Sites</w:delText>
        </w:r>
      </w:del>
    </w:p>
    <w:p w14:paraId="5784AFA2" w14:textId="443E6284" w:rsidR="008055F0" w:rsidRPr="008055F0" w:rsidDel="00F14F9D" w:rsidRDefault="008055F0">
      <w:pPr>
        <w:rPr>
          <w:del w:id="6339" w:author="John Clevenger" w:date="2022-06-15T17:47:00Z"/>
          <w:rStyle w:val="CODE"/>
        </w:rPr>
      </w:pPr>
      <w:del w:id="6340" w:author="John Clevenger" w:date="2022-06-15T17:47:00Z">
        <w:r w:rsidRPr="008055F0" w:rsidDel="00F14F9D">
          <w:rPr>
            <w:rStyle w:val="CODE"/>
          </w:rPr>
          <w:delText>Report 34 Unused 2011 Event Feed XML</w:delText>
        </w:r>
      </w:del>
    </w:p>
    <w:p w14:paraId="1852AE86" w14:textId="0D3583F5" w:rsidR="008055F0" w:rsidRPr="008055F0" w:rsidDel="00F14F9D" w:rsidRDefault="008055F0">
      <w:pPr>
        <w:rPr>
          <w:del w:id="6341" w:author="John Clevenger" w:date="2022-06-15T17:47:00Z"/>
          <w:rStyle w:val="CODE"/>
        </w:rPr>
      </w:pPr>
      <w:del w:id="6342" w:author="John Clevenger" w:date="2022-06-15T17:47:00Z">
        <w:r w:rsidRPr="008055F0" w:rsidDel="00F14F9D">
          <w:rPr>
            <w:rStyle w:val="CODE"/>
          </w:rPr>
          <w:delText>Report 35 Notifications XML</w:delText>
        </w:r>
      </w:del>
    </w:p>
    <w:p w14:paraId="36FE07E6" w14:textId="72A2F9A9" w:rsidR="008055F0" w:rsidRPr="008055F0" w:rsidDel="00F14F9D" w:rsidRDefault="008055F0">
      <w:pPr>
        <w:rPr>
          <w:del w:id="6343" w:author="John Clevenger" w:date="2022-06-15T17:47:00Z"/>
          <w:rStyle w:val="CODE"/>
        </w:rPr>
      </w:pPr>
      <w:del w:id="6344" w:author="John Clevenger" w:date="2022-06-15T17:47:00Z">
        <w:r w:rsidRPr="008055F0" w:rsidDel="00F14F9D">
          <w:rPr>
            <w:rStyle w:val="CODE"/>
          </w:rPr>
          <w:delText>Report 36 Finalize-Certify</w:delText>
        </w:r>
      </w:del>
    </w:p>
    <w:p w14:paraId="4A81C564" w14:textId="3F60D30B" w:rsidR="008055F0" w:rsidRPr="008055F0" w:rsidDel="00F14F9D" w:rsidRDefault="008055F0">
      <w:pPr>
        <w:rPr>
          <w:del w:id="6345" w:author="John Clevenger" w:date="2022-06-15T17:47:00Z"/>
          <w:rStyle w:val="CODE"/>
        </w:rPr>
      </w:pPr>
      <w:del w:id="6346" w:author="John Clevenger" w:date="2022-06-15T17:47:00Z">
        <w:r w:rsidRPr="008055F0" w:rsidDel="00F14F9D">
          <w:rPr>
            <w:rStyle w:val="CODE"/>
          </w:rPr>
          <w:delText>Report 37 Internal Dump</w:delText>
        </w:r>
      </w:del>
    </w:p>
    <w:p w14:paraId="6F7E6810" w14:textId="3F1B13D1" w:rsidR="008055F0" w:rsidRPr="008055F0" w:rsidDel="00F14F9D" w:rsidRDefault="008055F0">
      <w:pPr>
        <w:rPr>
          <w:del w:id="6347" w:author="John Clevenger" w:date="2022-06-15T17:47:00Z"/>
          <w:rStyle w:val="CODE"/>
        </w:rPr>
      </w:pPr>
      <w:del w:id="6348" w:author="John Clevenger" w:date="2022-06-15T17:47:00Z">
        <w:r w:rsidRPr="008055F0" w:rsidDel="00F14F9D">
          <w:rPr>
            <w:rStyle w:val="CODE"/>
          </w:rPr>
          <w:delText>Report 38 Passwords</w:delText>
        </w:r>
      </w:del>
    </w:p>
    <w:p w14:paraId="5F6B2CBD" w14:textId="3C5CE34F" w:rsidR="008055F0" w:rsidRPr="008055F0" w:rsidDel="00F14F9D" w:rsidRDefault="008055F0">
      <w:pPr>
        <w:rPr>
          <w:del w:id="6349" w:author="John Clevenger" w:date="2022-06-15T17:47:00Z"/>
          <w:rStyle w:val="CODE"/>
        </w:rPr>
      </w:pPr>
      <w:del w:id="6350" w:author="John Clevenger" w:date="2022-06-15T17:47:00Z">
        <w:r w:rsidRPr="008055F0" w:rsidDel="00F14F9D">
          <w:rPr>
            <w:rStyle w:val="CODE"/>
          </w:rPr>
          <w:delText>Report 39 accounts.tsv (team and judges)</w:delText>
        </w:r>
      </w:del>
    </w:p>
    <w:p w14:paraId="2DA0437A" w14:textId="71D5D547" w:rsidR="008055F0" w:rsidRPr="008055F0" w:rsidDel="00F14F9D" w:rsidRDefault="008055F0">
      <w:pPr>
        <w:rPr>
          <w:del w:id="6351" w:author="John Clevenger" w:date="2022-06-15T17:47:00Z"/>
          <w:rStyle w:val="CODE"/>
        </w:rPr>
      </w:pPr>
      <w:del w:id="6352" w:author="John Clevenger" w:date="2022-06-15T17:47:00Z">
        <w:r w:rsidRPr="008055F0" w:rsidDel="00F14F9D">
          <w:rPr>
            <w:rStyle w:val="CODE"/>
          </w:rPr>
          <w:delText>Report 40 accounts.tsv (all accounts)</w:delText>
        </w:r>
      </w:del>
    </w:p>
    <w:p w14:paraId="7849599D" w14:textId="1D5770E0" w:rsidR="008055F0" w:rsidRPr="008055F0" w:rsidDel="00F14F9D" w:rsidRDefault="008055F0">
      <w:pPr>
        <w:rPr>
          <w:del w:id="6353" w:author="John Clevenger" w:date="2022-06-15T17:47:00Z"/>
          <w:rStyle w:val="CODE"/>
        </w:rPr>
      </w:pPr>
      <w:del w:id="6354" w:author="John Clevenger" w:date="2022-06-15T17:47:00Z">
        <w:r w:rsidRPr="008055F0" w:rsidDel="00F14F9D">
          <w:rPr>
            <w:rStyle w:val="CODE"/>
          </w:rPr>
          <w:delText>Report 41 runs.tsv Report</w:delText>
        </w:r>
      </w:del>
    </w:p>
    <w:p w14:paraId="30FFC204" w14:textId="00CFBC58" w:rsidR="008055F0" w:rsidRPr="008055F0" w:rsidDel="00F14F9D" w:rsidRDefault="008055F0">
      <w:pPr>
        <w:rPr>
          <w:del w:id="6355" w:author="John Clevenger" w:date="2022-06-15T17:47:00Z"/>
          <w:rStyle w:val="CODE"/>
        </w:rPr>
      </w:pPr>
      <w:del w:id="6356" w:author="John Clevenger" w:date="2022-06-15T17:47:00Z">
        <w:r w:rsidRPr="008055F0" w:rsidDel="00F14F9D">
          <w:rPr>
            <w:rStyle w:val="CODE"/>
          </w:rPr>
          <w:delText>Report 42 JSON Standings</w:delText>
        </w:r>
      </w:del>
    </w:p>
    <w:p w14:paraId="5EC2CF2B" w14:textId="116E4AF6" w:rsidR="008055F0" w:rsidRPr="008055F0" w:rsidDel="00F14F9D" w:rsidRDefault="008055F0">
      <w:pPr>
        <w:rPr>
          <w:del w:id="6357" w:author="John Clevenger" w:date="2022-06-15T17:47:00Z"/>
          <w:rStyle w:val="CODE"/>
        </w:rPr>
      </w:pPr>
      <w:del w:id="6358" w:author="John Clevenger" w:date="2022-06-15T17:47:00Z">
        <w:r w:rsidRPr="008055F0" w:rsidDel="00F14F9D">
          <w:rPr>
            <w:rStyle w:val="CODE"/>
          </w:rPr>
          <w:delText>Report 43 Unused 2013 Event Feed XML</w:delText>
        </w:r>
      </w:del>
    </w:p>
    <w:p w14:paraId="72929BE7" w14:textId="282AACC4" w:rsidR="008055F0" w:rsidRPr="008055F0" w:rsidDel="00F14F9D" w:rsidRDefault="008055F0">
      <w:pPr>
        <w:rPr>
          <w:del w:id="6359" w:author="John Clevenger" w:date="2022-06-15T17:47:00Z"/>
          <w:rStyle w:val="CODE"/>
        </w:rPr>
      </w:pPr>
      <w:del w:id="6360" w:author="John Clevenger" w:date="2022-06-15T17:47:00Z">
        <w:r w:rsidRPr="008055F0" w:rsidDel="00F14F9D">
          <w:rPr>
            <w:rStyle w:val="CODE"/>
          </w:rPr>
          <w:delText>Report 44 userdata.tsv</w:delText>
        </w:r>
      </w:del>
    </w:p>
    <w:p w14:paraId="7D73F3B6" w14:textId="19391CA0" w:rsidR="008055F0" w:rsidRPr="008055F0" w:rsidDel="00F14F9D" w:rsidRDefault="008055F0">
      <w:pPr>
        <w:rPr>
          <w:del w:id="6361" w:author="John Clevenger" w:date="2022-06-15T17:47:00Z"/>
          <w:rStyle w:val="CODE"/>
        </w:rPr>
      </w:pPr>
      <w:del w:id="6362" w:author="John Clevenger" w:date="2022-06-15T17:47:00Z">
        <w:r w:rsidRPr="008055F0" w:rsidDel="00F14F9D">
          <w:rPr>
            <w:rStyle w:val="CODE"/>
          </w:rPr>
          <w:delText>Report 45 groups.tsv</w:delText>
        </w:r>
      </w:del>
    </w:p>
    <w:p w14:paraId="645984A0" w14:textId="43CD4472" w:rsidR="008055F0" w:rsidRPr="008055F0" w:rsidDel="00F14F9D" w:rsidRDefault="008055F0">
      <w:pPr>
        <w:rPr>
          <w:del w:id="6363" w:author="John Clevenger" w:date="2022-06-15T17:47:00Z"/>
          <w:rStyle w:val="CODE"/>
        </w:rPr>
      </w:pPr>
      <w:del w:id="6364" w:author="John Clevenger" w:date="2022-06-15T17:47:00Z">
        <w:r w:rsidRPr="008055F0" w:rsidDel="00F14F9D">
          <w:rPr>
            <w:rStyle w:val="CODE"/>
          </w:rPr>
          <w:delText>Report 46 teams.tsv</w:delText>
        </w:r>
      </w:del>
    </w:p>
    <w:p w14:paraId="5941E389" w14:textId="6AAEFC32" w:rsidR="008055F0" w:rsidRPr="008055F0" w:rsidDel="00F14F9D" w:rsidRDefault="008055F0">
      <w:pPr>
        <w:rPr>
          <w:del w:id="6365" w:author="John Clevenger" w:date="2022-06-15T17:47:00Z"/>
          <w:rStyle w:val="CODE"/>
        </w:rPr>
      </w:pPr>
      <w:del w:id="6366" w:author="John Clevenger" w:date="2022-06-15T17:47:00Z">
        <w:r w:rsidRPr="008055F0" w:rsidDel="00F14F9D">
          <w:rPr>
            <w:rStyle w:val="CODE"/>
          </w:rPr>
          <w:delText>Report 47 scoreboard.tsv</w:delText>
        </w:r>
      </w:del>
    </w:p>
    <w:p w14:paraId="4FC2F0CF" w14:textId="7171A3AF" w:rsidR="008055F0" w:rsidRPr="008055F0" w:rsidDel="00F14F9D" w:rsidRDefault="008055F0">
      <w:pPr>
        <w:rPr>
          <w:del w:id="6367" w:author="John Clevenger" w:date="2022-06-15T17:47:00Z"/>
          <w:rStyle w:val="CODE"/>
        </w:rPr>
      </w:pPr>
      <w:del w:id="6368" w:author="John Clevenger" w:date="2022-06-15T17:47:00Z">
        <w:r w:rsidRPr="008055F0" w:rsidDel="00F14F9D">
          <w:rPr>
            <w:rStyle w:val="CODE"/>
          </w:rPr>
          <w:delText>Report 48 submissions.tsv</w:delText>
        </w:r>
      </w:del>
    </w:p>
    <w:p w14:paraId="049D2093" w14:textId="5C6836F5" w:rsidR="008055F0" w:rsidRPr="008055F0" w:rsidDel="00F14F9D" w:rsidRDefault="008055F0">
      <w:pPr>
        <w:rPr>
          <w:del w:id="6369" w:author="John Clevenger" w:date="2022-06-15T17:47:00Z"/>
          <w:rStyle w:val="CODE"/>
        </w:rPr>
      </w:pPr>
      <w:del w:id="6370" w:author="John Clevenger" w:date="2022-06-15T17:47:00Z">
        <w:r w:rsidRPr="008055F0" w:rsidDel="00F14F9D">
          <w:rPr>
            <w:rStyle w:val="CODE"/>
          </w:rPr>
          <w:delText>Report 49 ICPC Tools Event Feed</w:delText>
        </w:r>
      </w:del>
    </w:p>
    <w:p w14:paraId="1AF7660C" w14:textId="218A9CBD" w:rsidR="008055F0" w:rsidRPr="008055F0" w:rsidDel="00F14F9D" w:rsidRDefault="008055F0">
      <w:pPr>
        <w:rPr>
          <w:del w:id="6371" w:author="John Clevenger" w:date="2022-06-15T17:47:00Z"/>
          <w:rStyle w:val="CODE"/>
        </w:rPr>
      </w:pPr>
      <w:del w:id="6372" w:author="John Clevenger" w:date="2022-06-15T17:47:00Z">
        <w:r w:rsidRPr="008055F0" w:rsidDel="00F14F9D">
          <w:rPr>
            <w:rStyle w:val="CODE"/>
          </w:rPr>
          <w:delText>Report 50 Auto Judging Settings</w:delText>
        </w:r>
      </w:del>
    </w:p>
    <w:p w14:paraId="20128825" w14:textId="221F54E2" w:rsidR="008055F0" w:rsidRPr="008055F0" w:rsidDel="00F14F9D" w:rsidRDefault="008055F0">
      <w:pPr>
        <w:rPr>
          <w:del w:id="6373" w:author="John Clevenger" w:date="2022-06-15T17:47:00Z"/>
          <w:rStyle w:val="CODE"/>
        </w:rPr>
      </w:pPr>
      <w:del w:id="6374" w:author="John Clevenger" w:date="2022-06-15T17:47:00Z">
        <w:r w:rsidRPr="008055F0" w:rsidDel="00F14F9D">
          <w:rPr>
            <w:rStyle w:val="CODE"/>
          </w:rPr>
          <w:delText>Report 51 Judging Analysis</w:delText>
        </w:r>
      </w:del>
    </w:p>
    <w:p w14:paraId="01FDA63F" w14:textId="00FEE917" w:rsidR="008055F0" w:rsidRPr="008055F0" w:rsidDel="00F14F9D" w:rsidRDefault="008055F0">
      <w:pPr>
        <w:rPr>
          <w:del w:id="6375" w:author="John Clevenger" w:date="2022-06-15T17:47:00Z"/>
          <w:rStyle w:val="CODE"/>
        </w:rPr>
      </w:pPr>
      <w:del w:id="6376" w:author="John Clevenger" w:date="2022-06-15T17:47:00Z">
        <w:r w:rsidRPr="008055F0" w:rsidDel="00F14F9D">
          <w:rPr>
            <w:rStyle w:val="CODE"/>
          </w:rPr>
          <w:delText>Report 52 JSON 2016 Scoreboard</w:delText>
        </w:r>
      </w:del>
    </w:p>
    <w:p w14:paraId="46F654CA" w14:textId="26C35E47" w:rsidR="0022754D" w:rsidRDefault="008055F0" w:rsidP="006A0DFE">
      <w:pPr>
        <w:rPr>
          <w:ins w:id="6377" w:author="John Clevenger" w:date="2022-06-15T17:18:00Z"/>
          <w:rStyle w:val="CODE"/>
        </w:rPr>
      </w:pPr>
      <w:del w:id="6378" w:author="John Clevenger" w:date="2022-06-15T17:47:00Z">
        <w:r w:rsidRPr="008055F0" w:rsidDel="00F14F9D">
          <w:rPr>
            <w:rStyle w:val="CODE"/>
          </w:rPr>
          <w:delText>Report 53 Contest Data Package</w:delText>
        </w:r>
      </w:del>
    </w:p>
    <w:p w14:paraId="6D4A45A1" w14:textId="338C760F" w:rsidR="0022754D" w:rsidRDefault="0022754D" w:rsidP="008055F0">
      <w:pPr>
        <w:rPr>
          <w:ins w:id="6379" w:author="John Clevenger" w:date="2022-06-15T17:18:00Z"/>
          <w:rStyle w:val="CODE"/>
        </w:rPr>
      </w:pPr>
    </w:p>
    <w:p w14:paraId="41B2E0BF" w14:textId="091869DC" w:rsidR="00B01D70" w:rsidDel="005717C4" w:rsidRDefault="00B01D70">
      <w:pPr>
        <w:pStyle w:val="Appendix"/>
        <w:rPr>
          <w:del w:id="6380" w:author="John Clevenger" w:date="2022-06-15T18:11:00Z"/>
        </w:rPr>
        <w:pPrChange w:id="6381" w:author="John Clevenger" w:date="2022-12-15T15:50:00Z">
          <w:pPr/>
        </w:pPrChange>
      </w:pPr>
    </w:p>
    <w:p w14:paraId="6A13615F" w14:textId="4F1F6B53" w:rsidR="00BC7198" w:rsidRDefault="00BC7198" w:rsidP="00956225">
      <w:pPr>
        <w:pStyle w:val="Appendix"/>
      </w:pPr>
      <w:bookmarkStart w:id="6382" w:name="_Toc132121051"/>
      <w:r>
        <w:lastRenderedPageBreak/>
        <w:t>Appendix L – PC</w:t>
      </w:r>
      <w:r w:rsidRPr="00BC7198">
        <w:rPr>
          <w:vertAlign w:val="superscript"/>
        </w:rPr>
        <w:t>2</w:t>
      </w:r>
      <w:r>
        <w:t xml:space="preserve"> </w:t>
      </w:r>
      <w:r w:rsidR="00920F80">
        <w:t xml:space="preserve">XML </w:t>
      </w:r>
      <w:r w:rsidR="006430FA">
        <w:t xml:space="preserve">(Legacy) </w:t>
      </w:r>
      <w:r>
        <w:t>Event Feed</w:t>
      </w:r>
      <w:bookmarkEnd w:id="6382"/>
    </w:p>
    <w:p w14:paraId="048B5B72" w14:textId="3C6D956A"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ins w:id="6383" w:author="John Clevenger" w:date="2022-06-16T11:11:00Z">
        <w:r w:rsidR="00337891">
          <w:fldChar w:fldCharType="begin"/>
        </w:r>
        <w:r w:rsidR="00337891">
          <w:instrText xml:space="preserve"> HYPERLINK "https://ccs-specs.icpc.io" </w:instrText>
        </w:r>
        <w:r w:rsidR="00337891">
          <w:fldChar w:fldCharType="separate"/>
        </w:r>
        <w:r w:rsidR="00337891" w:rsidRPr="00337891">
          <w:rPr>
            <w:rStyle w:val="Hyperlink"/>
          </w:rPr>
          <w:t>https://ccs-specs.icpc.io</w:t>
        </w:r>
        <w:r w:rsidR="00337891">
          <w:fldChar w:fldCharType="end"/>
        </w:r>
      </w:ins>
      <w:del w:id="6384" w:author="John Clevenger" w:date="2022-06-16T11:10:00Z">
        <w:r w:rsidR="00FE3AD6" w:rsidDel="00337891">
          <w:fldChar w:fldCharType="begin"/>
        </w:r>
        <w:r w:rsidR="00FE3AD6" w:rsidDel="00337891">
          <w:delInstrText xml:space="preserve"> HYPERLINK "https://clics.ecs.baylor.edu/index.php/Main_Page" </w:delInstrText>
        </w:r>
        <w:r w:rsidR="00FE3AD6" w:rsidDel="00337891">
          <w:fldChar w:fldCharType="separate"/>
        </w:r>
      </w:del>
      <w:r w:rsidR="005A0BAC">
        <w:rPr>
          <w:b/>
          <w:bCs/>
        </w:rPr>
        <w:t>Error! Hyperlink reference not valid.</w:t>
      </w:r>
      <w:del w:id="6385" w:author="John Clevenger" w:date="2022-06-16T11:10:00Z">
        <w:r w:rsidR="00FE3AD6" w:rsidDel="00337891">
          <w:rPr>
            <w:rStyle w:val="Hyperlink"/>
          </w:rPr>
          <w:fldChar w:fldCharType="end"/>
        </w:r>
      </w:del>
      <w:r w:rsidR="00920F80">
        <w:t xml:space="preserve">).  </w:t>
      </w:r>
      <w:del w:id="6386" w:author="John Clevenger" w:date="2022-06-16T11:12:00Z">
        <w:r w:rsidR="00920F80" w:rsidDel="00337891">
          <w:delText xml:space="preserve">Included in CLICS (at </w:delText>
        </w:r>
        <w:r w:rsidR="00FE3AD6" w:rsidDel="00337891">
          <w:fldChar w:fldCharType="begin"/>
        </w:r>
        <w:r w:rsidR="00FE3AD6" w:rsidDel="00337891">
          <w:delInstrText xml:space="preserve"> HYPERLINK "https://clics.ecs.baylor.edu/index.php?title=Event_Feed_2016" </w:delInstrText>
        </w:r>
        <w:r w:rsidR="00FE3AD6" w:rsidDel="00337891">
          <w:fldChar w:fldCharType="separate"/>
        </w:r>
      </w:del>
      <w:r w:rsidR="005A0BAC">
        <w:rPr>
          <w:b/>
          <w:bCs/>
        </w:rPr>
        <w:t>Error! Hyperlink reference not valid.</w:t>
      </w:r>
      <w:del w:id="6387" w:author="John Clevenger" w:date="2022-06-16T11:12:00Z">
        <w:r w:rsidR="00FE3AD6" w:rsidDel="00337891">
          <w:rPr>
            <w:rStyle w:val="Hyperlink"/>
          </w:rPr>
          <w:fldChar w:fldCharType="end"/>
        </w:r>
        <w:r w:rsidR="00920F80" w:rsidDel="00337891">
          <w:delText>) is</w:delText>
        </w:r>
      </w:del>
      <w:ins w:id="6388" w:author="John Clevenger" w:date="2022-06-16T11:12:00Z">
        <w:r w:rsidR="00337891">
          <w:t>Older versions of the CLICS specifications included support for a</w:t>
        </w:r>
      </w:ins>
      <w:del w:id="6389" w:author="John Clevenger" w:date="2022-06-16T11:12:00Z">
        <w:r w:rsidR="00920F80" w:rsidDel="00337891">
          <w:delText xml:space="preserve"> a specification for a</w:delText>
        </w:r>
      </w:del>
      <w:r w:rsidR="00920F80">
        <w:t xml:space="preserve">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70"/>
      </w:r>
    </w:p>
    <w:p w14:paraId="713FE766" w14:textId="596C2CEE"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w:t>
      </w:r>
      <w:ins w:id="6391" w:author="John Clevenger" w:date="2022-06-16T11:14:00Z">
        <w:r w:rsidR="003C2BB7">
          <w:t xml:space="preserve">Legacy </w:t>
        </w:r>
      </w:ins>
      <w:r w:rsidR="00C64F94">
        <w:t xml:space="preserve">Event Feed </w:t>
      </w:r>
      <w:r w:rsidR="00F12D22">
        <w:t xml:space="preserve">described in the </w:t>
      </w:r>
      <w:ins w:id="6392" w:author="John Clevenger" w:date="2022-06-16T11:14:00Z">
        <w:r w:rsidR="003C2BB7">
          <w:t xml:space="preserve">older </w:t>
        </w:r>
      </w:ins>
      <w:r w:rsidR="00F12D22">
        <w:t>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71"/>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72"/>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5B4F0B0C"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w:t>
      </w:r>
      <w:del w:id="6395" w:author="John Clevenger" w:date="2022-06-16T11:15:00Z">
        <w:r w:rsidR="00974279" w:rsidDel="003C2BB7">
          <w:delText>in order to</w:delText>
        </w:r>
      </w:del>
      <w:ins w:id="6396" w:author="John Clevenger" w:date="2022-06-16T11:15:00Z">
        <w:r w:rsidR="003C2BB7">
          <w:t>to</w:t>
        </w:r>
      </w:ins>
      <w:r w:rsidR="00974279">
        <w:t xml:space="preserve">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 xml:space="preserve">To start the </w:t>
      </w:r>
      <w:proofErr w:type="gramStart"/>
      <w:r>
        <w:t>EF</w:t>
      </w:r>
      <w:r w:rsidR="006B790F">
        <w:t xml:space="preserve"> </w:t>
      </w:r>
      <w:r>
        <w:t>Client</w:t>
      </w:r>
      <w:proofErr w:type="gramEnd"/>
      <w:r>
        <w:t xml:space="preserve">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w:t>
      </w:r>
      <w:proofErr w:type="gramStart"/>
      <w:r w:rsidR="00C52D37">
        <w:t>Accounts</w:t>
      </w:r>
      <w:r>
        <w:t>”</w:t>
      </w:r>
      <w:r w:rsidR="00C52D37">
        <w:t xml:space="preserve">  (</w:t>
      </w:r>
      <w:proofErr w:type="gramEnd"/>
      <w:r w:rsidR="00C52D37">
        <w:t>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60288" behindDoc="0" locked="0" layoutInCell="1" allowOverlap="1" wp14:anchorId="35C5433C" wp14:editId="02ACFF27">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w:t>
      </w:r>
      <w:proofErr w:type="spellStart"/>
      <w:r w:rsidRPr="003B41BA">
        <w:rPr>
          <w:rFonts w:ascii="Courier New" w:hAnsi="Courier New" w:cs="Courier New"/>
          <w:b/>
        </w:rPr>
        <w:t>nogui</w:t>
      </w:r>
      <w:proofErr w:type="spellEnd"/>
      <w:r w:rsidRPr="003B41BA">
        <w:rPr>
          <w:rFonts w:ascii="Courier New" w:hAnsi="Courier New" w:cs="Courier New"/>
          <w:b/>
        </w:rPr>
        <w:t xml:space="preserve"> --login &lt;account&gt; --password &lt;pw&gt;</w:t>
      </w:r>
    </w:p>
    <w:p w14:paraId="4F5F6934" w14:textId="427B5238"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w:t>
      </w:r>
      <w:del w:id="6397" w:author="John Clevenger" w:date="2022-06-16T11:15:00Z">
        <w:r w:rsidDel="003C2BB7">
          <w:delText>omitted</w:delText>
        </w:r>
      </w:del>
      <w:ins w:id="6398" w:author="John Clevenger" w:date="2022-06-16T11:15:00Z">
        <w:r w:rsidR="003C2BB7">
          <w:t>omitted,</w:t>
        </w:r>
      </w:ins>
      <w:r>
        <w:t xml:space="preserve">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FB98000"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del w:id="6399" w:author="John Clevenger" w:date="2022-06-16T11:15:00Z">
        <w:r w:rsidRPr="008A2617" w:rsidDel="003C2BB7">
          <w:rPr>
            <w:rFonts w:ascii="Arial" w:hAnsi="Arial" w:cs="Arial"/>
          </w:rPr>
          <w:delText>&gt;</w:delText>
        </w:r>
        <w:r w:rsidDel="003C2BB7">
          <w:delText xml:space="preserve"> </w:delText>
        </w:r>
        <w:r w:rsidR="00C52D37" w:rsidDel="003C2BB7">
          <w:delText xml:space="preserve"> XML</w:delText>
        </w:r>
      </w:del>
      <w:ins w:id="6400" w:author="John Clevenger" w:date="2022-06-16T11:15:00Z">
        <w:r w:rsidR="003C2BB7" w:rsidRPr="008A2617">
          <w:rPr>
            <w:rFonts w:ascii="Arial" w:hAnsi="Arial" w:cs="Arial"/>
          </w:rPr>
          <w:t>&gt;</w:t>
        </w:r>
        <w:r w:rsidR="003C2BB7">
          <w:t xml:space="preserve"> XML</w:t>
        </w:r>
      </w:ins>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 xml:space="preserve">tab of the </w:t>
      </w:r>
      <w:proofErr w:type="gramStart"/>
      <w:r w:rsidR="001F70FC">
        <w:t>Admin</w:t>
      </w:r>
      <w:proofErr w:type="gramEnd"/>
      <w:r w:rsidR="001F70FC">
        <w:t>;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 xml:space="preserve">The finalization process includes the specification of the ranks (team places) which should receive </w:t>
      </w:r>
      <w:proofErr w:type="gramStart"/>
      <w:r>
        <w:t>Gold, Silver, and Bronze</w:t>
      </w:r>
      <w:proofErr w:type="gramEnd"/>
      <w:r>
        <w:t xml:space="preserv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3C1D6AA3"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w:t>
      </w:r>
      <w:proofErr w:type="spellStart"/>
      <w:r w:rsidR="00664437">
        <w:t>ICPCTools</w:t>
      </w:r>
      <w:proofErr w:type="spellEnd"/>
      <w:r w:rsidR="00664437">
        <w:t xml:space="preserve"> Resolver</w:t>
      </w:r>
      <w:r w:rsidR="00941863">
        <w:t>”</w:t>
      </w:r>
      <w:r w:rsidR="00664437">
        <w:t xml:space="preserve">; see </w:t>
      </w:r>
      <w:ins w:id="6401" w:author="John Clevenger" w:date="2022-06-16T11:16:00Z">
        <w:r w:rsidR="003C2BB7">
          <w:fldChar w:fldCharType="begin"/>
        </w:r>
        <w:r w:rsidR="003C2BB7">
          <w:instrText xml:space="preserve"> HYPERLINK "https://tools.icpc.global" </w:instrText>
        </w:r>
        <w:r w:rsidR="003C2BB7">
          <w:fldChar w:fldCharType="separate"/>
        </w:r>
        <w:r w:rsidR="003C2BB7" w:rsidRPr="003C2BB7">
          <w:rPr>
            <w:rStyle w:val="Hyperlink"/>
          </w:rPr>
          <w:t>https://tools.icpc.global</w:t>
        </w:r>
        <w:r w:rsidR="003C2BB7">
          <w:fldChar w:fldCharType="end"/>
        </w:r>
      </w:ins>
      <w:del w:id="6402" w:author="John Clevenger" w:date="2022-06-16T11:16:00Z">
        <w:r w:rsidR="00FE3AD6" w:rsidDel="003C2BB7">
          <w:fldChar w:fldCharType="begin"/>
        </w:r>
        <w:r w:rsidR="00FE3AD6" w:rsidDel="003C2BB7">
          <w:delInstrText xml:space="preserve"> HYPERLINK "https://icpc.baylor.edu/icpctools/" </w:delInstrText>
        </w:r>
        <w:r w:rsidR="00FE3AD6" w:rsidDel="003C2BB7">
          <w:fldChar w:fldCharType="separate"/>
        </w:r>
      </w:del>
      <w:r w:rsidR="005A0BAC">
        <w:rPr>
          <w:b/>
          <w:bCs/>
        </w:rPr>
        <w:t>Error! Hyperlink reference not valid.</w:t>
      </w:r>
      <w:del w:id="6403" w:author="John Clevenger" w:date="2022-06-16T11:16:00Z">
        <w:r w:rsidR="00FE3AD6" w:rsidDel="003C2BB7">
          <w:rPr>
            <w:rStyle w:val="Hyperlink"/>
          </w:rPr>
          <w:fldChar w:fldCharType="end"/>
        </w:r>
      </w:del>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w:t>
      </w:r>
      <w:del w:id="6404" w:author="John Clevenger" w:date="2022-06-16T11:16:00Z">
        <w:r w:rsidR="00664437" w:rsidRPr="00941863" w:rsidDel="003C2BB7">
          <w:rPr>
            <w:i/>
          </w:rPr>
          <w:delText>insure</w:delText>
        </w:r>
      </w:del>
      <w:ins w:id="6405" w:author="John Clevenger" w:date="2022-06-16T11:16:00Z">
        <w:r w:rsidR="003C2BB7" w:rsidRPr="00941863">
          <w:rPr>
            <w:i/>
          </w:rPr>
          <w:t>ensure</w:t>
        </w:r>
      </w:ins>
      <w:r w:rsidR="00664437" w:rsidRPr="00664437">
        <w:rPr>
          <w:i/>
        </w:rPr>
        <w:t xml:space="preserve"> that all teams in the contest have unique team numbers</w:t>
      </w:r>
      <w:r w:rsidR="00664437">
        <w:t>.  This is because the XML Event Feed outputs the team ID (team number</w:t>
      </w:r>
      <w:del w:id="6406" w:author="John Clevenger" w:date="2022-06-16T11:16:00Z">
        <w:r w:rsidR="00664437" w:rsidDel="003C2BB7">
          <w:delText>), and</w:delText>
        </w:r>
      </w:del>
      <w:ins w:id="6407" w:author="John Clevenger" w:date="2022-06-16T11:16:00Z">
        <w:r w:rsidR="003C2BB7">
          <w:t>) and</w:t>
        </w:r>
      </w:ins>
      <w:r w:rsidR="00664437">
        <w:t xml:space="preserve">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w:t>
      </w:r>
      <w:proofErr w:type="spellStart"/>
      <w:r w:rsidR="00941863">
        <w:t>ICPCTools</w:t>
      </w:r>
      <w:proofErr w:type="spellEnd"/>
      <w:r w:rsidR="00941863">
        <w:t xml:space="preserve"> Resolver (and possibly with other tools as well).  </w:t>
      </w:r>
    </w:p>
    <w:p w14:paraId="212FF378" w14:textId="0FA36C51"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w:t>
      </w:r>
      <w:r>
        <w:lastRenderedPageBreak/>
        <w:t>example, specify “Start Account Number at: 10</w:t>
      </w:r>
      <w:r w:rsidR="00C350ED">
        <w:t>1</w:t>
      </w:r>
      <w:r>
        <w:t>” for teams at Site 1; specify “Start Account Number at: 20</w:t>
      </w:r>
      <w:r w:rsidR="00C350ED">
        <w:t>1</w:t>
      </w:r>
      <w:r>
        <w:t>” for teams at Site 2, etc.</w:t>
      </w:r>
      <w:r w:rsidR="00747009">
        <w:rPr>
          <w:rStyle w:val="FootnoteReference"/>
        </w:rPr>
        <w:footnoteReference w:id="73"/>
      </w:r>
      <w:r>
        <w:t xml:space="preserve">).  This will </w:t>
      </w:r>
      <w:del w:id="6408" w:author="John Clevenger" w:date="2022-06-16T11:17:00Z">
        <w:r w:rsidDel="003C2BB7">
          <w:delText>insure</w:delText>
        </w:r>
      </w:del>
      <w:ins w:id="6409" w:author="John Clevenger" w:date="2022-06-16T11:17:00Z">
        <w:r w:rsidR="003C2BB7">
          <w:t>ensure</w:t>
        </w:r>
      </w:ins>
      <w:r>
        <w:t xml:space="preserv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956225">
      <w:pPr>
        <w:pStyle w:val="Appendix"/>
      </w:pPr>
      <w:bookmarkStart w:id="6410" w:name="_Toc132121052"/>
      <w:r>
        <w:lastRenderedPageBreak/>
        <w:t>Appendix M – PC</w:t>
      </w:r>
      <w:r w:rsidRPr="00BC7198">
        <w:rPr>
          <w:vertAlign w:val="superscript"/>
        </w:rPr>
        <w:t>2</w:t>
      </w:r>
      <w:r>
        <w:t xml:space="preserve"> Web Services</w:t>
      </w:r>
      <w:bookmarkEnd w:id="6410"/>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74"/>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65408" behindDoc="0" locked="0" layoutInCell="1" allowOverlap="1" wp14:anchorId="06E6D9EF" wp14:editId="41C52A73">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proofErr w:type="spellStart"/>
      <w:r w:rsidRPr="00E24905">
        <w:rPr>
          <w:rFonts w:ascii="Arial" w:hAnsi="Arial" w:cs="Arial"/>
        </w:rPr>
        <w:t>BasicAuth</w:t>
      </w:r>
      <w:proofErr w:type="spellEnd"/>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87" w:history="1">
        <w:proofErr w:type="spellStart"/>
        <w:r w:rsidR="00E24905" w:rsidRPr="00E24905">
          <w:rPr>
            <w:rStyle w:val="Hyperlink"/>
          </w:rPr>
          <w:t>BasicAuth</w:t>
        </w:r>
        <w:proofErr w:type="spellEnd"/>
        <w:r w:rsidR="00E24905" w:rsidRPr="00E24905">
          <w:rPr>
            <w:rStyle w:val="Hyperlink"/>
          </w:rPr>
          <w:t xml:space="preserve"> specification</w:t>
        </w:r>
      </w:hyperlink>
      <w:r>
        <w:t>.</w:t>
      </w:r>
      <w:r w:rsidR="00595EC6">
        <w:rPr>
          <w:rStyle w:val="FootnoteReference"/>
        </w:rPr>
        <w:footnoteReference w:id="75"/>
      </w:r>
      <w:r>
        <w:t xml:space="preserve"> </w:t>
      </w:r>
      <w:r w:rsidR="00D70DB8">
        <w:t xml:space="preserve"> The web server </w:t>
      </w:r>
      <w:r w:rsidR="00E24905">
        <w:t xml:space="preserve">obtains credential information (for comparing against the user/password provided by connecting clients) by reading a file named </w:t>
      </w:r>
      <w:proofErr w:type="spellStart"/>
      <w:r w:rsidR="00C135FD" w:rsidRPr="00345803">
        <w:rPr>
          <w:rFonts w:ascii="Arial" w:hAnsi="Arial" w:cs="Arial"/>
          <w:b/>
          <w:sz w:val="20"/>
        </w:rPr>
        <w:t>realm.properties</w:t>
      </w:r>
      <w:proofErr w:type="spellEnd"/>
      <w:r w:rsidR="00C135FD">
        <w:t xml:space="preserve">, which must exist in the folder from which the </w:t>
      </w:r>
      <w:r w:rsidR="00D40FB8">
        <w:t xml:space="preserve">Event </w:t>
      </w:r>
      <w:r w:rsidR="00C135FD">
        <w:t>F</w:t>
      </w:r>
      <w:r w:rsidR="00D40FB8">
        <w:t>eed</w:t>
      </w:r>
      <w:r w:rsidR="00E24905">
        <w:t xml:space="preserve"> login is started.  (A sample </w:t>
      </w:r>
      <w:proofErr w:type="spellStart"/>
      <w:proofErr w:type="gramStart"/>
      <w:r w:rsidR="00E24905" w:rsidRPr="00345803">
        <w:rPr>
          <w:rFonts w:ascii="Arial" w:hAnsi="Arial" w:cs="Arial"/>
          <w:b/>
          <w:sz w:val="20"/>
        </w:rPr>
        <w:t>realm.properties</w:t>
      </w:r>
      <w:proofErr w:type="spellEnd"/>
      <w:proofErr w:type="gramEnd"/>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proofErr w:type="spellStart"/>
      <w:proofErr w:type="gramStart"/>
      <w:r w:rsidRPr="00345803">
        <w:rPr>
          <w:rFonts w:ascii="Arial" w:hAnsi="Arial" w:cs="Arial"/>
          <w:b/>
          <w:sz w:val="20"/>
        </w:rPr>
        <w:t>realm.properties</w:t>
      </w:r>
      <w:proofErr w:type="spellEnd"/>
      <w:proofErr w:type="gramEnd"/>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proofErr w:type="spellStart"/>
      <w:proofErr w:type="gramStart"/>
      <w:r w:rsidRPr="00345803">
        <w:rPr>
          <w:rFonts w:ascii="Arial" w:hAnsi="Arial" w:cs="Arial"/>
          <w:b/>
          <w:sz w:val="20"/>
        </w:rPr>
        <w:t>realm.properties</w:t>
      </w:r>
      <w:proofErr w:type="spellEnd"/>
      <w:proofErr w:type="gramEnd"/>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 xml:space="preserve">username: </w:t>
      </w:r>
      <w:proofErr w:type="gramStart"/>
      <w:r w:rsidRPr="00F279F3">
        <w:rPr>
          <w:rFonts w:ascii="Courier New" w:hAnsi="Courier New" w:cs="Courier New"/>
          <w:b/>
        </w:rPr>
        <w:t>password,role</w:t>
      </w:r>
      <w:proofErr w:type="gramEnd"/>
      <w:r w:rsidRPr="00F279F3">
        <w:rPr>
          <w:rFonts w:ascii="Courier New" w:hAnsi="Courier New" w:cs="Courier New"/>
          <w:b/>
        </w:rPr>
        <w:t>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proofErr w:type="spellStart"/>
      <w:proofErr w:type="gramStart"/>
      <w:r w:rsidRPr="00345803">
        <w:rPr>
          <w:rFonts w:ascii="Arial" w:hAnsi="Arial" w:cs="Arial"/>
          <w:b/>
          <w:sz w:val="20"/>
        </w:rPr>
        <w:t>realm.properties</w:t>
      </w:r>
      <w:proofErr w:type="spellEnd"/>
      <w:proofErr w:type="gramEnd"/>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59D2E35E"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w:t>
      </w:r>
      <w:ins w:id="6412" w:author="John Clevenger" w:date="2022-06-23T12:44:00Z">
        <w:r w:rsidR="00673CEC">
          <w:rPr>
            <w:i/>
          </w:rPr>
          <w:t>contest/</w:t>
        </w:r>
      </w:ins>
      <w:r w:rsidR="00FD158F" w:rsidRPr="00FD158F">
        <w:rPr>
          <w:i/>
        </w:rPr>
        <w:t>service</w:t>
      </w:r>
      <w:r w:rsidR="00FD158F">
        <w:t xml:space="preserve"> (where </w:t>
      </w:r>
      <w:r w:rsidR="00FD158F" w:rsidRPr="00FD158F">
        <w:rPr>
          <w:i/>
        </w:rPr>
        <w:t>&lt;</w:t>
      </w:r>
      <w:proofErr w:type="spellStart"/>
      <w:r w:rsidR="00FD158F" w:rsidRPr="00FD158F">
        <w:rPr>
          <w:i/>
        </w:rPr>
        <w:t>ip</w:t>
      </w:r>
      <w:proofErr w:type="spellEnd"/>
      <w:r w:rsidR="00FD158F" w:rsidRPr="00FD158F">
        <w:rPr>
          <w:i/>
        </w:rPr>
        <w:t>&gt;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E96A38">
        <w:rPr>
          <w:rFonts w:ascii="Courier New" w:hAnsi="Courier New" w:cs="Courier New"/>
          <w:b/>
          <w:bCs/>
          <w:sz w:val="22"/>
          <w:szCs w:val="22"/>
          <w:rPrChange w:id="6413" w:author="John Clevenger" w:date="2022-06-21T12:43:00Z">
            <w:rPr>
              <w:rFonts w:ascii="Courier New" w:hAnsi="Courier New" w:cs="Courier New"/>
            </w:rPr>
          </w:rPrChange>
        </w:rPr>
        <w:t>https://198.1.100.0:50443/</w:t>
      </w:r>
      <w:ins w:id="6414" w:author="John Clevenger" w:date="2022-06-23T12:42:00Z">
        <w:r w:rsidR="00673CEC">
          <w:rPr>
            <w:rFonts w:ascii="Courier New" w:hAnsi="Courier New" w:cs="Courier New"/>
            <w:b/>
            <w:bCs/>
            <w:sz w:val="22"/>
            <w:szCs w:val="22"/>
          </w:rPr>
          <w:t>contest/</w:t>
        </w:r>
      </w:ins>
      <w:r w:rsidR="00FD158F" w:rsidRPr="00E96A38">
        <w:rPr>
          <w:rFonts w:ascii="Courier New" w:hAnsi="Courier New" w:cs="Courier New"/>
          <w:b/>
          <w:bCs/>
          <w:sz w:val="22"/>
          <w:szCs w:val="22"/>
          <w:rPrChange w:id="6415" w:author="John Clevenger" w:date="2022-06-21T12:43:00Z">
            <w:rPr>
              <w:rFonts w:ascii="Courier New" w:hAnsi="Courier New" w:cs="Courier New"/>
            </w:rPr>
          </w:rPrChange>
        </w:rPr>
        <w:t>scoreboard</w:t>
      </w:r>
      <w:r w:rsidR="00D21218">
        <w:t xml:space="preserve">.  This should return to the browser a request for credentials (username and password); entering valid credentials as specified in the </w:t>
      </w:r>
      <w:proofErr w:type="spellStart"/>
      <w:proofErr w:type="gramStart"/>
      <w:r w:rsidR="00D21218" w:rsidRPr="00345803">
        <w:rPr>
          <w:rFonts w:ascii="Arial" w:hAnsi="Arial" w:cs="Arial"/>
          <w:b/>
          <w:sz w:val="20"/>
        </w:rPr>
        <w:t>realm.properties</w:t>
      </w:r>
      <w:proofErr w:type="spellEnd"/>
      <w:proofErr w:type="gramEnd"/>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proofErr w:type="spellStart"/>
      <w:r w:rsidRPr="003916AD">
        <w:rPr>
          <w:rFonts w:ascii="Arial" w:hAnsi="Arial" w:cs="Arial"/>
        </w:rPr>
        <w:t>nogui</w:t>
      </w:r>
      <w:proofErr w:type="spellEnd"/>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proofErr w:type="spellStart"/>
      <w:r w:rsidRPr="008055F0">
        <w:rPr>
          <w:rFonts w:ascii="Arial" w:hAnsi="Arial" w:cs="Arial"/>
        </w:rPr>
        <w:t>nogui</w:t>
      </w:r>
      <w:proofErr w:type="spellEnd"/>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proofErr w:type="spellStart"/>
      <w:r w:rsidR="006345C7" w:rsidRPr="006345C7">
        <w:rPr>
          <w:b/>
        </w:rPr>
        <w:t>samps</w:t>
      </w:r>
      <w:proofErr w:type="spellEnd"/>
      <w:r w:rsidR="006345C7" w:rsidRPr="006345C7">
        <w:rPr>
          <w:b/>
        </w:rPr>
        <w:t>/pc2wd.properties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port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w:t>
      </w:r>
      <w:proofErr w:type="gramStart"/>
      <w:r w:rsidRPr="006345C7">
        <w:t>enable</w:t>
      </w:r>
      <w:proofErr w:type="gramEnd"/>
      <w:r w:rsidRPr="006345C7">
        <w:t xml:space="preserve"> CLICS Contest API (defaults to enabled unless "no" is specified)</w:t>
      </w:r>
    </w:p>
    <w:p w14:paraId="49D0F774" w14:textId="77777777" w:rsidR="006345C7" w:rsidRPr="006345C7" w:rsidRDefault="006345C7" w:rsidP="006345C7">
      <w:pPr>
        <w:pStyle w:val="propertiessample"/>
      </w:pPr>
      <w:proofErr w:type="spellStart"/>
      <w:r w:rsidRPr="006345C7">
        <w:t>enableCLICSContestAPI</w:t>
      </w:r>
      <w:proofErr w:type="spellEnd"/>
      <w:r w:rsidRPr="006345C7">
        <w:t>=yes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xml:space="preserve"># </w:t>
      </w:r>
      <w:proofErr w:type="gramStart"/>
      <w:r w:rsidRPr="006345C7">
        <w:t>enable</w:t>
      </w:r>
      <w:proofErr w:type="gramEnd"/>
      <w:r w:rsidRPr="006345C7">
        <w:t xml:space="preserve"> </w:t>
      </w:r>
      <w:proofErr w:type="spellStart"/>
      <w:r w:rsidRPr="006345C7">
        <w:t>starttime</w:t>
      </w:r>
      <w:proofErr w:type="spellEnd"/>
      <w:r w:rsidRPr="006345C7">
        <w:t xml:space="preserve"> web service</w:t>
      </w:r>
    </w:p>
    <w:p w14:paraId="2C5C5C18" w14:textId="77777777" w:rsidR="006345C7" w:rsidRPr="006345C7" w:rsidRDefault="006345C7" w:rsidP="006345C7">
      <w:pPr>
        <w:pStyle w:val="propertiessample"/>
      </w:pPr>
      <w:proofErr w:type="spellStart"/>
      <w:r w:rsidRPr="006345C7">
        <w:t>enableStartTime</w:t>
      </w:r>
      <w:proofErr w:type="spellEnd"/>
      <w:r w:rsidRPr="006345C7">
        <w:t>=yes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xml:space="preserve"># </w:t>
      </w:r>
      <w:proofErr w:type="gramStart"/>
      <w:r w:rsidRPr="006345C7">
        <w:t>enable</w:t>
      </w:r>
      <w:proofErr w:type="gramEnd"/>
      <w:r w:rsidRPr="006345C7">
        <w:t xml:space="preserve"> </w:t>
      </w:r>
      <w:proofErr w:type="spellStart"/>
      <w:r w:rsidRPr="006345C7">
        <w:t>submission_files</w:t>
      </w:r>
      <w:proofErr w:type="spellEnd"/>
      <w:r w:rsidRPr="006345C7">
        <w:t xml:space="preserve"> web service</w:t>
      </w:r>
    </w:p>
    <w:p w14:paraId="2544CBCA" w14:textId="77777777" w:rsidR="006345C7" w:rsidRDefault="006345C7" w:rsidP="006345C7">
      <w:pPr>
        <w:pStyle w:val="propertiessample"/>
      </w:pPr>
      <w:proofErr w:type="spellStart"/>
      <w:r w:rsidRPr="006345C7">
        <w:t>enableFetchRun</w:t>
      </w:r>
      <w:proofErr w:type="spellEnd"/>
      <w:r w:rsidRPr="006345C7">
        <w:t>=yes</w:t>
      </w:r>
    </w:p>
    <w:p w14:paraId="5B4AB7C8" w14:textId="2211E96B" w:rsidR="004B104E" w:rsidRDefault="004B104E" w:rsidP="004B104E">
      <w:pPr>
        <w:spacing w:before="240"/>
        <w:jc w:val="both"/>
      </w:pPr>
      <w:r>
        <w:t>See the PC</w:t>
      </w:r>
      <w:r w:rsidRPr="008055F0">
        <w:rPr>
          <w:vertAlign w:val="superscript"/>
        </w:rPr>
        <w:t>2</w:t>
      </w:r>
      <w:r>
        <w:t xml:space="preserve"> Wiki “Event Feed Module” entry (</w:t>
      </w:r>
      <w:ins w:id="6416" w:author="John Clevenger" w:date="2022-06-21T13:33:00Z">
        <w:r w:rsidR="00B863CD">
          <w:fldChar w:fldCharType="begin"/>
        </w:r>
        <w:r w:rsidR="00B863CD">
          <w:instrText xml:space="preserve"> HYPERLINK "https://github.com/pc2ccs/pc2v9/wiki/Event-Feed-Module" </w:instrText>
        </w:r>
        <w:r w:rsidR="00B863CD">
          <w:fldChar w:fldCharType="separate"/>
        </w:r>
        <w:r w:rsidR="00B863CD" w:rsidRPr="00B863CD">
          <w:rPr>
            <w:rStyle w:val="Hyperlink"/>
          </w:rPr>
          <w:t>https://github.com/pc2ccs/pc2v9/wiki/Event-Feed-Module</w:t>
        </w:r>
        <w:r w:rsidR="00B863CD">
          <w:fldChar w:fldCharType="end"/>
        </w:r>
      </w:ins>
      <w:del w:id="6417" w:author="John Clevenger" w:date="2022-06-21T13:33:00Z">
        <w:r w:rsidR="00FE3AD6" w:rsidDel="00B863CD">
          <w:fldChar w:fldCharType="begin"/>
        </w:r>
        <w:r w:rsidR="00FE3AD6" w:rsidDel="00B863CD">
          <w:delInstrText xml:space="preserve"> HYPERLINK "https://pc2.ecs.csus.edu/wiki/Event_Feed_module" </w:delInstrText>
        </w:r>
        <w:r w:rsidR="00FE3AD6" w:rsidDel="00B863CD">
          <w:fldChar w:fldCharType="separate"/>
        </w:r>
      </w:del>
      <w:r w:rsidR="005A0BAC">
        <w:rPr>
          <w:b/>
          <w:bCs/>
        </w:rPr>
        <w:t>Error! Hyperlink reference not valid.</w:t>
      </w:r>
      <w:del w:id="6418" w:author="John Clevenger" w:date="2022-06-21T13:33:00Z">
        <w:r w:rsidR="00FE3AD6" w:rsidDel="00B863CD">
          <w:rPr>
            <w:rStyle w:val="Hyperlink"/>
          </w:rPr>
          <w:fldChar w:fldCharType="end"/>
        </w:r>
      </w:del>
      <w:r>
        <w:t>) for additional details.</w:t>
      </w:r>
    </w:p>
    <w:p w14:paraId="5C7964B9" w14:textId="48D0903F"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w:t>
      </w:r>
      <w:ins w:id="6419" w:author="John Clevenger" w:date="2022-06-21T13:37:00Z">
        <w:r w:rsidR="00B863CD">
          <w:t xml:space="preserve"> original CLICS JSON Scoreboard </w:t>
        </w:r>
      </w:ins>
      <w:del w:id="6420" w:author="John Clevenger" w:date="2022-06-21T13:37:00Z">
        <w:r w:rsidDel="00B863CD">
          <w:delText xml:space="preserv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6421" w:author="John Clevenger" w:date="2022-06-21T13:37:00Z">
        <w:r w:rsidR="00FE3AD6" w:rsidDel="00B863CD">
          <w:rPr>
            <w:rStyle w:val="Hyperlink"/>
          </w:rPr>
          <w:fldChar w:fldCharType="end"/>
        </w:r>
        <w:r w:rsidDel="00B863CD">
          <w:delText xml:space="preserve"> </w:delText>
        </w:r>
      </w:del>
      <w:r>
        <w:t>specification</w:t>
      </w:r>
      <w:r>
        <w:rPr>
          <w:rStyle w:val="FootnoteReference"/>
        </w:rPr>
        <w:footnoteReference w:id="76"/>
      </w:r>
      <w:r>
        <w:t>).</w:t>
      </w:r>
      <w:r w:rsidRPr="00487564">
        <w:t xml:space="preserve"> </w:t>
      </w:r>
      <w:r>
        <w:t xml:space="preserve"> </w:t>
      </w:r>
      <w:ins w:id="6430" w:author="John Clevenger" w:date="2022-06-23T12:44:00Z">
        <w:r w:rsidR="00673CEC">
          <w:t xml:space="preserve">Note also that all endpoints must </w:t>
        </w:r>
      </w:ins>
      <w:ins w:id="6431" w:author="John Clevenger" w:date="2022-06-23T12:45:00Z">
        <w:r w:rsidR="00673CEC">
          <w:t xml:space="preserve">have </w:t>
        </w:r>
        <w:r w:rsidR="00673CEC" w:rsidRPr="00673CEC">
          <w:rPr>
            <w:rFonts w:ascii="Courier New" w:hAnsi="Courier New" w:cs="Courier New"/>
            <w:b/>
            <w:bCs/>
            <w:sz w:val="22"/>
            <w:szCs w:val="22"/>
            <w:rPrChange w:id="6432" w:author="John Clevenger" w:date="2022-06-23T12:45:00Z">
              <w:rPr/>
            </w:rPrChange>
          </w:rPr>
          <w:t>/contest</w:t>
        </w:r>
        <w:r w:rsidR="00673CEC">
          <w:t xml:space="preserve"> prepended to the endpoint name shown in the table.  </w:t>
        </w:r>
      </w:ins>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6433" w:author="John Clevenger" w:date="2022-06-21T13:41:00Z">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84"/>
        <w:gridCol w:w="1144"/>
        <w:gridCol w:w="3420"/>
        <w:gridCol w:w="3847"/>
        <w:tblGridChange w:id="6434">
          <w:tblGrid>
            <w:gridCol w:w="1484"/>
            <w:gridCol w:w="1144"/>
            <w:gridCol w:w="3420"/>
            <w:gridCol w:w="4680"/>
          </w:tblGrid>
        </w:tblGridChange>
      </w:tblGrid>
      <w:tr w:rsidR="00117097" w14:paraId="44BE7988" w14:textId="77777777" w:rsidTr="00944FD5">
        <w:tc>
          <w:tcPr>
            <w:tcW w:w="1484" w:type="dxa"/>
            <w:shd w:val="clear" w:color="auto" w:fill="auto"/>
            <w:tcPrChange w:id="6435" w:author="John Clevenger" w:date="2022-06-21T13:41:00Z">
              <w:tcPr>
                <w:tcW w:w="1484" w:type="dxa"/>
                <w:shd w:val="clear" w:color="auto" w:fill="auto"/>
              </w:tcPr>
            </w:tcPrChange>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Change w:id="6436" w:author="John Clevenger" w:date="2022-06-21T13:41:00Z">
              <w:tcPr>
                <w:tcW w:w="1144" w:type="dxa"/>
              </w:tcPr>
            </w:tcPrChange>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Change w:id="6437" w:author="John Clevenger" w:date="2022-06-21T13:41:00Z">
              <w:tcPr>
                <w:tcW w:w="3420" w:type="dxa"/>
                <w:shd w:val="clear" w:color="auto" w:fill="auto"/>
              </w:tcPr>
            </w:tcPrChange>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3847" w:type="dxa"/>
            <w:tcPrChange w:id="6438" w:author="John Clevenger" w:date="2022-06-21T13:41:00Z">
              <w:tcPr>
                <w:tcW w:w="4680" w:type="dxa"/>
              </w:tcPr>
            </w:tcPrChange>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944FD5">
        <w:tc>
          <w:tcPr>
            <w:tcW w:w="1484" w:type="dxa"/>
            <w:shd w:val="clear" w:color="auto" w:fill="auto"/>
            <w:tcPrChange w:id="6439" w:author="John Clevenger" w:date="2022-06-21T13:41:00Z">
              <w:tcPr>
                <w:tcW w:w="1484" w:type="dxa"/>
                <w:shd w:val="clear" w:color="auto" w:fill="auto"/>
              </w:tcPr>
            </w:tcPrChange>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w:t>
            </w:r>
            <w:proofErr w:type="gramStart"/>
            <w:r w:rsidRPr="00585749">
              <w:rPr>
                <w:rFonts w:ascii="Arial" w:hAnsi="Arial" w:cs="Arial"/>
              </w:rPr>
              <w:t>scoreboard</w:t>
            </w:r>
            <w:proofErr w:type="gramEnd"/>
          </w:p>
        </w:tc>
        <w:tc>
          <w:tcPr>
            <w:tcW w:w="1144" w:type="dxa"/>
            <w:tcPrChange w:id="6440" w:author="John Clevenger" w:date="2022-06-21T13:41:00Z">
              <w:tcPr>
                <w:tcW w:w="1144" w:type="dxa"/>
              </w:tcPr>
            </w:tcPrChange>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6441" w:author="John Clevenger" w:date="2022-06-21T13:41:00Z">
              <w:tcPr>
                <w:tcW w:w="3420" w:type="dxa"/>
                <w:shd w:val="clear" w:color="auto" w:fill="auto"/>
              </w:tcPr>
            </w:tcPrChange>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3847" w:type="dxa"/>
            <w:tcPrChange w:id="6442" w:author="John Clevenger" w:date="2022-06-21T13:41:00Z">
              <w:tcPr>
                <w:tcW w:w="4680" w:type="dxa"/>
              </w:tcPr>
            </w:tcPrChange>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944FD5">
        <w:tc>
          <w:tcPr>
            <w:tcW w:w="1484" w:type="dxa"/>
            <w:shd w:val="clear" w:color="auto" w:fill="auto"/>
            <w:tcPrChange w:id="6443" w:author="John Clevenger" w:date="2022-06-21T13:41:00Z">
              <w:tcPr>
                <w:tcW w:w="1484" w:type="dxa"/>
                <w:shd w:val="clear" w:color="auto" w:fill="auto"/>
              </w:tcPr>
            </w:tcPrChange>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w:t>
            </w:r>
            <w:proofErr w:type="gramStart"/>
            <w:r w:rsidRPr="00585749">
              <w:rPr>
                <w:rFonts w:ascii="Arial" w:hAnsi="Arial" w:cs="Arial"/>
              </w:rPr>
              <w:t>teams</w:t>
            </w:r>
            <w:proofErr w:type="gramEnd"/>
          </w:p>
        </w:tc>
        <w:tc>
          <w:tcPr>
            <w:tcW w:w="1144" w:type="dxa"/>
            <w:tcPrChange w:id="6444" w:author="John Clevenger" w:date="2022-06-21T13:41:00Z">
              <w:tcPr>
                <w:tcW w:w="1144" w:type="dxa"/>
              </w:tcPr>
            </w:tcPrChange>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6445" w:author="John Clevenger" w:date="2022-06-21T13:41:00Z">
              <w:tcPr>
                <w:tcW w:w="3420" w:type="dxa"/>
                <w:shd w:val="clear" w:color="auto" w:fill="auto"/>
              </w:tcPr>
            </w:tcPrChange>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3847" w:type="dxa"/>
            <w:tcPrChange w:id="6446" w:author="John Clevenger" w:date="2022-06-21T13:41:00Z">
              <w:tcPr>
                <w:tcW w:w="4680" w:type="dxa"/>
              </w:tcPr>
            </w:tcPrChange>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944FD5">
        <w:tc>
          <w:tcPr>
            <w:tcW w:w="1484" w:type="dxa"/>
            <w:shd w:val="clear" w:color="auto" w:fill="auto"/>
            <w:tcPrChange w:id="6447" w:author="John Clevenger" w:date="2022-06-21T13:41:00Z">
              <w:tcPr>
                <w:tcW w:w="1484" w:type="dxa"/>
                <w:shd w:val="clear" w:color="auto" w:fill="auto"/>
              </w:tcPr>
            </w:tcPrChange>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w:t>
            </w:r>
            <w:proofErr w:type="gramStart"/>
            <w:r w:rsidRPr="00585749">
              <w:rPr>
                <w:rFonts w:ascii="Arial" w:hAnsi="Arial" w:cs="Arial"/>
              </w:rPr>
              <w:t>problems</w:t>
            </w:r>
            <w:proofErr w:type="gramEnd"/>
          </w:p>
        </w:tc>
        <w:tc>
          <w:tcPr>
            <w:tcW w:w="1144" w:type="dxa"/>
            <w:tcPrChange w:id="6448" w:author="John Clevenger" w:date="2022-06-21T13:41:00Z">
              <w:tcPr>
                <w:tcW w:w="1144" w:type="dxa"/>
              </w:tcPr>
            </w:tcPrChange>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6449" w:author="John Clevenger" w:date="2022-06-21T13:41:00Z">
              <w:tcPr>
                <w:tcW w:w="3420" w:type="dxa"/>
                <w:shd w:val="clear" w:color="auto" w:fill="auto"/>
              </w:tcPr>
            </w:tcPrChange>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3847" w:type="dxa"/>
            <w:tcPrChange w:id="6450" w:author="John Clevenger" w:date="2022-06-21T13:41:00Z">
              <w:tcPr>
                <w:tcW w:w="4680" w:type="dxa"/>
              </w:tcPr>
            </w:tcPrChange>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944FD5">
        <w:tc>
          <w:tcPr>
            <w:tcW w:w="1484" w:type="dxa"/>
            <w:shd w:val="clear" w:color="auto" w:fill="auto"/>
            <w:tcPrChange w:id="6451" w:author="John Clevenger" w:date="2022-06-21T13:41:00Z">
              <w:tcPr>
                <w:tcW w:w="1484" w:type="dxa"/>
                <w:shd w:val="clear" w:color="auto" w:fill="auto"/>
              </w:tcPr>
            </w:tcPrChange>
          </w:tcPr>
          <w:p w14:paraId="46510D91" w14:textId="77777777" w:rsidR="00117097" w:rsidRPr="00585749" w:rsidRDefault="00117097" w:rsidP="00117097">
            <w:pPr>
              <w:spacing w:before="120" w:after="120"/>
              <w:jc w:val="both"/>
              <w:rPr>
                <w:rFonts w:ascii="Arial" w:hAnsi="Arial" w:cs="Arial"/>
              </w:rPr>
            </w:pPr>
            <w:r>
              <w:rPr>
                <w:rFonts w:ascii="Arial" w:hAnsi="Arial" w:cs="Arial"/>
              </w:rPr>
              <w:t>/</w:t>
            </w:r>
            <w:proofErr w:type="gramStart"/>
            <w:r>
              <w:rPr>
                <w:rFonts w:ascii="Arial" w:hAnsi="Arial" w:cs="Arial"/>
              </w:rPr>
              <w:t>languages</w:t>
            </w:r>
            <w:proofErr w:type="gramEnd"/>
          </w:p>
        </w:tc>
        <w:tc>
          <w:tcPr>
            <w:tcW w:w="1144" w:type="dxa"/>
            <w:tcPrChange w:id="6452" w:author="John Clevenger" w:date="2022-06-21T13:41:00Z">
              <w:tcPr>
                <w:tcW w:w="1144" w:type="dxa"/>
              </w:tcPr>
            </w:tcPrChange>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6453" w:author="John Clevenger" w:date="2022-06-21T13:41:00Z">
              <w:tcPr>
                <w:tcW w:w="3420" w:type="dxa"/>
                <w:shd w:val="clear" w:color="auto" w:fill="auto"/>
              </w:tcPr>
            </w:tcPrChange>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3847" w:type="dxa"/>
            <w:tcPrChange w:id="6454" w:author="John Clevenger" w:date="2022-06-21T13:41:00Z">
              <w:tcPr>
                <w:tcW w:w="4680" w:type="dxa"/>
              </w:tcPr>
            </w:tcPrChange>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944FD5">
        <w:tc>
          <w:tcPr>
            <w:tcW w:w="1484" w:type="dxa"/>
            <w:shd w:val="clear" w:color="auto" w:fill="auto"/>
            <w:tcPrChange w:id="6455" w:author="John Clevenger" w:date="2022-06-21T13:41:00Z">
              <w:tcPr>
                <w:tcW w:w="1484" w:type="dxa"/>
                <w:shd w:val="clear" w:color="auto" w:fill="auto"/>
              </w:tcPr>
            </w:tcPrChange>
          </w:tcPr>
          <w:p w14:paraId="69C76A2D" w14:textId="77777777" w:rsidR="00117097" w:rsidRDefault="00117097" w:rsidP="00117097">
            <w:pPr>
              <w:spacing w:before="120" w:after="120"/>
              <w:jc w:val="both"/>
              <w:rPr>
                <w:rFonts w:ascii="Arial" w:hAnsi="Arial" w:cs="Arial"/>
              </w:rPr>
            </w:pPr>
            <w:r>
              <w:rPr>
                <w:rFonts w:ascii="Arial" w:hAnsi="Arial" w:cs="Arial"/>
              </w:rPr>
              <w:t>/</w:t>
            </w:r>
            <w:proofErr w:type="spellStart"/>
            <w:proofErr w:type="gramStart"/>
            <w:r>
              <w:rPr>
                <w:rFonts w:ascii="Arial" w:hAnsi="Arial" w:cs="Arial"/>
              </w:rPr>
              <w:t>starttime</w:t>
            </w:r>
            <w:proofErr w:type="spellEnd"/>
            <w:proofErr w:type="gramEnd"/>
          </w:p>
        </w:tc>
        <w:tc>
          <w:tcPr>
            <w:tcW w:w="1144" w:type="dxa"/>
            <w:tcPrChange w:id="6456" w:author="John Clevenger" w:date="2022-06-21T13:41:00Z">
              <w:tcPr>
                <w:tcW w:w="1144" w:type="dxa"/>
              </w:tcPr>
            </w:tcPrChange>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Change w:id="6457" w:author="John Clevenger" w:date="2022-06-21T13:41:00Z">
              <w:tcPr>
                <w:tcW w:w="3420" w:type="dxa"/>
                <w:shd w:val="clear" w:color="auto" w:fill="auto"/>
              </w:tcPr>
            </w:tcPrChange>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3847" w:type="dxa"/>
            <w:tcPrChange w:id="6458" w:author="John Clevenger" w:date="2022-06-21T13:41:00Z">
              <w:tcPr>
                <w:tcW w:w="4680" w:type="dxa"/>
              </w:tcPr>
            </w:tcPrChange>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w:t>
            </w:r>
            <w:proofErr w:type="spellStart"/>
            <w:r w:rsidRPr="005065C5">
              <w:rPr>
                <w:rFonts w:ascii="Arial" w:hAnsi="Arial" w:cs="Arial"/>
              </w:rPr>
              <w:t>StartTime</w:t>
            </w:r>
            <w:proofErr w:type="spellEnd"/>
            <w:r w:rsidRPr="005065C5">
              <w:rPr>
                <w:rFonts w:ascii="Arial" w:hAnsi="Arial" w:cs="Arial"/>
              </w:rPr>
              <w:t>" interface</w:t>
            </w:r>
            <w:r>
              <w:rPr>
                <w:rFonts w:ascii="Arial" w:hAnsi="Arial" w:cs="Arial"/>
              </w:rPr>
              <w:t xml:space="preserve"> </w:t>
            </w:r>
            <w:r w:rsidRPr="005065C5">
              <w:rPr>
                <w:rFonts w:ascii="Arial" w:hAnsi="Arial" w:cs="Arial"/>
              </w:rPr>
              <w:t>specification</w:t>
            </w:r>
          </w:p>
        </w:tc>
      </w:tr>
    </w:tbl>
    <w:p w14:paraId="1287CD04" w14:textId="006D39EF" w:rsidR="00C20090" w:rsidDel="00944FD5" w:rsidRDefault="00C20090">
      <w:pPr>
        <w:spacing w:before="240"/>
        <w:jc w:val="both"/>
        <w:rPr>
          <w:del w:id="6459" w:author="John Clevenger" w:date="2022-06-21T13:41:00Z"/>
        </w:rPr>
        <w:pPrChange w:id="6460" w:author="John Clevenger" w:date="2022-06-21T13:41:00Z">
          <w:pPr>
            <w:spacing w:before="240"/>
            <w:ind w:firstLine="547"/>
            <w:jc w:val="both"/>
          </w:pPr>
        </w:pPrChange>
      </w:pPr>
    </w:p>
    <w:p w14:paraId="7ED0DDC1" w14:textId="77777777" w:rsidR="00117097" w:rsidRDefault="00117097">
      <w:pPr>
        <w:spacing w:before="240"/>
        <w:jc w:val="both"/>
        <w:pPrChange w:id="6461" w:author="John Clevenger" w:date="2022-06-21T13:42:00Z">
          <w:pPr>
            <w:spacing w:before="240"/>
            <w:ind w:firstLine="547"/>
            <w:jc w:val="both"/>
          </w:pPr>
        </w:pPrChange>
      </w:pPr>
      <w:r>
        <w:t>The following points should be noted regarding the PC</w:t>
      </w:r>
      <w:r w:rsidRPr="00CF564C">
        <w:rPr>
          <w:vertAlign w:val="superscript"/>
        </w:rPr>
        <w:t>2</w:t>
      </w:r>
      <w:r>
        <w:t xml:space="preserve"> web server:</w:t>
      </w:r>
    </w:p>
    <w:p w14:paraId="2DD82402" w14:textId="4BE78526" w:rsidR="00117097" w:rsidRDefault="00117097" w:rsidP="008320FA">
      <w:pPr>
        <w:numPr>
          <w:ilvl w:val="0"/>
          <w:numId w:val="21"/>
        </w:numPr>
        <w:spacing w:before="240"/>
        <w:ind w:left="540"/>
        <w:jc w:val="both"/>
      </w:pPr>
      <w:r>
        <w:t xml:space="preserve">The web server is designed to support requests for contest data services based on various </w:t>
      </w:r>
      <w:del w:id="6462"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6463" w:author="John Clevenger" w:date="2022-06-16T11:22:00Z">
        <w:r w:rsidR="00FE3AD6" w:rsidDel="00284932">
          <w:rPr>
            <w:rStyle w:val="Hyperlink"/>
          </w:rPr>
          <w:fldChar w:fldCharType="end"/>
        </w:r>
      </w:del>
      <w:ins w:id="6464" w:author="John Clevenger" w:date="2022-06-16T11:22:00Z">
        <w:r w:rsidR="00284932">
          <w:fldChar w:fldCharType="begin"/>
        </w:r>
        <w:r w:rsidR="00284932">
          <w:instrText xml:space="preserve"> HYPERLINK "https://clics.ecs.baylor.edu/index.php" </w:instrText>
        </w:r>
        <w:r w:rsidR="00284932">
          <w:fldChar w:fldCharType="separate"/>
        </w:r>
        <w:r w:rsidR="00284932">
          <w:rPr>
            <w:rStyle w:val="Hyperlink"/>
          </w:rPr>
          <w:t>CLICS</w:t>
        </w:r>
        <w:r w:rsidR="00284932">
          <w:rPr>
            <w:rStyle w:val="Hyperlink"/>
          </w:rPr>
          <w:fldChar w:fldCharType="end"/>
        </w:r>
        <w:r w:rsidR="00284932">
          <w:rPr>
            <w:rStyle w:val="Hyperlink"/>
          </w:rPr>
          <w:t xml:space="preserve"> Specifications</w:t>
        </w:r>
      </w:ins>
      <w:r>
        <w:rPr>
          <w:rStyle w:val="FootnoteReference"/>
        </w:rPr>
        <w:footnoteReference w:id="77"/>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5695BDB9"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w:t>
      </w:r>
      <w:r>
        <w:lastRenderedPageBreak/>
        <w:t xml:space="preserve">separate machine.  (This can be easily accomplished by starting the Event Feed client on the desired machine, using </w:t>
      </w:r>
      <w:ins w:id="6468" w:author="John Clevenger" w:date="2022-06-21T13:36:00Z">
        <w:r w:rsidR="00B863CD">
          <w:t>that machine</w:t>
        </w:r>
      </w:ins>
      <w:del w:id="6469" w:author="John Clevenger" w:date="2022-06-21T13:36:00Z">
        <w:r w:rsidDel="00B863CD">
          <w:delText>it</w:delText>
        </w:r>
      </w:del>
      <w:r>
        <w:t xml:space="preserve"> solely to start and manage the web server.)</w:t>
      </w:r>
    </w:p>
    <w:p w14:paraId="4ED8A9BA" w14:textId="77777777" w:rsidR="00E12857" w:rsidRDefault="00E12857" w:rsidP="00956225">
      <w:pPr>
        <w:pStyle w:val="Appendix"/>
      </w:pPr>
      <w:bookmarkStart w:id="6470" w:name="_Toc132121053"/>
      <w:r>
        <w:lastRenderedPageBreak/>
        <w:t xml:space="preserve">Appendix </w:t>
      </w:r>
      <w:r w:rsidR="007D71A5">
        <w:t>N</w:t>
      </w:r>
      <w:r>
        <w:t xml:space="preserve"> – PC</w:t>
      </w:r>
      <w:r w:rsidRPr="00BC7198">
        <w:rPr>
          <w:vertAlign w:val="superscript"/>
        </w:rPr>
        <w:t>2</w:t>
      </w:r>
      <w:r>
        <w:t xml:space="preserve"> Team Clients</w:t>
      </w:r>
      <w:bookmarkEnd w:id="6470"/>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w:t>
      </w:r>
      <w:proofErr w:type="gramStart"/>
      <w:r>
        <w:t>Team</w:t>
      </w:r>
      <w:proofErr w:type="gramEnd"/>
      <w:r>
        <w:t xml:space="preserve">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8"/>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9"/>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5220D679" w:rsidR="002C4363" w:rsidRPr="00DC4FCA" w:rsidRDefault="00150DAF" w:rsidP="00F330B4">
      <w:pPr>
        <w:spacing w:before="240"/>
        <w:ind w:firstLine="547"/>
        <w:jc w:val="both"/>
      </w:pPr>
      <w:ins w:id="6471" w:author="John Clevenger" w:date="2022-06-16T11:29:00Z">
        <w:r>
          <w:t>To utilize the WTI in a contest, the Contest Administrator must start a separate m</w:t>
        </w:r>
      </w:ins>
      <w:ins w:id="6472" w:author="John Clevenger" w:date="2022-06-16T11:30:00Z">
        <w:r>
          <w:t xml:space="preserve">odule call the </w:t>
        </w:r>
        <w:r>
          <w:rPr>
            <w:i/>
            <w:iCs/>
          </w:rPr>
          <w:t>WTI s</w:t>
        </w:r>
        <w:r w:rsidRPr="00150DAF">
          <w:rPr>
            <w:i/>
            <w:iCs/>
          </w:rPr>
          <w:t>erver</w:t>
        </w:r>
        <w:r>
          <w:t xml:space="preserve">.  </w:t>
        </w:r>
      </w:ins>
      <w:r w:rsidR="00296DC9" w:rsidRPr="00150DAF">
        <w:t>By</w:t>
      </w:r>
      <w:r w:rsidR="00296DC9">
        <w:t xml:space="preserve"> </w:t>
      </w:r>
      <w:del w:id="6473" w:author="John Clevenger" w:date="2022-06-16T11:28:00Z">
        <w:r w:rsidR="00296DC9" w:rsidDel="00150DAF">
          <w:delText>default</w:delText>
        </w:r>
      </w:del>
      <w:ins w:id="6474" w:author="John Clevenger" w:date="2022-06-16T11:28:00Z">
        <w:r>
          <w:t>default,</w:t>
        </w:r>
      </w:ins>
      <w:r w:rsidR="00296DC9">
        <w:t xml:space="preserve"> the WTI </w:t>
      </w:r>
      <w:del w:id="6475"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w:t>
      </w:r>
      <w:ins w:id="6476" w:author="John Clevenger" w:date="2022-06-16T11:30:00Z">
        <w:r>
          <w:t xml:space="preserve"> server</w:t>
        </w:r>
      </w:ins>
      <w:r w:rsidR="00DC4FCA">
        <w:t xml:space="preserve">’s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6477"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6478"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47577BDC" w:rsidR="005F385A" w:rsidRDefault="002C4363" w:rsidP="005F385A">
      <w:pPr>
        <w:spacing w:before="240"/>
        <w:ind w:firstLine="540"/>
        <w:jc w:val="both"/>
      </w:pPr>
      <w:r w:rsidRPr="002C4363">
        <w:t xml:space="preserve">  </w:t>
      </w:r>
      <w:ins w:id="6479" w:author="John Clevenger" w:date="2022-06-16T11:32:00Z">
        <w:r w:rsidR="00150DAF">
          <w:t xml:space="preserve">The components of the WTI system comprise a separate </w:t>
        </w:r>
        <w:r w:rsidR="00B22CBC">
          <w:t xml:space="preserve">project </w:t>
        </w:r>
      </w:ins>
      <w:ins w:id="6480" w:author="John Clevenger" w:date="2022-06-16T11:33:00Z">
        <w:r w:rsidR="00B22CBC">
          <w:t xml:space="preserve">(distribution) </w:t>
        </w:r>
      </w:ins>
      <w:ins w:id="6481" w:author="John Clevenger" w:date="2022-06-16T11:32:00Z">
        <w:r w:rsidR="00B22CBC">
          <w:t xml:space="preserve">within the PC2 </w:t>
        </w:r>
      </w:ins>
      <w:ins w:id="6482" w:author="John Clevenger" w:date="2022-06-16T11:33:00Z">
        <w:r w:rsidR="00B22CBC">
          <w:t xml:space="preserve">distribution.  </w:t>
        </w:r>
      </w:ins>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27405B3"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w:t>
      </w:r>
      <w:del w:id="6483" w:author="John Clevenger" w:date="2022-06-16T11:33:00Z">
        <w:r w:rsidR="003B0D42" w:rsidDel="00B22CBC">
          <w:delText>default</w:delText>
        </w:r>
      </w:del>
      <w:ins w:id="6484" w:author="John Clevenger" w:date="2022-06-16T11:33:00Z">
        <w:r w:rsidR="00B22CBC">
          <w:t>default,</w:t>
        </w:r>
      </w:ins>
      <w:r w:rsidR="003B0D42">
        <w:t xml:space="preserve"> the WTI expects to use account “</w:t>
      </w:r>
      <w:r w:rsidR="003B0D42" w:rsidRPr="003B0D42">
        <w:rPr>
          <w:rFonts w:ascii="Courier New" w:hAnsi="Courier New" w:cs="Courier New"/>
          <w:b/>
        </w:rPr>
        <w:t>scoreboard2</w:t>
      </w:r>
      <w:r w:rsidR="003B0D42">
        <w:t xml:space="preserve">” with password </w:t>
      </w:r>
      <w:r w:rsidR="003B0D42">
        <w:lastRenderedPageBreak/>
        <w:t>“</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change the PC</w:t>
      </w:r>
      <w:r w:rsidR="00093A7D" w:rsidRPr="00093A7D">
        <w:rPr>
          <w:i/>
          <w:vertAlign w:val="superscript"/>
        </w:rPr>
        <w:t>2</w:t>
      </w:r>
      <w:r w:rsidR="00093A7D">
        <w:rPr>
          <w:i/>
        </w:rPr>
        <w:t xml:space="preserve"> password for the scoreboard account </w:t>
      </w:r>
      <w:r w:rsidR="00093A7D">
        <w:t xml:space="preserve">to </w:t>
      </w:r>
      <w:del w:id="6485" w:author="John Clevenger" w:date="2022-06-16T11:34:00Z">
        <w:r w:rsidR="00093A7D" w:rsidDel="006A0FAF">
          <w:delText>insure</w:delText>
        </w:r>
      </w:del>
      <w:ins w:id="6486" w:author="John Clevenger" w:date="2022-06-16T11:34:00Z">
        <w:r w:rsidR="006A0FAF">
          <w:t>ensure</w:t>
        </w:r>
      </w:ins>
      <w:r w:rsidR="00093A7D">
        <w:t xml:space="preserv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0A82CA06"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6487" w:author="john" w:date="2020-11-28T18:19:00Z">
        <w:r w:rsidDel="009E0FD5">
          <w:delText>web</w:delText>
        </w:r>
      </w:del>
      <w:r>
        <w:t>server is running</w:t>
      </w:r>
      <w:ins w:id="6488" w:author="john" w:date="2020-11-28T18:18:00Z">
        <w:r w:rsidR="009E0FD5">
          <w:t xml:space="preserve"> (see the </w:t>
        </w:r>
      </w:ins>
      <w:ins w:id="6489" w:author="john" w:date="2020-11-28T18:19:00Z">
        <w:r w:rsidR="009E0FD5">
          <w:t xml:space="preserve">next </w:t>
        </w:r>
      </w:ins>
      <w:ins w:id="6490" w:author="john" w:date="2020-11-28T18:18:00Z">
        <w:r w:rsidR="009E0FD5">
          <w:t xml:space="preserve">section </w:t>
        </w:r>
      </w:ins>
      <w:ins w:id="6491" w:author="john" w:date="2020-11-28T18:19:00Z">
        <w:r w:rsidR="009E0FD5">
          <w:t xml:space="preserve">regarding configurations where the WTI server is running behind a firewall or other component using Network </w:t>
        </w:r>
      </w:ins>
      <w:ins w:id="6492" w:author="john" w:date="2020-11-28T18:20:00Z">
        <w:r w:rsidR="009E0FD5">
          <w:t>Address Translation (NAT</w:t>
        </w:r>
        <w:del w:id="6493" w:author="John Clevenger" w:date="2022-06-16T11:34:00Z">
          <w:r w:rsidR="009E0FD5" w:rsidDel="006A0FAF">
            <w:delText>) )</w:delText>
          </w:r>
        </w:del>
      </w:ins>
      <w:ins w:id="6494" w:author="John Clevenger" w:date="2022-06-16T11:34:00Z">
        <w:r w:rsidR="006A0FAF">
          <w:t>)</w:t>
        </w:r>
        <w:proofErr w:type="gramStart"/>
        <w:r w:rsidR="006A0FAF">
          <w:t>)</w:t>
        </w:r>
      </w:ins>
      <w:ins w:id="6495" w:author="john" w:date="2020-11-28T18:18:00Z">
        <w:r w:rsidR="009E0FD5">
          <w:t xml:space="preserve"> </w:t>
        </w:r>
      </w:ins>
      <w:r>
        <w:t>.</w:t>
      </w:r>
      <w:proofErr w:type="gramEnd"/>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40451A9A"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w:t>
      </w:r>
      <w:del w:id="6496" w:author="John Clevenger" w:date="2022-06-16T11:34:00Z">
        <w:r w:rsidR="00804DC6" w:rsidDel="006A0FAF">
          <w:delText>default</w:delText>
        </w:r>
      </w:del>
      <w:ins w:id="6497" w:author="John Clevenger" w:date="2022-06-16T11:34:00Z">
        <w:r w:rsidR="006A0FAF">
          <w:t>default,</w:t>
        </w:r>
      </w:ins>
      <w:r w:rsidR="00804DC6">
        <w:t xml:space="preserve">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w:t>
      </w:r>
      <w:proofErr w:type="gramStart"/>
      <w:r w:rsidR="00296DC9">
        <w:t xml:space="preserve">or </w:t>
      </w:r>
      <w:r w:rsidR="00296DC9" w:rsidRPr="00296DC9">
        <w:rPr>
          <w:rFonts w:ascii="Courier New" w:hAnsi="Courier New"/>
          <w:b/>
        </w:rPr>
        <w:t>.</w:t>
      </w:r>
      <w:proofErr w:type="gramEnd"/>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proofErr w:type="spellStart"/>
      <w:r w:rsidR="006F17BE" w:rsidRPr="006F17BE">
        <w:rPr>
          <w:rFonts w:ascii="Courier New" w:hAnsi="Courier New"/>
          <w:b/>
          <w:i/>
        </w:rPr>
        <w:t>WebTeamInterface</w:t>
      </w:r>
      <w:proofErr w:type="spellEnd"/>
      <w:r w:rsidR="006F17BE" w:rsidRPr="006F17BE">
        <w:rPr>
          <w:rFonts w:ascii="Courier New" w:hAnsi="Courier New"/>
          <w:b/>
          <w:i/>
        </w:rPr>
        <w:t>-xx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w:t>
      </w:r>
      <w:proofErr w:type="gramStart"/>
      <w:r w:rsidR="00F13DC4" w:rsidRPr="00D174E5">
        <w:rPr>
          <w:i/>
          <w:u w:val="single"/>
        </w:rPr>
        <w:t>server</w:t>
      </w:r>
      <w:r w:rsidR="00F13DC4" w:rsidRPr="00D174E5">
        <w:rPr>
          <w:i/>
        </w:rPr>
        <w:t xml:space="preserve"> </w:t>
      </w:r>
      <w:r w:rsidR="00D174E5">
        <w:rPr>
          <w:i/>
        </w:rPr>
        <w:t xml:space="preserve"> </w:t>
      </w:r>
      <w:r w:rsidR="00F13DC4" w:rsidRPr="00D174E5">
        <w:rPr>
          <w:i/>
        </w:rPr>
        <w:t>folder</w:t>
      </w:r>
      <w:proofErr w:type="gramEnd"/>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proofErr w:type="spellStart"/>
      <w:r w:rsidRPr="00804DC6">
        <w:rPr>
          <w:rFonts w:ascii="Courier New" w:hAnsi="Courier New"/>
          <w:b/>
        </w:rPr>
        <w:t>wti</w:t>
      </w:r>
      <w:r w:rsidR="00107FC4" w:rsidRPr="00BA0F18">
        <w:rPr>
          <w:rFonts w:ascii="Courier New" w:hAnsi="Courier New"/>
          <w:b/>
        </w:rPr>
        <w:t>scoreboard</w:t>
      </w:r>
      <w:r>
        <w:rPr>
          <w:rFonts w:ascii="Courier New" w:hAnsi="Courier New"/>
          <w:b/>
        </w:rPr>
        <w:t>account</w:t>
      </w:r>
      <w:proofErr w:type="spellEnd"/>
      <w:r w:rsidR="00107FC4" w:rsidRPr="00BA0F18">
        <w:rPr>
          <w:rFonts w:ascii="Courier New" w:hAnsi="Courier New"/>
          <w:b/>
        </w:rPr>
        <w:t>=xxx</w:t>
      </w:r>
      <w:r w:rsidR="00107FC4">
        <w:t xml:space="preserve"> </w:t>
      </w:r>
      <w:r>
        <w:t xml:space="preserve">and the </w:t>
      </w:r>
      <w:proofErr w:type="spellStart"/>
      <w:r w:rsidRPr="00804DC6">
        <w:rPr>
          <w:rFonts w:ascii="Courier New" w:hAnsi="Courier New"/>
          <w:b/>
        </w:rPr>
        <w:t>wtiscoreboardpassword</w:t>
      </w:r>
      <w:proofErr w:type="spellEnd"/>
      <w:r w:rsidRPr="00804DC6">
        <w:rPr>
          <w:rFonts w:ascii="Courier New" w:hAnsi="Courier New"/>
          <w:b/>
        </w:rPr>
        <w:t>=</w:t>
      </w:r>
      <w:proofErr w:type="spellStart"/>
      <w:r w:rsidRPr="00804DC6">
        <w:rPr>
          <w:rFonts w:ascii="Courier New" w:hAnsi="Courier New"/>
          <w:b/>
        </w:rPr>
        <w:t>yyy</w:t>
      </w:r>
      <w:proofErr w:type="spellEnd"/>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6498"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6499" w:author="john" w:date="2020-11-28T18:20:00Z"/>
        </w:rPr>
      </w:pPr>
      <w:r>
        <w:lastRenderedPageBreak/>
        <w:t xml:space="preserve">If the WTI </w:t>
      </w:r>
      <w:del w:id="6500"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proofErr w:type="spellStart"/>
      <w:r w:rsidRPr="006F17BE">
        <w:rPr>
          <w:rFonts w:ascii="Courier New" w:hAnsi="Courier New"/>
          <w:b/>
        </w:rPr>
        <w:t>wtiport</w:t>
      </w:r>
      <w:proofErr w:type="spellEnd"/>
      <w:r w:rsidRPr="006F17BE">
        <w:rPr>
          <w:rFonts w:ascii="Courier New" w:hAnsi="Courier New"/>
          <w:b/>
        </w:rPr>
        <w:t>=</w:t>
      </w:r>
      <w:r>
        <w:t xml:space="preserve"> entry in the </w:t>
      </w:r>
      <w:r w:rsidRPr="006F17BE">
        <w:rPr>
          <w:rFonts w:ascii="Courier New" w:hAnsi="Courier New"/>
          <w:b/>
        </w:rPr>
        <w:t>[server]</w:t>
      </w:r>
      <w:r>
        <w:t xml:space="preserve"> section to contain the desired port number.</w:t>
      </w:r>
    </w:p>
    <w:p w14:paraId="1133A7C5" w14:textId="7DB145A4" w:rsidR="009E0FD5" w:rsidRPr="00296DC9" w:rsidRDefault="009E0FD5" w:rsidP="005C557C">
      <w:pPr>
        <w:numPr>
          <w:ilvl w:val="1"/>
          <w:numId w:val="20"/>
        </w:numPr>
        <w:spacing w:before="240"/>
        <w:ind w:left="1080"/>
        <w:jc w:val="both"/>
      </w:pPr>
      <w:ins w:id="6501" w:author="john" w:date="2020-11-28T18:20:00Z">
        <w:r>
          <w:t xml:space="preserve">If the WTI </w:t>
        </w:r>
      </w:ins>
      <w:ins w:id="6502" w:author="john" w:date="2020-11-28T18:23:00Z">
        <w:r w:rsidR="005C557C">
          <w:t xml:space="preserve">server is running on a machine with a private </w:t>
        </w:r>
      </w:ins>
      <w:ins w:id="6503" w:author="john" w:date="2020-11-28T18:24:00Z">
        <w:r w:rsidR="005C557C">
          <w:t xml:space="preserve">IP (for example, behind a NAT firewall), add an entry to the WTI </w:t>
        </w:r>
        <w:r w:rsidR="005C557C" w:rsidRPr="005C557C">
          <w:rPr>
            <w:rFonts w:ascii="Courier New" w:hAnsi="Courier New"/>
            <w:b/>
            <w:rPrChange w:id="6504" w:author="john" w:date="2020-11-28T18:27:00Z">
              <w:rPr/>
            </w:rPrChange>
          </w:rPr>
          <w:t>pc2v9.ini</w:t>
        </w:r>
        <w:r w:rsidR="005C557C">
          <w:t xml:space="preserve"> file of the form </w:t>
        </w:r>
      </w:ins>
      <w:proofErr w:type="spellStart"/>
      <w:ins w:id="6505" w:author="john" w:date="2020-11-28T18:25:00Z">
        <w:r w:rsidR="005C557C" w:rsidRPr="005C557C">
          <w:rPr>
            <w:rFonts w:ascii="Courier New" w:hAnsi="Courier New"/>
            <w:b/>
            <w:rPrChange w:id="6506" w:author="john" w:date="2020-11-28T18:26:00Z">
              <w:rPr/>
            </w:rPrChange>
          </w:rPr>
          <w:t>wtiOverridePublicIP</w:t>
        </w:r>
        <w:proofErr w:type="spellEnd"/>
        <w:r w:rsidR="005C557C" w:rsidRPr="005C557C">
          <w:rPr>
            <w:rFonts w:ascii="Courier New" w:hAnsi="Courier New"/>
            <w:b/>
            <w:rPrChange w:id="6507" w:author="john" w:date="2020-11-28T18:26:00Z">
              <w:rPr/>
            </w:rPrChange>
          </w:rPr>
          <w:t>=</w:t>
        </w:r>
        <w:proofErr w:type="spellStart"/>
        <w:r w:rsidR="005C557C" w:rsidRPr="005C557C">
          <w:rPr>
            <w:rFonts w:ascii="Courier New" w:hAnsi="Courier New"/>
            <w:b/>
            <w:rPrChange w:id="6508" w:author="john" w:date="2020-11-28T18:26:00Z">
              <w:rPr/>
            </w:rPrChange>
          </w:rPr>
          <w:t>w.x.</w:t>
        </w:r>
        <w:proofErr w:type="gramStart"/>
        <w:r w:rsidR="005C557C" w:rsidRPr="005C557C">
          <w:rPr>
            <w:rFonts w:ascii="Courier New" w:hAnsi="Courier New"/>
            <w:b/>
            <w:rPrChange w:id="6509" w:author="john" w:date="2020-11-28T18:26:00Z">
              <w:rPr/>
            </w:rPrChange>
          </w:rPr>
          <w:t>y.z</w:t>
        </w:r>
      </w:ins>
      <w:proofErr w:type="spellEnd"/>
      <w:proofErr w:type="gramEnd"/>
      <w:ins w:id="6510" w:author="john" w:date="2020-11-28T18:26:00Z">
        <w:r w:rsidR="005C557C" w:rsidRPr="005C557C">
          <w:rPr>
            <w:rPrChange w:id="6511" w:author="john" w:date="2020-11-28T18:26:00Z">
              <w:rPr>
                <w:rFonts w:ascii="Courier New" w:hAnsi="Courier New"/>
                <w:b/>
              </w:rPr>
            </w:rPrChange>
          </w:rPr>
          <w:t>, where</w:t>
        </w:r>
        <w:r w:rsidR="005C557C">
          <w:rPr>
            <w:rFonts w:ascii="Courier New" w:hAnsi="Courier New"/>
            <w:b/>
          </w:rPr>
          <w:t xml:space="preserve"> </w:t>
        </w:r>
        <w:proofErr w:type="spellStart"/>
        <w:r w:rsidR="005C557C" w:rsidRPr="00193A7A">
          <w:rPr>
            <w:rFonts w:ascii="Courier New" w:hAnsi="Courier New"/>
            <w:b/>
          </w:rPr>
          <w:t>w.x.y.z</w:t>
        </w:r>
        <w:proofErr w:type="spellEnd"/>
        <w:r w:rsidR="005C557C">
          <w:rPr>
            <w:rFonts w:ascii="Courier New" w:hAnsi="Courier New"/>
            <w:b/>
          </w:rPr>
          <w:t xml:space="preserve"> </w:t>
        </w:r>
        <w:r w:rsidR="005C557C" w:rsidRPr="005C557C">
          <w:rPr>
            <w:rPrChange w:id="6512" w:author="john" w:date="2020-11-28T18:27:00Z">
              <w:rPr>
                <w:rFonts w:ascii="Courier New" w:hAnsi="Courier New"/>
                <w:b/>
              </w:rPr>
            </w:rPrChange>
          </w:rPr>
          <w:t xml:space="preserve">is the </w:t>
        </w:r>
      </w:ins>
      <w:ins w:id="6513" w:author="john" w:date="2020-11-28T18:27:00Z">
        <w:r w:rsidR="005C557C">
          <w:t>public-facing IP address of the WTI server (that is, the IP address to which team browser sessions will initially connect</w:t>
        </w:r>
      </w:ins>
      <w:ins w:id="6514" w:author="john" w:date="2020-11-28T18:28:00Z">
        <w:r w:rsidR="005C557C">
          <w:t xml:space="preserve">).  This is necessary to </w:t>
        </w:r>
        <w:del w:id="6515" w:author="John Clevenger" w:date="2022-06-16T11:35:00Z">
          <w:r w:rsidR="005C557C" w:rsidDel="006A0FAF">
            <w:delText>insure</w:delText>
          </w:r>
        </w:del>
      </w:ins>
      <w:ins w:id="6516" w:author="John Clevenger" w:date="2022-06-16T11:35:00Z">
        <w:r w:rsidR="006A0FAF">
          <w:t>ensure</w:t>
        </w:r>
      </w:ins>
      <w:ins w:id="6517" w:author="john" w:date="2020-11-28T18:28:00Z">
        <w:r w:rsidR="005C557C">
          <w:t xml:space="preserve"> that connections </w:t>
        </w:r>
      </w:ins>
      <w:ins w:id="6518"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6519"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6520" w:author="john" w:date="2020-11-28T18:30:00Z"/>
        </w:rPr>
      </w:pPr>
    </w:p>
    <w:p w14:paraId="2EAF2834" w14:textId="77777777" w:rsidR="00804DC6" w:rsidDel="005C557C" w:rsidRDefault="00804DC6" w:rsidP="002E35C8">
      <w:pPr>
        <w:spacing w:before="120"/>
        <w:ind w:firstLine="547"/>
        <w:jc w:val="both"/>
        <w:rPr>
          <w:del w:id="6521" w:author="john" w:date="2020-11-28T18:30:00Z"/>
        </w:rPr>
      </w:pPr>
    </w:p>
    <w:p w14:paraId="10A6174E" w14:textId="77777777" w:rsidR="00804DC6" w:rsidRPr="002C4363" w:rsidRDefault="00804DC6">
      <w:pPr>
        <w:spacing w:before="120"/>
        <w:jc w:val="both"/>
        <w:pPrChange w:id="6522"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proofErr w:type="spellStart"/>
      <w:r w:rsidRPr="007D23DE">
        <w:rPr>
          <w:rFonts w:ascii="Courier New" w:hAnsi="Courier New"/>
          <w:b/>
        </w:rPr>
        <w:t>WebTeamInterface</w:t>
      </w:r>
      <w:proofErr w:type="spellEnd"/>
      <w:r w:rsidRPr="007D23DE">
        <w:rPr>
          <w:rFonts w:ascii="Courier New" w:hAnsi="Courier New"/>
          <w:b/>
        </w:rPr>
        <w:t>-xx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w:t>
      </w:r>
      <w:proofErr w:type="gramStart"/>
      <w:r>
        <w:t xml:space="preserve">command </w:t>
      </w:r>
      <w:r w:rsidRPr="007D23DE">
        <w:rPr>
          <w:rFonts w:ascii="Courier New" w:hAnsi="Courier New"/>
          <w:b/>
        </w:rPr>
        <w:t>.</w:t>
      </w:r>
      <w:proofErr w:type="gramEnd"/>
      <w:r w:rsidRPr="007D23DE">
        <w:rPr>
          <w:rFonts w:ascii="Courier New" w:hAnsi="Courier New"/>
          <w:b/>
        </w:rPr>
        <w:t>/bin/pc2wti</w:t>
      </w:r>
      <w:r>
        <w:t xml:space="preserve">.  </w:t>
      </w:r>
    </w:p>
    <w:p w14:paraId="292D74FC" w14:textId="4FA32CB3" w:rsidR="001C4DFF" w:rsidRDefault="007D23DE" w:rsidP="00BA0F18">
      <w:pPr>
        <w:spacing w:before="240"/>
        <w:ind w:firstLine="540"/>
        <w:jc w:val="both"/>
        <w:rPr>
          <w:ins w:id="6523" w:author="John Clevenger" w:date="2022-06-15T13:17:00Z"/>
        </w:rPr>
      </w:pPr>
      <w:r>
        <w:t xml:space="preserve">This starts the WTI </w:t>
      </w:r>
      <w:del w:id="6524" w:author="John Clevenger" w:date="2022-06-16T11:36:00Z">
        <w:r w:rsidDel="006A0FAF">
          <w:delText>web</w:delText>
        </w:r>
      </w:del>
      <w:r>
        <w:t>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6525"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1F6B2AF" w14:textId="2BB564BD" w:rsidR="00BD34C4" w:rsidRDefault="00BD34C4" w:rsidP="00BA0F18">
      <w:pPr>
        <w:spacing w:before="240"/>
        <w:ind w:firstLine="540"/>
        <w:jc w:val="both"/>
        <w:rPr>
          <w:ins w:id="6526" w:author="John Clevenger" w:date="2022-06-15T13:17:00Z"/>
        </w:rPr>
      </w:pPr>
    </w:p>
    <w:p w14:paraId="2D8EE9EE" w14:textId="56444244" w:rsidR="00BD34C4" w:rsidRPr="00B30396" w:rsidRDefault="00BD34C4" w:rsidP="00BD34C4">
      <w:pPr>
        <w:spacing w:before="240"/>
        <w:jc w:val="both"/>
        <w:rPr>
          <w:ins w:id="6527" w:author="John Clevenger" w:date="2022-06-15T13:17:00Z"/>
          <w:b/>
        </w:rPr>
      </w:pPr>
      <w:ins w:id="6528" w:author="John Clevenger" w:date="2022-06-15T13:17:00Z">
        <w:r>
          <w:rPr>
            <w:b/>
          </w:rPr>
          <w:t>Getting help</w:t>
        </w:r>
        <w:r w:rsidRPr="00B30396">
          <w:rPr>
            <w:b/>
          </w:rPr>
          <w:t xml:space="preserve"> </w:t>
        </w:r>
      </w:ins>
      <w:ins w:id="6529" w:author="John Clevenger" w:date="2022-06-15T13:20:00Z">
        <w:r w:rsidR="00FE65EB">
          <w:rPr>
            <w:b/>
          </w:rPr>
          <w:t xml:space="preserve">with </w:t>
        </w:r>
      </w:ins>
      <w:ins w:id="6530" w:author="John Clevenger" w:date="2022-06-15T13:17:00Z">
        <w:r w:rsidRPr="00B30396">
          <w:rPr>
            <w:b/>
          </w:rPr>
          <w:t xml:space="preserve">the </w:t>
        </w:r>
        <w:r>
          <w:rPr>
            <w:b/>
          </w:rPr>
          <w:t>WTI</w:t>
        </w:r>
      </w:ins>
    </w:p>
    <w:p w14:paraId="05199F7F" w14:textId="18D76F68" w:rsidR="00BD34C4" w:rsidRDefault="00BD34C4" w:rsidP="00BD34C4">
      <w:pPr>
        <w:spacing w:before="240"/>
        <w:ind w:firstLine="540"/>
        <w:jc w:val="both"/>
        <w:rPr>
          <w:ins w:id="6531" w:author="John Clevenger" w:date="2022-06-15T13:17:00Z"/>
        </w:rPr>
      </w:pPr>
      <w:ins w:id="6532" w:author="John Clevenger" w:date="2022-06-15T13:17:00Z">
        <w:r>
          <w:t xml:space="preserve">If you are having problems </w:t>
        </w:r>
      </w:ins>
      <w:ins w:id="6533" w:author="John Clevenger" w:date="2022-06-15T13:18:00Z">
        <w:r>
          <w:t xml:space="preserve">using the WTI, </w:t>
        </w:r>
      </w:ins>
      <w:ins w:id="6534" w:author="John Clevenger" w:date="2022-06-15T13:24:00Z">
        <w:r w:rsidR="00BA28F8">
          <w:t xml:space="preserve">see the Appendix </w:t>
        </w:r>
        <w:proofErr w:type="gramStart"/>
        <w:r w:rsidR="00BA28F8">
          <w:t xml:space="preserve">on </w:t>
        </w:r>
      </w:ins>
      <w:ins w:id="6535" w:author="John Clevenger" w:date="2022-06-15T13:19:00Z">
        <w:r w:rsidR="00FE65EB">
          <w:t xml:space="preserve"> </w:t>
        </w:r>
      </w:ins>
      <w:ins w:id="6536" w:author="John Clevenger" w:date="2022-06-15T13:26:00Z">
        <w:r w:rsidR="00BA28F8">
          <w:rPr>
            <w:b/>
            <w:bCs/>
          </w:rPr>
          <w:t>Troubleshooting</w:t>
        </w:r>
        <w:proofErr w:type="gramEnd"/>
        <w:r w:rsidR="00BA28F8">
          <w:rPr>
            <w:b/>
            <w:bCs/>
          </w:rPr>
          <w:t xml:space="preserve"> / Getting Help.</w:t>
        </w:r>
      </w:ins>
      <w:ins w:id="6537" w:author="John Clevenger" w:date="2022-06-15T13:17:00Z">
        <w:r>
          <w:t xml:space="preserve"> </w:t>
        </w:r>
      </w:ins>
    </w:p>
    <w:p w14:paraId="68E65DE1" w14:textId="77777777" w:rsidR="00BD34C4" w:rsidRDefault="00BD34C4" w:rsidP="00BA0F18">
      <w:pPr>
        <w:spacing w:before="240"/>
        <w:ind w:firstLine="540"/>
        <w:jc w:val="both"/>
      </w:pPr>
    </w:p>
    <w:p w14:paraId="4FEDB2B3" w14:textId="77777777" w:rsidR="001C4DFF" w:rsidRDefault="001C4DFF" w:rsidP="00956225">
      <w:pPr>
        <w:pStyle w:val="Appendix"/>
      </w:pPr>
      <w:bookmarkStart w:id="6538" w:name="_Toc132121054"/>
      <w:r>
        <w:lastRenderedPageBreak/>
        <w:t>Appendix O – Input Validators</w:t>
      </w:r>
      <w:bookmarkEnd w:id="6538"/>
    </w:p>
    <w:p w14:paraId="6CED5DFB" w14:textId="77777777" w:rsidR="00AA35F5" w:rsidRPr="00661536" w:rsidRDefault="00AA35F5">
      <w:pPr>
        <w:pStyle w:val="ListParagraph"/>
        <w:numPr>
          <w:ilvl w:val="0"/>
          <w:numId w:val="38"/>
        </w:numPr>
        <w:spacing w:before="240"/>
        <w:jc w:val="both"/>
        <w:rPr>
          <w:ins w:id="6539" w:author="john" w:date="2020-10-22T21:18:00Z"/>
          <w:rFonts w:ascii="Arial" w:hAnsi="Arial" w:cs="Arial"/>
          <w:b/>
          <w:rPrChange w:id="6540" w:author="john" w:date="2020-10-22T21:47:00Z">
            <w:rPr>
              <w:ins w:id="6541" w:author="john" w:date="2020-10-22T21:18:00Z"/>
            </w:rPr>
          </w:rPrChange>
        </w:rPr>
        <w:pPrChange w:id="6542" w:author="john" w:date="2020-10-22T21:19:00Z">
          <w:pPr>
            <w:spacing w:before="240"/>
            <w:ind w:firstLine="720"/>
            <w:jc w:val="both"/>
          </w:pPr>
        </w:pPrChange>
      </w:pPr>
      <w:ins w:id="6543" w:author="john" w:date="2020-10-22T21:19:00Z">
        <w:r w:rsidRPr="00661536">
          <w:rPr>
            <w:rFonts w:ascii="Arial" w:hAnsi="Arial" w:cs="Arial"/>
            <w:b/>
            <w:rPrChange w:id="6544"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6545" w:author="john" w:date="2020-10-22T21:19:00Z">
        <w:r w:rsidR="00AA35F5">
          <w:t xml:space="preserve">contest </w:t>
        </w:r>
      </w:ins>
      <w:r>
        <w:t xml:space="preserve">problem so that it has associated with it </w:t>
      </w:r>
      <w:del w:id="6546" w:author="john" w:date="2020-10-22T21:02:00Z">
        <w:r w:rsidDel="00915E86">
          <w:delText xml:space="preserve">an </w:delText>
        </w:r>
      </w:del>
      <w:ins w:id="6547" w:author="john" w:date="2020-10-22T21:02:00Z">
        <w:r w:rsidR="00915E86">
          <w:t xml:space="preserve">one or more </w:t>
        </w:r>
      </w:ins>
      <w:r w:rsidRPr="006066C5">
        <w:rPr>
          <w:i/>
          <w:iCs/>
        </w:rPr>
        <w:t xml:space="preserve">input </w:t>
      </w:r>
      <w:r>
        <w:rPr>
          <w:i/>
          <w:iCs/>
        </w:rPr>
        <w:t>validator</w:t>
      </w:r>
      <w:ins w:id="6548" w:author="john" w:date="2020-10-22T21:02:00Z">
        <w:r w:rsidR="00915E86">
          <w:rPr>
            <w:i/>
            <w:iCs/>
          </w:rPr>
          <w:t>s</w:t>
        </w:r>
      </w:ins>
      <w:r>
        <w:t>.</w:t>
      </w:r>
      <w:r>
        <w:rPr>
          <w:rStyle w:val="FootnoteReference"/>
        </w:rPr>
        <w:footnoteReference w:id="80"/>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14:paraId="2712F2DE" w14:textId="77777777" w:rsidR="00D66AA0" w:rsidDel="00915E86" w:rsidRDefault="00D66AA0" w:rsidP="00D66AA0">
      <w:pPr>
        <w:spacing w:before="240"/>
        <w:ind w:firstLine="720"/>
        <w:jc w:val="both"/>
        <w:rPr>
          <w:del w:id="6553" w:author="john" w:date="2020-10-22T21:05:00Z"/>
        </w:rPr>
      </w:pPr>
      <w:del w:id="6554" w:author="john" w:date="2020-10-22T21:05:00Z">
        <w:r w:rsidDel="00915E86">
          <w:delText xml:space="preserve">Note that because the required judge’s test data file </w:delText>
        </w:r>
      </w:del>
      <w:del w:id="6555" w:author="john" w:date="2020-10-22T21:03:00Z">
        <w:r w:rsidDel="00915E86">
          <w:delText xml:space="preserve">input format for </w:delText>
        </w:r>
      </w:del>
      <w:del w:id="6556" w:author="john" w:date="2020-10-22T21:04:00Z">
        <w:r w:rsidDel="00915E86">
          <w:delText xml:space="preserve">each contest problem </w:delText>
        </w:r>
      </w:del>
      <w:del w:id="6557"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6558" w:author="john" w:date="2020-10-22T21:14:00Z"/>
        </w:rPr>
      </w:pPr>
      <w:ins w:id="6559" w:author="john" w:date="2020-10-22T21:05:00Z">
        <w:r>
          <w:t>PC</w:t>
        </w:r>
        <w:r>
          <w:rPr>
            <w:vertAlign w:val="superscript"/>
          </w:rPr>
          <w:t xml:space="preserve">2 </w:t>
        </w:r>
      </w:ins>
      <w:ins w:id="6560" w:author="john" w:date="2020-10-22T21:06:00Z">
        <w:r>
          <w:t xml:space="preserve">supports two types of input validators.  First, </w:t>
        </w:r>
      </w:ins>
      <w:ins w:id="6561" w:author="john" w:date="2020-10-22T21:07:00Z">
        <w:r>
          <w:t>PC</w:t>
        </w:r>
        <w:r>
          <w:rPr>
            <w:vertAlign w:val="superscript"/>
          </w:rPr>
          <w:t xml:space="preserve">2 </w:t>
        </w:r>
        <w:r>
          <w:t>contains an embedded copy of the VIVA Input Validator.</w:t>
        </w:r>
      </w:ins>
      <w:ins w:id="6562" w:author="john" w:date="2020-10-22T21:08:00Z">
        <w:r>
          <w:rPr>
            <w:rStyle w:val="FootnoteReference"/>
          </w:rPr>
          <w:footnoteReference w:id="81"/>
        </w:r>
      </w:ins>
      <w:ins w:id="6571" w:author="john" w:date="2020-10-22T21:06:00Z">
        <w:r>
          <w:t xml:space="preserve"> </w:t>
        </w:r>
      </w:ins>
      <w:ins w:id="6572" w:author="john" w:date="2020-10-22T21:10:00Z">
        <w:r>
          <w:t xml:space="preserve"> VIVA supports a “pattern language</w:t>
        </w:r>
      </w:ins>
      <w:ins w:id="6573" w:author="john" w:date="2020-10-22T21:11:00Z">
        <w:r>
          <w:t xml:space="preserve">” that allows a user to describe the required syntax of a </w:t>
        </w:r>
      </w:ins>
      <w:ins w:id="6574" w:author="john" w:date="2020-10-22T21:12:00Z">
        <w:r w:rsidR="00AA35F5">
          <w:t>judge</w:t>
        </w:r>
      </w:ins>
      <w:ins w:id="6575" w:author="john" w:date="2020-10-22T21:13:00Z">
        <w:r w:rsidR="00AA35F5">
          <w:t xml:space="preserve">’s </w:t>
        </w:r>
      </w:ins>
      <w:ins w:id="6576" w:author="john" w:date="2020-10-22T21:11:00Z">
        <w:r>
          <w:t>data file; PC</w:t>
        </w:r>
        <w:r w:rsidRPr="00AA35F5">
          <w:rPr>
            <w:vertAlign w:val="superscript"/>
            <w:rPrChange w:id="6577" w:author="john" w:date="2020-10-22T21:12:00Z">
              <w:rPr/>
            </w:rPrChange>
          </w:rPr>
          <w:t>2</w:t>
        </w:r>
        <w:r>
          <w:t xml:space="preserve"> </w:t>
        </w:r>
      </w:ins>
      <w:ins w:id="6578" w:author="john" w:date="2020-10-22T21:20:00Z">
        <w:r w:rsidR="00AA35F5">
          <w:t>can be used to invoke</w:t>
        </w:r>
      </w:ins>
      <w:ins w:id="6579" w:author="john" w:date="2020-10-22T21:11:00Z">
        <w:r>
          <w:t xml:space="preserve"> VIVA with </w:t>
        </w:r>
      </w:ins>
      <w:ins w:id="6580" w:author="john" w:date="2020-10-22T21:13:00Z">
        <w:r w:rsidR="00AA35F5">
          <w:t>a</w:t>
        </w:r>
      </w:ins>
      <w:ins w:id="6581" w:author="john" w:date="2020-10-22T21:11:00Z">
        <w:r>
          <w:t xml:space="preserve"> specified pattern</w:t>
        </w:r>
      </w:ins>
      <w:ins w:id="6582" w:author="john" w:date="2020-10-22T21:13:00Z">
        <w:r w:rsidR="00AA35F5">
          <w:t xml:space="preserve"> and display the results when the pattern is applied by VIVA to each contest problem judge</w:t>
        </w:r>
      </w:ins>
      <w:ins w:id="6583" w:author="john" w:date="2020-10-22T21:14:00Z">
        <w:r w:rsidR="00AA35F5">
          <w:t>’s data file.</w:t>
        </w:r>
      </w:ins>
    </w:p>
    <w:p w14:paraId="0AC1E1E4" w14:textId="77777777" w:rsidR="00AA35F5" w:rsidRDefault="00AA35F5" w:rsidP="00D66AA0">
      <w:pPr>
        <w:spacing w:before="240"/>
        <w:ind w:firstLine="720"/>
        <w:jc w:val="both"/>
        <w:rPr>
          <w:ins w:id="6584" w:author="john" w:date="2020-10-22T21:23:00Z"/>
        </w:rPr>
      </w:pPr>
      <w:ins w:id="6585" w:author="john" w:date="2020-10-22T21:15:00Z">
        <w:r>
          <w:t>PC</w:t>
        </w:r>
        <w:proofErr w:type="gramStart"/>
        <w:r>
          <w:rPr>
            <w:vertAlign w:val="superscript"/>
          </w:rPr>
          <w:t xml:space="preserve">2  </w:t>
        </w:r>
      </w:ins>
      <w:ins w:id="6586" w:author="john" w:date="2020-10-22T21:14:00Z">
        <w:r>
          <w:t>also</w:t>
        </w:r>
        <w:proofErr w:type="gramEnd"/>
        <w:r>
          <w:t xml:space="preserve"> supports </w:t>
        </w:r>
        <w:r>
          <w:rPr>
            <w:i/>
          </w:rPr>
          <w:t xml:space="preserve">custom </w:t>
        </w:r>
        <w:r>
          <w:t>input validators.  A custom input validator is a</w:t>
        </w:r>
      </w:ins>
      <w:ins w:id="6587" w:author="john" w:date="2020-10-22T21:21:00Z">
        <w:r>
          <w:t>n external</w:t>
        </w:r>
      </w:ins>
      <w:ins w:id="6588" w:author="john" w:date="2020-10-22T21:14:00Z">
        <w:r>
          <w:t xml:space="preserve"> program</w:t>
        </w:r>
      </w:ins>
      <w:ins w:id="6589" w:author="john" w:date="2020-10-22T21:15:00Z">
        <w:r>
          <w:t>,</w:t>
        </w:r>
      </w:ins>
      <w:ins w:id="6590" w:author="john" w:date="2020-10-22T21:14:00Z">
        <w:r>
          <w:t xml:space="preserve"> written by the Contest Administrator (or staff), </w:t>
        </w:r>
      </w:ins>
      <w:ins w:id="6591" w:author="john" w:date="2020-10-22T21:16:00Z">
        <w:r>
          <w:t xml:space="preserve">which accepts as input a judge’s data file and returns an indication of whether the data file is “valid”.  Custom input validators can be </w:t>
        </w:r>
      </w:ins>
      <w:ins w:id="6592" w:author="john" w:date="2020-10-22T21:17:00Z">
        <w:r>
          <w:t>written in any language whose compiler (or interpreter) can be invoked from a command line.  PC</w:t>
        </w:r>
        <w:r>
          <w:rPr>
            <w:vertAlign w:val="superscript"/>
          </w:rPr>
          <w:t>2</w:t>
        </w:r>
        <w:r>
          <w:t xml:space="preserve"> arranges that</w:t>
        </w:r>
      </w:ins>
      <w:ins w:id="6593" w:author="john" w:date="2020-10-22T23:28:00Z">
        <w:r w:rsidR="00083FCE">
          <w:t xml:space="preserve"> when a custom input validator is run,</w:t>
        </w:r>
      </w:ins>
      <w:ins w:id="6594" w:author="john" w:date="2020-10-22T21:17:00Z">
        <w:r>
          <w:t xml:space="preserve"> each judge</w:t>
        </w:r>
      </w:ins>
      <w:ins w:id="6595" w:author="john" w:date="2020-10-22T21:18:00Z">
        <w:r>
          <w:t xml:space="preserve">’s data </w:t>
        </w:r>
      </w:ins>
      <w:ins w:id="6596" w:author="john" w:date="2020-10-22T21:31:00Z">
        <w:r w:rsidR="00373609">
          <w:t xml:space="preserve">file </w:t>
        </w:r>
      </w:ins>
      <w:ins w:id="6597" w:author="john" w:date="2020-10-22T21:21:00Z">
        <w:r>
          <w:t>is passed to the custom input validator</w:t>
        </w:r>
      </w:ins>
      <w:ins w:id="6598" w:author="john" w:date="2020-10-22T23:28:00Z">
        <w:r w:rsidR="00083FCE">
          <w:t>;</w:t>
        </w:r>
      </w:ins>
      <w:ins w:id="6599" w:author="john" w:date="2020-10-22T21:21:00Z">
        <w:r>
          <w:t xml:space="preserve"> </w:t>
        </w:r>
      </w:ins>
      <w:ins w:id="6600" w:author="john" w:date="2020-10-22T23:28:00Z">
        <w:r w:rsidR="00083FCE">
          <w:t>PC</w:t>
        </w:r>
        <w:r w:rsidR="00083FCE" w:rsidRPr="00083FCE">
          <w:rPr>
            <w:vertAlign w:val="superscript"/>
            <w:rPrChange w:id="6601" w:author="john" w:date="2020-10-22T23:29:00Z">
              <w:rPr/>
            </w:rPrChange>
          </w:rPr>
          <w:t>2</w:t>
        </w:r>
      </w:ins>
      <w:ins w:id="6602" w:author="john" w:date="2020-10-22T21:21:00Z">
        <w:r>
          <w:t xml:space="preserve"> then displays the results.</w:t>
        </w:r>
      </w:ins>
    </w:p>
    <w:p w14:paraId="4B038CD8" w14:textId="77777777" w:rsidR="00373609" w:rsidRPr="00373609" w:rsidRDefault="009C588D" w:rsidP="00D66AA0">
      <w:pPr>
        <w:spacing w:before="240"/>
        <w:ind w:firstLine="720"/>
        <w:jc w:val="both"/>
        <w:rPr>
          <w:ins w:id="6603" w:author="john" w:date="2020-10-22T21:05:00Z"/>
        </w:rPr>
      </w:pPr>
      <w:ins w:id="6604" w:author="john" w:date="2020-10-23T21:26:00Z">
        <w:r>
          <w:t>E</w:t>
        </w:r>
      </w:ins>
      <w:ins w:id="6605"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6606" w:author="john" w:date="2020-10-22T21:26:00Z">
        <w:r w:rsidR="00373609">
          <w:t>; see below</w:t>
        </w:r>
      </w:ins>
      <w:ins w:id="6607" w:author="john" w:date="2020-10-22T21:23:00Z">
        <w:r w:rsidR="00373609">
          <w:t xml:space="preserve">), so if a problem is configured </w:t>
        </w:r>
      </w:ins>
      <w:ins w:id="6608" w:author="john" w:date="2020-10-22T21:26:00Z">
        <w:r w:rsidR="00373609">
          <w:t>with both a VIVA pattern and a custom input validator the use</w:t>
        </w:r>
      </w:ins>
      <w:ins w:id="6609" w:author="john" w:date="2020-10-22T21:32:00Z">
        <w:r w:rsidR="0036772E">
          <w:t>r</w:t>
        </w:r>
      </w:ins>
      <w:ins w:id="6610" w:author="john" w:date="2020-10-22T21:26:00Z">
        <w:r w:rsidR="00373609">
          <w:t xml:space="preserve"> must manually choose which one </w:t>
        </w:r>
      </w:ins>
      <w:ins w:id="6611" w:author="john" w:date="2020-10-22T21:32:00Z">
        <w:r w:rsidR="0036772E">
          <w:t xml:space="preserve">is </w:t>
        </w:r>
      </w:ins>
      <w:ins w:id="6612" w:author="john" w:date="2020-10-22T21:26:00Z">
        <w:r w:rsidR="00373609">
          <w:t xml:space="preserve">to </w:t>
        </w:r>
      </w:ins>
      <w:ins w:id="6613" w:author="john" w:date="2020-10-22T21:32:00Z">
        <w:r w:rsidR="0036772E">
          <w:t xml:space="preserve">be </w:t>
        </w:r>
      </w:ins>
      <w:ins w:id="6614" w:author="john" w:date="2020-10-22T21:26:00Z">
        <w:r w:rsidR="00373609">
          <w:t>execute</w:t>
        </w:r>
      </w:ins>
      <w:ins w:id="6615" w:author="john" w:date="2020-10-22T21:32:00Z">
        <w:r w:rsidR="0036772E">
          <w:t>d</w:t>
        </w:r>
      </w:ins>
      <w:ins w:id="6616" w:author="john" w:date="2020-10-22T21:26:00Z">
        <w:r w:rsidR="00373609">
          <w:t xml:space="preserve">.  (Both may be executed, but each one must first be </w:t>
        </w:r>
      </w:ins>
      <w:ins w:id="6617" w:author="john" w:date="2020-10-22T21:27:00Z">
        <w:r w:rsidR="00373609">
          <w:t>‘selected’.)</w:t>
        </w:r>
      </w:ins>
    </w:p>
    <w:p w14:paraId="623F09F7" w14:textId="77777777" w:rsidR="00D66AA0" w:rsidRPr="00EA202C" w:rsidRDefault="00D66AA0" w:rsidP="00D66AA0">
      <w:pPr>
        <w:spacing w:before="240"/>
        <w:ind w:firstLine="720"/>
        <w:jc w:val="both"/>
      </w:pPr>
      <w:r>
        <w:t>Note</w:t>
      </w:r>
      <w:del w:id="6618" w:author="john" w:date="2020-10-22T21:27:00Z">
        <w:r w:rsidDel="00373609">
          <w:delText xml:space="preserve"> </w:delText>
        </w:r>
      </w:del>
      <w:del w:id="6619" w:author="john" w:date="2020-10-22T21:23:00Z">
        <w:r w:rsidDel="00373609">
          <w:delText xml:space="preserve">also </w:delText>
        </w:r>
      </w:del>
      <w:ins w:id="6620" w:author="john" w:date="2020-10-22T21:28:00Z">
        <w:r w:rsidR="00373609">
          <w:t xml:space="preserve"> also </w:t>
        </w:r>
      </w:ins>
      <w:r>
        <w:t xml:space="preserve">that while it is a bit of work to write an input validator </w:t>
      </w:r>
      <w:ins w:id="6621"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1E33F78C" w:rsidR="0036772E" w:rsidRDefault="00A92296" w:rsidP="006066C5">
      <w:pPr>
        <w:spacing w:before="240"/>
        <w:ind w:firstLine="720"/>
        <w:jc w:val="both"/>
        <w:rPr>
          <w:ins w:id="6622" w:author="john" w:date="2020-10-22T21:34:00Z"/>
        </w:rPr>
      </w:pPr>
      <w:del w:id="6623" w:author="john" w:date="2020-10-22T21:34:00Z">
        <w:r w:rsidDel="0036772E">
          <w:rPr>
            <w:noProof/>
          </w:rPr>
          <w:drawing>
            <wp:anchor distT="0" distB="0" distL="114300" distR="114300" simplePos="0" relativeHeight="251646976" behindDoc="0" locked="0" layoutInCell="1" allowOverlap="1" wp14:anchorId="70CE24BE" wp14:editId="43FA48DC">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ins w:id="6624" w:author="John Clevenger" w:date="2022-12-17T15:22:00Z">
        <w:r w:rsidR="009F568F">
          <w:rPr>
            <w:iCs/>
          </w:rPr>
          <w:t xml:space="preserve">as well as the PC2 Wiki page at </w:t>
        </w:r>
        <w:r w:rsidR="009F568F">
          <w:rPr>
            <w:iCs/>
          </w:rPr>
          <w:fldChar w:fldCharType="begin"/>
        </w:r>
        <w:r w:rsidR="009F568F">
          <w:rPr>
            <w:iCs/>
          </w:rPr>
          <w:instrText xml:space="preserve"> HYPERLINK "https://github.com/pc2ccs/pc2v9/wiki/YAML-Contest-Configuration" </w:instrText>
        </w:r>
        <w:r w:rsidR="009F568F">
          <w:rPr>
            <w:iCs/>
          </w:rPr>
        </w:r>
        <w:r w:rsidR="009F568F">
          <w:rPr>
            <w:iCs/>
          </w:rPr>
          <w:fldChar w:fldCharType="separate"/>
        </w:r>
        <w:r w:rsidR="009F568F" w:rsidRPr="009F568F">
          <w:rPr>
            <w:rStyle w:val="Hyperlink"/>
            <w:iCs/>
          </w:rPr>
          <w:t>https://github.com/pc2ccs/pc2v9/wiki/YAML-Contest-Configuration</w:t>
        </w:r>
        <w:r w:rsidR="009F568F">
          <w:rPr>
            <w:iCs/>
          </w:rPr>
          <w:fldChar w:fldCharType="end"/>
        </w:r>
      </w:ins>
      <w:ins w:id="6625" w:author="John Clevenger" w:date="2022-12-17T15:23:00Z">
        <w:r w:rsidR="009F568F">
          <w:rPr>
            <w:iCs/>
          </w:rPr>
          <w:t xml:space="preserve"> </w:t>
        </w:r>
      </w:ins>
      <w:r w:rsidR="00712FF8">
        <w:t>for details on YAML configuration files</w:t>
      </w:r>
      <w:r w:rsidR="005C178D">
        <w:t xml:space="preserve">).  </w:t>
      </w:r>
      <w:ins w:id="6626" w:author="john" w:date="2020-10-22T21:35:00Z">
        <w:r w:rsidR="0036772E">
          <w:t xml:space="preserve">The following sections describe interactive input validator configuration, and </w:t>
        </w:r>
      </w:ins>
      <w:ins w:id="6627" w:author="john" w:date="2020-10-23T21:27:00Z">
        <w:r w:rsidR="009C588D">
          <w:t xml:space="preserve">input validator </w:t>
        </w:r>
      </w:ins>
      <w:ins w:id="6628"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6629" w:author="john" w:date="2020-10-22T21:34:00Z"/>
          <w:rFonts w:ascii="Arial" w:hAnsi="Arial" w:cs="Arial"/>
          <w:b/>
          <w:rPrChange w:id="6630" w:author="john" w:date="2020-10-22T21:47:00Z">
            <w:rPr>
              <w:ins w:id="6631" w:author="john" w:date="2020-10-22T21:34:00Z"/>
            </w:rPr>
          </w:rPrChange>
        </w:rPr>
        <w:pPrChange w:id="6632" w:author="john" w:date="2020-10-22T21:36:00Z">
          <w:pPr>
            <w:spacing w:before="240"/>
            <w:ind w:firstLine="720"/>
            <w:jc w:val="both"/>
          </w:pPr>
        </w:pPrChange>
      </w:pPr>
      <w:ins w:id="6633" w:author="john" w:date="2020-10-22T21:36:00Z">
        <w:r w:rsidRPr="00661536">
          <w:rPr>
            <w:rFonts w:ascii="Arial" w:hAnsi="Arial" w:cs="Arial"/>
            <w:b/>
            <w:rPrChange w:id="6634"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6635" w:author="john" w:date="2020-10-22T23:08:00Z"/>
        </w:rPr>
      </w:pPr>
      <w:ins w:id="6636" w:author="john" w:date="2020-10-22T21:37:00Z">
        <w:r>
          <w:t xml:space="preserve">Input validators </w:t>
        </w:r>
      </w:ins>
      <w:ins w:id="6637" w:author="john" w:date="2020-10-22T21:47:00Z">
        <w:r w:rsidR="00661536">
          <w:t>can be</w:t>
        </w:r>
      </w:ins>
      <w:ins w:id="6638" w:author="john" w:date="2020-10-22T21:37:00Z">
        <w:r>
          <w:t xml:space="preserve"> configured </w:t>
        </w:r>
      </w:ins>
      <w:ins w:id="6639" w:author="john" w:date="2020-10-22T21:47:00Z">
        <w:r w:rsidR="00661536">
          <w:t>using</w:t>
        </w:r>
      </w:ins>
      <w:ins w:id="6640" w:author="john" w:date="2020-10-22T21:37:00Z">
        <w:r>
          <w:t xml:space="preserve"> the </w:t>
        </w:r>
      </w:ins>
      <w:ins w:id="6641" w:author="john" w:date="2020-10-22T21:38:00Z">
        <w:r w:rsidRPr="0036772E">
          <w:rPr>
            <w:rFonts w:ascii="Arial" w:hAnsi="Arial" w:cs="Arial"/>
            <w:b/>
            <w:sz w:val="22"/>
            <w:szCs w:val="22"/>
            <w:rPrChange w:id="6642" w:author="john" w:date="2020-10-22T21:38:00Z">
              <w:rPr/>
            </w:rPrChange>
          </w:rPr>
          <w:t>Input Validator</w:t>
        </w:r>
        <w:r w:rsidRPr="0036772E">
          <w:rPr>
            <w:rFonts w:ascii="Arial" w:hAnsi="Arial" w:cs="Arial"/>
            <w:b/>
            <w:sz w:val="22"/>
            <w:szCs w:val="22"/>
          </w:rPr>
          <w:t xml:space="preserve"> </w:t>
        </w:r>
        <w:r>
          <w:t xml:space="preserve">tab </w:t>
        </w:r>
      </w:ins>
      <w:ins w:id="6643" w:author="john" w:date="2020-10-22T21:39:00Z">
        <w:r>
          <w:t xml:space="preserve">on the Contest Administrator’s </w:t>
        </w:r>
      </w:ins>
      <w:ins w:id="6644" w:author="john" w:date="2020-10-22T21:37:00Z">
        <w:r w:rsidRPr="0036772E">
          <w:rPr>
            <w:rFonts w:ascii="Arial" w:hAnsi="Arial" w:cs="Arial"/>
            <w:b/>
            <w:sz w:val="22"/>
            <w:szCs w:val="22"/>
            <w:rPrChange w:id="6645" w:author="john" w:date="2020-10-22T21:41:00Z">
              <w:rPr/>
            </w:rPrChange>
          </w:rPr>
          <w:t>Edit Problem</w:t>
        </w:r>
        <w:r>
          <w:t xml:space="preserve"> </w:t>
        </w:r>
      </w:ins>
      <w:ins w:id="6646" w:author="john" w:date="2020-10-22T21:41:00Z">
        <w:r>
          <w:t xml:space="preserve">or </w:t>
        </w:r>
        <w:r w:rsidRPr="0036772E">
          <w:rPr>
            <w:rFonts w:ascii="Arial" w:hAnsi="Arial" w:cs="Arial"/>
            <w:b/>
            <w:sz w:val="22"/>
            <w:szCs w:val="22"/>
            <w:rPrChange w:id="6647" w:author="john" w:date="2020-10-22T21:41:00Z">
              <w:rPr/>
            </w:rPrChange>
          </w:rPr>
          <w:t>Add problem</w:t>
        </w:r>
        <w:r>
          <w:t xml:space="preserve"> </w:t>
        </w:r>
      </w:ins>
      <w:ins w:id="6648" w:author="john" w:date="2020-10-22T21:37:00Z">
        <w:r>
          <w:t>screen</w:t>
        </w:r>
      </w:ins>
      <w:ins w:id="6649" w:author="john" w:date="2020-10-22T23:10:00Z">
        <w:r w:rsidR="00CA2190">
          <w:t>s</w:t>
        </w:r>
      </w:ins>
      <w:ins w:id="6650" w:author="john" w:date="2020-10-22T21:37:00Z">
        <w:r>
          <w:t xml:space="preserve"> </w:t>
        </w:r>
      </w:ins>
      <w:ins w:id="6651" w:author="john" w:date="2020-10-22T21:39:00Z">
        <w:r>
          <w:t xml:space="preserve">(the </w:t>
        </w:r>
        <w:r w:rsidRPr="00661536">
          <w:rPr>
            <w:rFonts w:ascii="Arial" w:hAnsi="Arial" w:cs="Arial"/>
            <w:b/>
            <w:sz w:val="22"/>
            <w:szCs w:val="22"/>
            <w:rPrChange w:id="6652" w:author="john" w:date="2020-10-22T21:43:00Z">
              <w:rPr/>
            </w:rPrChange>
          </w:rPr>
          <w:t>Edit Problem</w:t>
        </w:r>
        <w:r>
          <w:t xml:space="preserve"> </w:t>
        </w:r>
      </w:ins>
      <w:ins w:id="6653" w:author="john" w:date="2020-10-22T21:42:00Z">
        <w:r w:rsidR="00661536">
          <w:t xml:space="preserve">or </w:t>
        </w:r>
        <w:r w:rsidR="00661536" w:rsidRPr="00661536">
          <w:rPr>
            <w:rFonts w:ascii="Arial" w:hAnsi="Arial" w:cs="Arial"/>
            <w:b/>
            <w:sz w:val="22"/>
            <w:szCs w:val="22"/>
            <w:rPrChange w:id="6654" w:author="john" w:date="2020-10-22T21:43:00Z">
              <w:rPr/>
            </w:rPrChange>
          </w:rPr>
          <w:t>Add Problem</w:t>
        </w:r>
        <w:r w:rsidR="00661536">
          <w:t xml:space="preserve"> </w:t>
        </w:r>
      </w:ins>
      <w:ins w:id="6655" w:author="john" w:date="2020-10-22T21:39:00Z">
        <w:r>
          <w:t>screen</w:t>
        </w:r>
      </w:ins>
      <w:ins w:id="6656" w:author="john" w:date="2020-10-22T21:42:00Z">
        <w:r w:rsidR="00661536">
          <w:t>s</w:t>
        </w:r>
      </w:ins>
      <w:ins w:id="6657" w:author="john" w:date="2020-10-22T21:39:00Z">
        <w:r>
          <w:t xml:space="preserve"> </w:t>
        </w:r>
      </w:ins>
      <w:ins w:id="6658" w:author="john" w:date="2020-10-22T21:42:00Z">
        <w:r w:rsidR="00661536">
          <w:t>are</w:t>
        </w:r>
      </w:ins>
      <w:ins w:id="6659" w:author="john" w:date="2020-10-22T21:39:00Z">
        <w:r>
          <w:t xml:space="preserve"> accessed by </w:t>
        </w:r>
      </w:ins>
      <w:ins w:id="6660" w:author="john" w:date="2020-10-22T21:42:00Z">
        <w:r w:rsidR="00661536">
          <w:t xml:space="preserve">clicking on </w:t>
        </w:r>
      </w:ins>
      <w:ins w:id="6661" w:author="john" w:date="2020-10-22T21:40:00Z">
        <w:r>
          <w:t xml:space="preserve">the </w:t>
        </w:r>
        <w:r w:rsidRPr="00661536">
          <w:rPr>
            <w:rFonts w:ascii="Arial" w:hAnsi="Arial" w:cs="Arial"/>
            <w:b/>
            <w:sz w:val="22"/>
            <w:szCs w:val="22"/>
            <w:rPrChange w:id="6662" w:author="john" w:date="2020-10-22T21:43:00Z">
              <w:rPr/>
            </w:rPrChange>
          </w:rPr>
          <w:t>Problems</w:t>
        </w:r>
        <w:r>
          <w:t xml:space="preserve"> tab of the Admin’s </w:t>
        </w:r>
        <w:r w:rsidRPr="00661536">
          <w:rPr>
            <w:rFonts w:ascii="Arial" w:hAnsi="Arial" w:cs="Arial"/>
            <w:b/>
            <w:sz w:val="22"/>
            <w:szCs w:val="22"/>
            <w:rPrChange w:id="6663" w:author="john" w:date="2020-10-22T21:43:00Z">
              <w:rPr/>
            </w:rPrChange>
          </w:rPr>
          <w:t>Configure Contest</w:t>
        </w:r>
        <w:r>
          <w:t xml:space="preserve"> screen, then cl</w:t>
        </w:r>
        <w:r w:rsidR="00661536">
          <w:t xml:space="preserve">icking either the </w:t>
        </w:r>
      </w:ins>
      <w:ins w:id="6664" w:author="john" w:date="2020-10-22T21:44:00Z">
        <w:r w:rsidR="00661536" w:rsidRPr="00FC2033">
          <w:rPr>
            <w:rFonts w:ascii="Arial" w:hAnsi="Arial" w:cs="Arial"/>
            <w:b/>
            <w:sz w:val="22"/>
            <w:szCs w:val="22"/>
            <w:rPrChange w:id="6665" w:author="john" w:date="2020-10-22T22:35:00Z">
              <w:rPr/>
            </w:rPrChange>
          </w:rPr>
          <w:t>Edit</w:t>
        </w:r>
        <w:r w:rsidR="00661536">
          <w:t xml:space="preserve"> or </w:t>
        </w:r>
        <w:r w:rsidR="00661536" w:rsidRPr="00FC2033">
          <w:rPr>
            <w:rFonts w:ascii="Arial" w:hAnsi="Arial" w:cs="Arial"/>
            <w:b/>
            <w:sz w:val="22"/>
            <w:szCs w:val="22"/>
            <w:rPrChange w:id="6666" w:author="john" w:date="2020-10-22T22:35:00Z">
              <w:rPr/>
            </w:rPrChange>
          </w:rPr>
          <w:t>Add</w:t>
        </w:r>
        <w:r w:rsidR="00661536">
          <w:t xml:space="preserve"> button).</w:t>
        </w:r>
      </w:ins>
      <w:ins w:id="6667"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6668" w:author="john" w:date="2020-10-22T23:08:00Z"/>
        </w:rPr>
      </w:pPr>
      <w:ins w:id="6669"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6670" w:author="john" w:date="2020-10-22T23:09:00Z">
        <w:r>
          <w:t xml:space="preserve">  Note that input validators are not run automatically in PC</w:t>
        </w:r>
        <w:r w:rsidRPr="00CA2190">
          <w:rPr>
            <w:vertAlign w:val="superscript"/>
            <w:rPrChange w:id="6671" w:author="john" w:date="2020-10-22T23:10:00Z">
              <w:rPr/>
            </w:rPrChange>
          </w:rPr>
          <w:t>2</w:t>
        </w:r>
        <w:r>
          <w:t xml:space="preserve">; the Contest Administrator must use the </w:t>
        </w:r>
      </w:ins>
      <w:ins w:id="6672" w:author="john" w:date="2020-10-22T23:10:00Z">
        <w:r w:rsidRPr="00CA2190">
          <w:rPr>
            <w:rFonts w:ascii="Arial" w:hAnsi="Arial" w:cs="Arial"/>
            <w:b/>
            <w:sz w:val="22"/>
            <w:szCs w:val="22"/>
            <w:rPrChange w:id="6673" w:author="john" w:date="2020-10-22T23:11:00Z">
              <w:rPr/>
            </w:rPrChange>
          </w:rPr>
          <w:t>Run VIVA</w:t>
        </w:r>
        <w:r>
          <w:t xml:space="preserve"> and/or </w:t>
        </w:r>
        <w:r w:rsidRPr="00CA2190">
          <w:rPr>
            <w:rFonts w:ascii="Arial" w:hAnsi="Arial" w:cs="Arial"/>
            <w:b/>
            <w:sz w:val="22"/>
            <w:szCs w:val="22"/>
            <w:rPrChange w:id="6674" w:author="john" w:date="2020-10-22T23:11:00Z">
              <w:rPr/>
            </w:rPrChange>
          </w:rPr>
          <w:t>Run Custom Input Validator</w:t>
        </w:r>
        <w:r>
          <w:t xml:space="preserve"> </w:t>
        </w:r>
      </w:ins>
      <w:ins w:id="6675" w:author="john" w:date="2020-10-22T23:11:00Z">
        <w:r>
          <w:t xml:space="preserve">buttons </w:t>
        </w:r>
      </w:ins>
      <w:ins w:id="6676" w:author="john" w:date="2020-10-22T23:10:00Z">
        <w:r>
          <w:t>to test the judge</w:t>
        </w:r>
      </w:ins>
      <w:ins w:id="6677" w:author="john" w:date="2020-10-22T23:11:00Z">
        <w:r>
          <w:t>’s input data files with the corresponding input validator.</w:t>
        </w:r>
      </w:ins>
    </w:p>
    <w:p w14:paraId="7A3DB50D" w14:textId="77777777" w:rsidR="00CA2190" w:rsidRDefault="00CA2190" w:rsidP="006066C5">
      <w:pPr>
        <w:spacing w:before="240"/>
        <w:ind w:firstLine="720"/>
        <w:jc w:val="both"/>
        <w:rPr>
          <w:ins w:id="6678" w:author="john" w:date="2020-10-22T22:32:00Z"/>
        </w:rPr>
      </w:pPr>
    </w:p>
    <w:p w14:paraId="2C579EA6" w14:textId="77777777" w:rsidR="00FC2033" w:rsidRPr="00FC2033" w:rsidRDefault="008E11B4">
      <w:pPr>
        <w:pStyle w:val="ListParagraph"/>
        <w:numPr>
          <w:ilvl w:val="1"/>
          <w:numId w:val="38"/>
        </w:numPr>
        <w:spacing w:before="240"/>
        <w:ind w:left="450"/>
        <w:jc w:val="both"/>
        <w:rPr>
          <w:ins w:id="6679" w:author="john" w:date="2020-10-22T21:37:00Z"/>
          <w:rFonts w:ascii="Arial" w:hAnsi="Arial" w:cs="Arial"/>
          <w:b/>
          <w:rPrChange w:id="6680" w:author="john" w:date="2020-10-22T22:34:00Z">
            <w:rPr>
              <w:ins w:id="6681" w:author="john" w:date="2020-10-22T21:37:00Z"/>
            </w:rPr>
          </w:rPrChange>
        </w:rPr>
        <w:pPrChange w:id="6682" w:author="john" w:date="2020-10-22T22:34:00Z">
          <w:pPr>
            <w:spacing w:before="240"/>
            <w:ind w:firstLine="720"/>
            <w:jc w:val="both"/>
          </w:pPr>
        </w:pPrChange>
      </w:pPr>
      <w:ins w:id="6683" w:author="john" w:date="2020-10-22T22:44:00Z">
        <w:r>
          <w:rPr>
            <w:rFonts w:ascii="Arial" w:hAnsi="Arial" w:cs="Arial"/>
            <w:b/>
          </w:rPr>
          <w:t xml:space="preserve">  </w:t>
        </w:r>
      </w:ins>
      <w:ins w:id="6684" w:author="john" w:date="2020-10-22T22:34:00Z">
        <w:r w:rsidR="00FC2033">
          <w:rPr>
            <w:rFonts w:ascii="Arial" w:hAnsi="Arial" w:cs="Arial"/>
            <w:b/>
          </w:rPr>
          <w:t>VIVA</w:t>
        </w:r>
      </w:ins>
      <w:ins w:id="6685" w:author="john" w:date="2020-10-22T22:33:00Z">
        <w:r w:rsidR="00FC2033" w:rsidRPr="00E060BC">
          <w:rPr>
            <w:rFonts w:ascii="Arial" w:hAnsi="Arial" w:cs="Arial"/>
            <w:b/>
          </w:rPr>
          <w:t xml:space="preserve"> </w:t>
        </w:r>
      </w:ins>
      <w:ins w:id="6686" w:author="john" w:date="2020-10-22T22:44:00Z">
        <w:r>
          <w:rPr>
            <w:rFonts w:ascii="Arial" w:hAnsi="Arial" w:cs="Arial"/>
            <w:b/>
          </w:rPr>
          <w:t xml:space="preserve">Input Validator </w:t>
        </w:r>
      </w:ins>
      <w:ins w:id="6687"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6688" w:author="john" w:date="2020-10-22T22:21:00Z"/>
        </w:rPr>
      </w:pPr>
      <w:ins w:id="6689" w:author="john" w:date="2020-10-22T22:21:00Z">
        <w:r>
          <w:rPr>
            <w:noProof/>
          </w:rPr>
          <w:drawing>
            <wp:anchor distT="0" distB="0" distL="114300" distR="114300" simplePos="0" relativeHeight="251677696" behindDoc="0" locked="0" layoutInCell="1" allowOverlap="1" wp14:anchorId="4025F4D5" wp14:editId="73C9EA8C">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6690" w:author="john" w:date="2020-10-22T21:48:00Z">
        <w:r w:rsidR="00FC2033" w:rsidRPr="00FC2033">
          <w:rPr>
            <w:rFonts w:ascii="Arial" w:hAnsi="Arial" w:cs="Arial"/>
            <w:b/>
            <w:sz w:val="22"/>
            <w:szCs w:val="22"/>
          </w:rPr>
          <w:t>Input Validator</w:t>
        </w:r>
        <w:r w:rsidR="00FC2033">
          <w:t xml:space="preserve"> </w:t>
        </w:r>
      </w:ins>
      <w:del w:id="6691" w:author="john" w:date="2020-10-22T22:35:00Z">
        <w:r w:rsidR="00D66AA0" w:rsidDel="00FC2033">
          <w:delText xml:space="preserve">interactive configuration </w:delText>
        </w:r>
        <w:r w:rsidR="00904D78" w:rsidDel="00FC2033">
          <w:delText>screen</w:delText>
        </w:r>
      </w:del>
      <w:ins w:id="6692" w:author="john" w:date="2020-10-22T22:35:00Z">
        <w:r w:rsidR="00FC2033">
          <w:t>tab</w:t>
        </w:r>
      </w:ins>
      <w:ins w:id="6693" w:author="john" w:date="2020-10-22T22:34:00Z">
        <w:r w:rsidR="00FC2033">
          <w:t xml:space="preserve"> with the </w:t>
        </w:r>
        <w:r w:rsidR="00FC2033" w:rsidRPr="00FC2033">
          <w:rPr>
            <w:rFonts w:ascii="Arial" w:hAnsi="Arial" w:cs="Arial"/>
            <w:b/>
            <w:sz w:val="22"/>
            <w:szCs w:val="22"/>
            <w:rPrChange w:id="6694" w:author="john" w:date="2020-10-22T22:35:00Z">
              <w:rPr/>
            </w:rPrChange>
          </w:rPr>
          <w:t>Use VIVA</w:t>
        </w:r>
      </w:ins>
      <w:ins w:id="6695" w:author="john" w:date="2020-10-22T22:37:00Z">
        <w:r w:rsidR="00FC2033">
          <w:rPr>
            <w:rFonts w:ascii="Arial" w:hAnsi="Arial" w:cs="Arial"/>
            <w:b/>
            <w:sz w:val="22"/>
            <w:szCs w:val="22"/>
          </w:rPr>
          <w:t xml:space="preserve"> Input Validator</w:t>
        </w:r>
      </w:ins>
      <w:ins w:id="6696" w:author="john" w:date="2020-10-22T22:34:00Z">
        <w:r w:rsidR="00FC2033">
          <w:t xml:space="preserve"> option selected</w:t>
        </w:r>
      </w:ins>
      <w:del w:id="6697"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6698" w:author="john" w:date="2020-10-22T23:11:00Z"/>
        </w:rPr>
      </w:pPr>
    </w:p>
    <w:p w14:paraId="66695788" w14:textId="77777777" w:rsidR="00445CB0" w:rsidRDefault="00904D78" w:rsidP="006066C5">
      <w:pPr>
        <w:spacing w:before="240"/>
        <w:ind w:firstLine="720"/>
        <w:jc w:val="both"/>
        <w:rPr>
          <w:ins w:id="6699" w:author="john" w:date="2020-10-23T21:37:00Z"/>
        </w:rPr>
      </w:pPr>
      <w:del w:id="6700" w:author="john" w:date="2020-10-22T21:49:00Z">
        <w:r w:rsidDel="00661536">
          <w:delText xml:space="preserve">As </w:delText>
        </w:r>
      </w:del>
      <w:ins w:id="6701" w:author="john" w:date="2020-10-22T21:49:00Z">
        <w:r w:rsidR="00661536">
          <w:t xml:space="preserve">The example problem </w:t>
        </w:r>
      </w:ins>
      <w:r>
        <w:t>shown on the above screen</w:t>
      </w:r>
      <w:ins w:id="6702" w:author="john" w:date="2020-10-22T21:49:00Z">
        <w:r w:rsidR="00661536">
          <w:t xml:space="preserve"> has been configured with two input validators: VIVA </w:t>
        </w:r>
      </w:ins>
      <w:ins w:id="6703" w:author="john" w:date="2020-10-22T21:50:00Z">
        <w:r w:rsidR="00661536">
          <w:t xml:space="preserve">as well as a custom input validator. </w:t>
        </w:r>
      </w:ins>
      <w:ins w:id="6704" w:author="john" w:date="2020-10-22T22:37:00Z">
        <w:r w:rsidR="00FC2033">
          <w:t>Because</w:t>
        </w:r>
      </w:ins>
      <w:ins w:id="6705" w:author="john" w:date="2020-10-22T21:50:00Z">
        <w:r w:rsidR="00661536">
          <w:t xml:space="preserve"> the VIVA input validator </w:t>
        </w:r>
      </w:ins>
      <w:ins w:id="6706" w:author="john" w:date="2020-10-22T22:37:00Z">
        <w:r w:rsidR="00FC2033">
          <w:t>is currently</w:t>
        </w:r>
      </w:ins>
      <w:ins w:id="6707" w:author="john" w:date="2020-10-22T21:50:00Z">
        <w:r w:rsidR="00661536">
          <w:t xml:space="preserve"> selected, </w:t>
        </w:r>
      </w:ins>
      <w:ins w:id="6708" w:author="john" w:date="2020-10-22T22:37:00Z">
        <w:r w:rsidR="00FC2033">
          <w:t>this</w:t>
        </w:r>
      </w:ins>
      <w:ins w:id="6709" w:author="john" w:date="2020-10-22T21:50:00Z">
        <w:r w:rsidR="00661536">
          <w:t xml:space="preserve"> automatically enables the VIVA </w:t>
        </w:r>
        <w:r w:rsidR="00661536" w:rsidRPr="0063176E">
          <w:rPr>
            <w:rFonts w:ascii="Arial" w:hAnsi="Arial" w:cs="Arial"/>
            <w:b/>
            <w:sz w:val="22"/>
            <w:szCs w:val="22"/>
            <w:rPrChange w:id="6710" w:author="john" w:date="2020-10-22T21:52:00Z">
              <w:rPr/>
            </w:rPrChange>
          </w:rPr>
          <w:t>Load Pattern</w:t>
        </w:r>
        <w:r w:rsidR="00661536">
          <w:t xml:space="preserve">, </w:t>
        </w:r>
        <w:r w:rsidR="00661536" w:rsidRPr="0063176E">
          <w:rPr>
            <w:rFonts w:ascii="Arial" w:hAnsi="Arial" w:cs="Arial"/>
            <w:b/>
            <w:sz w:val="22"/>
            <w:szCs w:val="22"/>
            <w:rPrChange w:id="6711" w:author="john" w:date="2020-10-22T21:52:00Z">
              <w:rPr/>
            </w:rPrChange>
          </w:rPr>
          <w:t>Run VIVA</w:t>
        </w:r>
        <w:r w:rsidR="00661536">
          <w:t xml:space="preserve">, and </w:t>
        </w:r>
        <w:r w:rsidR="00661536" w:rsidRPr="0063176E">
          <w:rPr>
            <w:rFonts w:ascii="Arial" w:hAnsi="Arial" w:cs="Arial"/>
            <w:b/>
            <w:sz w:val="22"/>
            <w:szCs w:val="22"/>
            <w:rPrChange w:id="6712" w:author="john" w:date="2020-10-22T21:52:00Z">
              <w:rPr/>
            </w:rPrChange>
          </w:rPr>
          <w:t>Save Pattern</w:t>
        </w:r>
        <w:r w:rsidR="00661536">
          <w:t xml:space="preserve"> buttons.</w:t>
        </w:r>
      </w:ins>
      <w:ins w:id="6713" w:author="john" w:date="2020-10-22T21:53:00Z">
        <w:r w:rsidR="0063176E">
          <w:t xml:space="preserve"> The </w:t>
        </w:r>
        <w:r w:rsidR="0063176E" w:rsidRPr="0063176E">
          <w:rPr>
            <w:rFonts w:ascii="Arial" w:hAnsi="Arial" w:cs="Arial"/>
            <w:b/>
            <w:sz w:val="22"/>
            <w:szCs w:val="22"/>
            <w:rPrChange w:id="6714"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6715"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6716" w:author="john" w:date="2020-10-23T21:34:00Z"/>
        </w:rPr>
      </w:pPr>
      <w:ins w:id="6717" w:author="john" w:date="2020-10-23T21:34:00Z">
        <w:r>
          <w:t xml:space="preserve">VIVA patterns are by convention stored in a file whose name ends with the suffix </w:t>
        </w:r>
        <w:proofErr w:type="gramStart"/>
        <w:r>
          <w:t>“</w:t>
        </w:r>
        <w:r w:rsidRPr="00445CB0">
          <w:rPr>
            <w:b/>
            <w:rPrChange w:id="6718" w:author="john" w:date="2020-10-23T21:35:00Z">
              <w:rPr/>
            </w:rPrChange>
          </w:rPr>
          <w:t>.viva</w:t>
        </w:r>
        <w:proofErr w:type="gramEnd"/>
        <w:r>
          <w:t xml:space="preserve">” and are placed </w:t>
        </w:r>
      </w:ins>
      <w:ins w:id="6719" w:author="john" w:date="2020-10-23T21:35:00Z">
        <w:r>
          <w:t>in a folder named “</w:t>
        </w:r>
        <w:proofErr w:type="spellStart"/>
        <w:r w:rsidRPr="00445CB0">
          <w:rPr>
            <w:b/>
            <w:rPrChange w:id="6720" w:author="john" w:date="2020-10-23T21:35:00Z">
              <w:rPr/>
            </w:rPrChange>
          </w:rPr>
          <w:t>input_validators</w:t>
        </w:r>
        <w:proofErr w:type="spellEnd"/>
        <w:r>
          <w:t xml:space="preserve">” beneath the </w:t>
        </w:r>
      </w:ins>
      <w:ins w:id="6721" w:author="john" w:date="2020-10-23T21:36:00Z">
        <w:r>
          <w:t xml:space="preserve">problem-specific folder (that is, </w:t>
        </w:r>
      </w:ins>
      <w:ins w:id="6722" w:author="john" w:date="2020-10-23T21:38:00Z">
        <w:r>
          <w:t xml:space="preserve">beneath the </w:t>
        </w:r>
      </w:ins>
      <w:ins w:id="6723" w:author="john" w:date="2020-10-23T21:36:00Z">
        <w:r>
          <w:t>folder named as the problem</w:t>
        </w:r>
      </w:ins>
      <w:ins w:id="6724" w:author="john" w:date="2020-10-23T21:37:00Z">
        <w:r>
          <w:t xml:space="preserve">’s “short-name”) </w:t>
        </w:r>
      </w:ins>
      <w:ins w:id="6725" w:author="john" w:date="2020-10-23T21:42:00Z">
        <w:r>
          <w:t xml:space="preserve">which in turn is stored </w:t>
        </w:r>
      </w:ins>
      <w:ins w:id="6726" w:author="john" w:date="2020-10-23T21:37:00Z">
        <w:r>
          <w:t xml:space="preserve">beneath the contest </w:t>
        </w:r>
      </w:ins>
      <w:ins w:id="6727" w:author="john" w:date="2020-10-23T21:36:00Z">
        <w:r>
          <w:t>“</w:t>
        </w:r>
        <w:r w:rsidRPr="00445CB0">
          <w:rPr>
            <w:b/>
            <w:rPrChange w:id="6728" w:author="john" w:date="2020-10-23T21:37:00Z">
              <w:rPr/>
            </w:rPrChange>
          </w:rPr>
          <w:t>config</w:t>
        </w:r>
        <w:r>
          <w:t xml:space="preserve">” folder. </w:t>
        </w:r>
      </w:ins>
    </w:p>
    <w:p w14:paraId="7FF71139" w14:textId="77777777" w:rsidR="0063176E" w:rsidRDefault="0063176E" w:rsidP="006066C5">
      <w:pPr>
        <w:spacing w:before="240"/>
        <w:ind w:firstLine="720"/>
        <w:jc w:val="both"/>
        <w:rPr>
          <w:ins w:id="6729" w:author="john" w:date="2020-10-22T21:59:00Z"/>
        </w:rPr>
      </w:pPr>
      <w:ins w:id="6730" w:author="john" w:date="2020-10-22T21:53:00Z">
        <w:r>
          <w:t xml:space="preserve">The VIVA pattern displayed above says that </w:t>
        </w:r>
      </w:ins>
      <w:ins w:id="6731" w:author="john" w:date="2020-10-22T22:38:00Z">
        <w:r w:rsidR="00FC2033">
          <w:t>each</w:t>
        </w:r>
      </w:ins>
      <w:ins w:id="6732" w:author="john" w:date="2020-10-22T21:53:00Z">
        <w:r>
          <w:t xml:space="preserve"> judge</w:t>
        </w:r>
      </w:ins>
      <w:ins w:id="6733" w:author="john" w:date="2020-10-22T21:54:00Z">
        <w:r>
          <w:t>’</w:t>
        </w:r>
      </w:ins>
      <w:ins w:id="6734" w:author="john" w:date="2020-10-22T21:55:00Z">
        <w:r>
          <w:t xml:space="preserve">s input data file must </w:t>
        </w:r>
      </w:ins>
      <w:ins w:id="6735" w:author="john" w:date="2020-10-22T21:56:00Z">
        <w:r>
          <w:t xml:space="preserve">consist of </w:t>
        </w:r>
      </w:ins>
      <w:ins w:id="6736" w:author="john" w:date="2020-10-22T21:55:00Z">
        <w:r>
          <w:t xml:space="preserve">a series of lines, each containing a single integer, and that the </w:t>
        </w:r>
      </w:ins>
      <w:ins w:id="6737" w:author="john" w:date="2020-10-22T22:38:00Z">
        <w:r w:rsidR="00FC2033">
          <w:t xml:space="preserve">file </w:t>
        </w:r>
      </w:ins>
      <w:ins w:id="6738" w:author="john" w:date="2020-10-22T21:55:00Z">
        <w:r>
          <w:t>data is terminated by a line containing a sentinel value of zero.</w:t>
        </w:r>
      </w:ins>
      <w:ins w:id="6739" w:author="john" w:date="2020-10-22T21:57:00Z">
        <w:r>
          <w:rPr>
            <w:rStyle w:val="FootnoteReference"/>
          </w:rPr>
          <w:footnoteReference w:id="82"/>
        </w:r>
      </w:ins>
    </w:p>
    <w:p w14:paraId="445CAB52" w14:textId="77777777" w:rsidR="008A76ED" w:rsidRDefault="008A76ED" w:rsidP="008A76ED">
      <w:pPr>
        <w:spacing w:before="240"/>
        <w:ind w:firstLine="720"/>
        <w:jc w:val="both"/>
        <w:rPr>
          <w:ins w:id="6747" w:author="john" w:date="2020-10-22T22:04:00Z"/>
        </w:rPr>
      </w:pPr>
      <w:ins w:id="6748" w:author="john" w:date="2020-10-22T22:04:00Z">
        <w:r>
          <w:rPr>
            <w:noProof/>
          </w:rPr>
          <w:drawing>
            <wp:anchor distT="0" distB="0" distL="114300" distR="114300" simplePos="0" relativeHeight="251668480" behindDoc="0" locked="0" layoutInCell="1" allowOverlap="1" wp14:anchorId="10A6A294" wp14:editId="2437F9C4">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6749" w:author="john" w:date="2020-10-22T21:59:00Z">
        <w:r w:rsidR="0063176E">
          <w:t xml:space="preserve">Pressing the </w:t>
        </w:r>
        <w:r w:rsidR="0063176E" w:rsidRPr="0063176E">
          <w:rPr>
            <w:rFonts w:ascii="Arial" w:hAnsi="Arial" w:cs="Arial"/>
            <w:b/>
            <w:sz w:val="22"/>
            <w:szCs w:val="22"/>
            <w:rPrChange w:id="6750" w:author="john" w:date="2020-10-22T22:00:00Z">
              <w:rPr/>
            </w:rPrChange>
          </w:rPr>
          <w:t>Run VIVA</w:t>
        </w:r>
        <w:r w:rsidR="0063176E">
          <w:t xml:space="preserve"> button will cause PC</w:t>
        </w:r>
        <w:r w:rsidR="0063176E" w:rsidRPr="0063176E">
          <w:rPr>
            <w:vertAlign w:val="superscript"/>
            <w:rPrChange w:id="6751" w:author="john" w:date="2020-10-22T22:00:00Z">
              <w:rPr/>
            </w:rPrChange>
          </w:rPr>
          <w:t>2</w:t>
        </w:r>
        <w:r w:rsidR="0063176E">
          <w:t xml:space="preserve"> to send each judge’s data file that has been configured into the contest problem </w:t>
        </w:r>
      </w:ins>
      <w:ins w:id="6752" w:author="john" w:date="2020-10-22T22:01:00Z">
        <w:r w:rsidR="0063176E">
          <w:t xml:space="preserve">(as shown on the </w:t>
        </w:r>
        <w:r w:rsidR="0063176E" w:rsidRPr="0063176E">
          <w:rPr>
            <w:rFonts w:ascii="Arial" w:hAnsi="Arial" w:cs="Arial"/>
            <w:b/>
            <w:sz w:val="22"/>
            <w:szCs w:val="22"/>
            <w:rPrChange w:id="6753" w:author="john" w:date="2020-10-22T22:01:00Z">
              <w:rPr/>
            </w:rPrChange>
          </w:rPr>
          <w:t>Test Data Files</w:t>
        </w:r>
        <w:r w:rsidR="0063176E">
          <w:t xml:space="preserve"> tab) </w:t>
        </w:r>
      </w:ins>
      <w:ins w:id="6754" w:author="john" w:date="2020-10-22T21:59:00Z">
        <w:r w:rsidR="0063176E">
          <w:t xml:space="preserve">to VIVA, along with the current VIVA pattern, and then to </w:t>
        </w:r>
      </w:ins>
      <w:ins w:id="6755" w:author="john" w:date="2020-10-22T22:00:00Z">
        <w:r w:rsidR="0063176E">
          <w:t>display</w:t>
        </w:r>
      </w:ins>
      <w:ins w:id="6756" w:author="john" w:date="2020-10-22T21:59:00Z">
        <w:r w:rsidR="0063176E">
          <w:t xml:space="preserve"> </w:t>
        </w:r>
      </w:ins>
      <w:ins w:id="6757" w:author="john" w:date="2020-10-22T22:00:00Z">
        <w:r w:rsidR="0063176E">
          <w:t>a</w:t>
        </w:r>
      </w:ins>
      <w:ins w:id="6758" w:author="john" w:date="2020-10-22T22:39:00Z">
        <w:r w:rsidR="00FC2033">
          <w:t>n</w:t>
        </w:r>
      </w:ins>
      <w:ins w:id="6759" w:author="john" w:date="2020-10-22T22:00:00Z">
        <w:r w:rsidR="0063176E">
          <w:t xml:space="preserve"> “</w:t>
        </w:r>
      </w:ins>
      <w:ins w:id="6760" w:author="john" w:date="2020-10-22T22:39:00Z">
        <w:r w:rsidR="00FC2033">
          <w:t xml:space="preserve">Input Validation </w:t>
        </w:r>
      </w:ins>
      <w:ins w:id="6761" w:author="john" w:date="2020-10-22T22:00:00Z">
        <w:r w:rsidR="0063176E">
          <w:t>Results” screen similar to the following:</w:t>
        </w:r>
      </w:ins>
    </w:p>
    <w:p w14:paraId="32254D1F" w14:textId="77777777" w:rsidR="008A76ED" w:rsidRDefault="008A76ED" w:rsidP="006066C5">
      <w:pPr>
        <w:spacing w:before="240"/>
        <w:ind w:firstLine="720"/>
        <w:jc w:val="both"/>
        <w:rPr>
          <w:ins w:id="6762" w:author="john" w:date="2020-10-22T22:06:00Z"/>
        </w:rPr>
      </w:pPr>
      <w:ins w:id="6763" w:author="john" w:date="2020-10-22T22:02:00Z">
        <w:r>
          <w:t xml:space="preserve">Note that in this example, four judge’s data files have been configured on the </w:t>
        </w:r>
        <w:r w:rsidRPr="008A76ED">
          <w:rPr>
            <w:rFonts w:ascii="Arial" w:hAnsi="Arial" w:cs="Arial"/>
            <w:b/>
            <w:sz w:val="22"/>
            <w:szCs w:val="22"/>
            <w:rPrChange w:id="6764" w:author="john" w:date="2020-10-22T22:05:00Z">
              <w:rPr/>
            </w:rPrChange>
          </w:rPr>
          <w:t>Test Data Files</w:t>
        </w:r>
        <w:r>
          <w:t xml:space="preserve"> screen; two of them passed VIVA validation while two failed to match the VIVA pattern.</w:t>
        </w:r>
      </w:ins>
    </w:p>
    <w:p w14:paraId="5C0C5A0E" w14:textId="7C19AD41" w:rsidR="008A76ED" w:rsidRDefault="008A76ED" w:rsidP="006066C5">
      <w:pPr>
        <w:spacing w:before="240"/>
        <w:ind w:firstLine="720"/>
        <w:jc w:val="both"/>
        <w:rPr>
          <w:ins w:id="6765" w:author="John Clevenger" w:date="2022-06-22T19:00:00Z"/>
        </w:rPr>
      </w:pPr>
      <w:ins w:id="6766" w:author="john" w:date="2020-10-22T22:06:00Z">
        <w:r>
          <w:t xml:space="preserve">Clicking on any row in the </w:t>
        </w:r>
      </w:ins>
      <w:ins w:id="6767" w:author="john" w:date="2020-10-22T22:15:00Z">
        <w:r w:rsidR="00327DA7">
          <w:t xml:space="preserve">Input Validation </w:t>
        </w:r>
      </w:ins>
      <w:ins w:id="6768" w:author="john" w:date="2020-10-22T22:06:00Z">
        <w:r>
          <w:t xml:space="preserve">Results table will show details of the validation for the file listed in that row.  </w:t>
        </w:r>
      </w:ins>
      <w:ins w:id="6769" w:author="john" w:date="2020-10-22T22:08:00Z">
        <w:r>
          <w:t xml:space="preserve">For example, clicking on the fourth row produces the following </w:t>
        </w:r>
      </w:ins>
      <w:ins w:id="6770" w:author="john" w:date="2020-10-22T22:10:00Z">
        <w:r>
          <w:t>dialog</w:t>
        </w:r>
      </w:ins>
      <w:ins w:id="6771" w:author="john" w:date="2020-10-22T22:09:00Z">
        <w:r>
          <w:t>:</w:t>
        </w:r>
      </w:ins>
    </w:p>
    <w:p w14:paraId="6DCD770D" w14:textId="34401957" w:rsidR="008F5C2E" w:rsidRDefault="008F5C2E" w:rsidP="006066C5">
      <w:pPr>
        <w:spacing w:before="240"/>
        <w:ind w:firstLine="720"/>
        <w:jc w:val="both"/>
        <w:rPr>
          <w:ins w:id="6772" w:author="John Clevenger" w:date="2022-06-22T19:00:00Z"/>
        </w:rPr>
      </w:pPr>
    </w:p>
    <w:p w14:paraId="47B62526" w14:textId="1FB3CCB9" w:rsidR="008F5C2E" w:rsidRDefault="008F5C2E" w:rsidP="006066C5">
      <w:pPr>
        <w:spacing w:before="240"/>
        <w:ind w:firstLine="720"/>
        <w:jc w:val="both"/>
        <w:rPr>
          <w:ins w:id="6773" w:author="john" w:date="2020-10-22T22:09:00Z"/>
        </w:rPr>
      </w:pPr>
    </w:p>
    <w:p w14:paraId="60E7A2FA" w14:textId="0AC8D0A4" w:rsidR="008A76ED" w:rsidRDefault="008F5C2E" w:rsidP="006066C5">
      <w:pPr>
        <w:spacing w:before="240"/>
        <w:ind w:firstLine="720"/>
        <w:jc w:val="both"/>
        <w:rPr>
          <w:ins w:id="6774" w:author="john" w:date="2020-10-22T23:12:00Z"/>
        </w:rPr>
      </w:pPr>
      <w:ins w:id="6775" w:author="john" w:date="2020-10-22T22:11:00Z">
        <w:r>
          <w:rPr>
            <w:noProof/>
          </w:rPr>
          <w:lastRenderedPageBreak/>
          <w:drawing>
            <wp:anchor distT="0" distB="0" distL="114300" distR="114300" simplePos="0" relativeHeight="251675648" behindDoc="0" locked="0" layoutInCell="1" allowOverlap="1" wp14:anchorId="7C27E32A" wp14:editId="1275A641">
              <wp:simplePos x="0" y="0"/>
              <wp:positionH relativeFrom="page">
                <wp:posOffset>1812925</wp:posOffset>
              </wp:positionH>
              <wp:positionV relativeFrom="paragraph">
                <wp:posOffset>2737485</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6776" w:author="john" w:date="2020-10-22T22:09:00Z">
        <w:r>
          <w:rPr>
            <w:noProof/>
          </w:rPr>
          <w:drawing>
            <wp:anchor distT="0" distB="0" distL="114300" distR="114300" simplePos="0" relativeHeight="251673600" behindDoc="0" locked="0" layoutInCell="1" allowOverlap="1" wp14:anchorId="18C84005" wp14:editId="4677BB1E">
              <wp:simplePos x="0" y="0"/>
              <wp:positionH relativeFrom="margin">
                <wp:posOffset>521335</wp:posOffset>
              </wp:positionH>
              <wp:positionV relativeFrom="paragraph">
                <wp:posOffset>69215</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6777" w:author="john" w:date="2020-10-22T22:10:00Z">
        <w:r w:rsidR="007611B9">
          <w:t>Note on the above screen that</w:t>
        </w:r>
        <w:r w:rsidR="008A76ED">
          <w:t xml:space="preserve"> VIVA reports that there is extra data in the file after the expected input</w:t>
        </w:r>
      </w:ins>
      <w:ins w:id="6778" w:author="john" w:date="2020-10-22T22:12:00Z">
        <w:r w:rsidR="00886332">
          <w:t xml:space="preserve"> is completely processed</w:t>
        </w:r>
      </w:ins>
      <w:ins w:id="6779" w:author="john" w:date="2020-10-22T22:10:00Z">
        <w:r w:rsidR="008A76ED">
          <w:t>.  Clicking on the leftmost tab to display the file contents produces the following</w:t>
        </w:r>
      </w:ins>
      <w:ins w:id="6780" w:author="john" w:date="2020-10-22T22:11:00Z">
        <w:r w:rsidR="008A76ED">
          <w:t xml:space="preserve"> display</w:t>
        </w:r>
      </w:ins>
      <w:ins w:id="6781" w:author="john" w:date="2020-10-22T22:10:00Z">
        <w:r w:rsidR="008A76ED">
          <w:t>:</w:t>
        </w:r>
      </w:ins>
    </w:p>
    <w:p w14:paraId="31642D22" w14:textId="66BC31E0" w:rsidR="008A76ED" w:rsidRDefault="00327DA7">
      <w:pPr>
        <w:spacing w:before="240"/>
        <w:jc w:val="both"/>
        <w:rPr>
          <w:ins w:id="6782" w:author="john" w:date="2020-10-22T22:41:00Z"/>
        </w:rPr>
        <w:pPrChange w:id="6783" w:author="john" w:date="2020-10-22T22:29:00Z">
          <w:pPr>
            <w:spacing w:before="240"/>
            <w:ind w:firstLine="720"/>
            <w:jc w:val="both"/>
          </w:pPr>
        </w:pPrChange>
      </w:pPr>
      <w:ins w:id="6784" w:author="john" w:date="2020-10-22T22:15:00Z">
        <w:r>
          <w:t xml:space="preserve">This shows that the data file indeed has data following the sentinel value of zero (recall that the </w:t>
        </w:r>
      </w:ins>
      <w:ins w:id="6785" w:author="john" w:date="2020-10-22T22:16:00Z">
        <w:r>
          <w:t xml:space="preserve">specified </w:t>
        </w:r>
      </w:ins>
      <w:ins w:id="6786" w:author="john" w:date="2020-10-22T22:15:00Z">
        <w:r>
          <w:t>VIVA pattern</w:t>
        </w:r>
      </w:ins>
      <w:ins w:id="6787" w:author="john" w:date="2020-10-22T22:16:00Z">
        <w:r>
          <w:t xml:space="preserve"> says that the data file terminates with a line containing a zero).</w:t>
        </w:r>
      </w:ins>
    </w:p>
    <w:p w14:paraId="6B2442CC" w14:textId="0141E4C9" w:rsidR="00FC2033" w:rsidRDefault="00FC2033">
      <w:pPr>
        <w:spacing w:before="240"/>
        <w:jc w:val="both"/>
        <w:rPr>
          <w:ins w:id="6788" w:author="John Clevenger" w:date="2022-06-22T19:02:00Z"/>
        </w:rPr>
      </w:pPr>
    </w:p>
    <w:p w14:paraId="57F298DB" w14:textId="4B93821E" w:rsidR="008F5C2E" w:rsidRDefault="008F5C2E">
      <w:pPr>
        <w:spacing w:before="240"/>
        <w:jc w:val="both"/>
        <w:rPr>
          <w:ins w:id="6789" w:author="John Clevenger" w:date="2022-06-22T19:02:00Z"/>
        </w:rPr>
      </w:pPr>
    </w:p>
    <w:p w14:paraId="74F3A59E" w14:textId="2F605972" w:rsidR="008F5C2E" w:rsidRDefault="008F5C2E">
      <w:pPr>
        <w:spacing w:before="240"/>
        <w:jc w:val="both"/>
        <w:rPr>
          <w:ins w:id="6790" w:author="John Clevenger" w:date="2022-06-22T19:02:00Z"/>
        </w:rPr>
      </w:pPr>
    </w:p>
    <w:p w14:paraId="1E54411C" w14:textId="2D59C50E" w:rsidR="008F5C2E" w:rsidRDefault="008F5C2E">
      <w:pPr>
        <w:spacing w:before="240"/>
        <w:jc w:val="both"/>
        <w:rPr>
          <w:ins w:id="6791" w:author="John Clevenger" w:date="2022-06-22T19:03:00Z"/>
        </w:rPr>
      </w:pPr>
    </w:p>
    <w:p w14:paraId="67E97C6E" w14:textId="0DF71BFE" w:rsidR="008F5C2E" w:rsidRDefault="008F5C2E">
      <w:pPr>
        <w:spacing w:before="240"/>
        <w:jc w:val="both"/>
        <w:rPr>
          <w:ins w:id="6792" w:author="John Clevenger" w:date="2022-06-22T19:03:00Z"/>
        </w:rPr>
      </w:pPr>
    </w:p>
    <w:p w14:paraId="5BF9A46E" w14:textId="0F2CDB47" w:rsidR="008F5C2E" w:rsidRDefault="008F5C2E">
      <w:pPr>
        <w:spacing w:before="240"/>
        <w:jc w:val="both"/>
        <w:rPr>
          <w:ins w:id="6793" w:author="John Clevenger" w:date="2022-06-22T19:03:00Z"/>
        </w:rPr>
      </w:pPr>
    </w:p>
    <w:p w14:paraId="46E4E751" w14:textId="7594F877" w:rsidR="008F5C2E" w:rsidRDefault="008F5C2E">
      <w:pPr>
        <w:spacing w:before="240"/>
        <w:jc w:val="both"/>
        <w:rPr>
          <w:ins w:id="6794" w:author="John Clevenger" w:date="2022-06-22T19:03:00Z"/>
        </w:rPr>
      </w:pPr>
    </w:p>
    <w:p w14:paraId="6F0CECE8" w14:textId="112C51D6" w:rsidR="008F5C2E" w:rsidRDefault="008F5C2E">
      <w:pPr>
        <w:spacing w:before="240"/>
        <w:jc w:val="both"/>
        <w:rPr>
          <w:ins w:id="6795" w:author="John Clevenger" w:date="2022-06-22T19:03:00Z"/>
        </w:rPr>
      </w:pPr>
    </w:p>
    <w:p w14:paraId="6C4C2EB2" w14:textId="58852D36" w:rsidR="008F5C2E" w:rsidRDefault="008F5C2E">
      <w:pPr>
        <w:spacing w:before="240"/>
        <w:jc w:val="both"/>
        <w:rPr>
          <w:ins w:id="6796" w:author="John Clevenger" w:date="2022-06-22T19:03:00Z"/>
        </w:rPr>
      </w:pPr>
    </w:p>
    <w:p w14:paraId="08244F68" w14:textId="77777777" w:rsidR="008F5C2E" w:rsidRDefault="008F5C2E">
      <w:pPr>
        <w:spacing w:before="240"/>
        <w:jc w:val="both"/>
        <w:rPr>
          <w:ins w:id="6797" w:author="john" w:date="2020-10-22T22:11:00Z"/>
        </w:rPr>
        <w:pPrChange w:id="6798" w:author="john" w:date="2020-10-22T22:29:00Z">
          <w:pPr>
            <w:spacing w:before="240"/>
            <w:ind w:firstLine="720"/>
            <w:jc w:val="both"/>
          </w:pPr>
        </w:pPrChange>
      </w:pPr>
    </w:p>
    <w:p w14:paraId="692376F4" w14:textId="75516318" w:rsidR="00327DA7" w:rsidRPr="00FC2033" w:rsidRDefault="008E11B4">
      <w:pPr>
        <w:pStyle w:val="ListParagraph"/>
        <w:keepNext/>
        <w:keepLines/>
        <w:numPr>
          <w:ilvl w:val="1"/>
          <w:numId w:val="38"/>
        </w:numPr>
        <w:spacing w:before="240"/>
        <w:ind w:left="446"/>
        <w:jc w:val="both"/>
        <w:rPr>
          <w:ins w:id="6799" w:author="john" w:date="2020-10-22T22:17:00Z"/>
          <w:rFonts w:ascii="Arial" w:hAnsi="Arial" w:cs="Arial"/>
          <w:b/>
          <w:rPrChange w:id="6800" w:author="john" w:date="2020-10-22T22:41:00Z">
            <w:rPr>
              <w:ins w:id="6801" w:author="john" w:date="2020-10-22T22:17:00Z"/>
            </w:rPr>
          </w:rPrChange>
        </w:rPr>
        <w:pPrChange w:id="6802" w:author="john" w:date="2020-10-23T21:44:00Z">
          <w:pPr>
            <w:spacing w:before="240"/>
            <w:ind w:firstLine="720"/>
            <w:jc w:val="both"/>
          </w:pPr>
        </w:pPrChange>
      </w:pPr>
      <w:ins w:id="6803" w:author="john" w:date="2020-10-22T22:44:00Z">
        <w:r>
          <w:rPr>
            <w:rFonts w:ascii="Arial" w:hAnsi="Arial" w:cs="Arial"/>
            <w:b/>
          </w:rPr>
          <w:lastRenderedPageBreak/>
          <w:t xml:space="preserve">  </w:t>
        </w:r>
      </w:ins>
      <w:ins w:id="6804" w:author="john" w:date="2020-10-22T22:41:00Z">
        <w:r w:rsidR="00FC2033">
          <w:rPr>
            <w:rFonts w:ascii="Arial" w:hAnsi="Arial" w:cs="Arial"/>
            <w:b/>
          </w:rPr>
          <w:t>Custom Input Validator</w:t>
        </w:r>
      </w:ins>
      <w:ins w:id="6805" w:author="john" w:date="2020-10-22T22:40:00Z">
        <w:r w:rsidR="00FC2033" w:rsidRPr="00E060BC">
          <w:rPr>
            <w:rFonts w:ascii="Arial" w:hAnsi="Arial" w:cs="Arial"/>
            <w:b/>
          </w:rPr>
          <w:t xml:space="preserve"> Configuration</w:t>
        </w:r>
      </w:ins>
    </w:p>
    <w:p w14:paraId="10976FBF" w14:textId="4C87A4C4" w:rsidR="007611B9" w:rsidRDefault="00D22A92" w:rsidP="006066C5">
      <w:pPr>
        <w:spacing w:before="240"/>
        <w:ind w:firstLine="720"/>
        <w:jc w:val="both"/>
        <w:rPr>
          <w:ins w:id="6806" w:author="john" w:date="2020-10-22T22:42:00Z"/>
        </w:rPr>
      </w:pPr>
      <w:ins w:id="6807" w:author="john" w:date="2020-10-22T22:43:00Z">
        <w:r>
          <w:rPr>
            <w:noProof/>
          </w:rPr>
          <w:drawing>
            <wp:anchor distT="0" distB="0" distL="114300" distR="114300" simplePos="0" relativeHeight="251678720" behindDoc="0" locked="0" layoutInCell="1" allowOverlap="1" wp14:anchorId="15C9C19E" wp14:editId="7A524DE1">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6808" w:author="john" w:date="2020-10-22T22:57:00Z">
        <w:r w:rsidR="00FD7D76">
          <w:t>Selecting</w:t>
        </w:r>
      </w:ins>
      <w:ins w:id="6809" w:author="john" w:date="2020-10-22T22:30:00Z">
        <w:r w:rsidR="007611B9">
          <w:t xml:space="preserve"> the </w:t>
        </w:r>
      </w:ins>
      <w:ins w:id="6810" w:author="john" w:date="2020-10-22T22:31:00Z">
        <w:r w:rsidR="007611B9" w:rsidRPr="00FC2033">
          <w:rPr>
            <w:rFonts w:ascii="Arial" w:hAnsi="Arial" w:cs="Arial"/>
            <w:b/>
            <w:sz w:val="22"/>
            <w:szCs w:val="22"/>
            <w:rPrChange w:id="6811"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6812" w:author="john" w:date="2020-10-22T22:42:00Z">
              <w:rPr/>
            </w:rPrChange>
          </w:rPr>
          <w:t>Input Validator</w:t>
        </w:r>
        <w:r w:rsidR="007611B9">
          <w:t xml:space="preserve"> t</w:t>
        </w:r>
      </w:ins>
      <w:ins w:id="6813" w:author="john" w:date="2020-10-22T22:42:00Z">
        <w:r w:rsidR="00FC2033">
          <w:t xml:space="preserve">ab </w:t>
        </w:r>
      </w:ins>
      <w:ins w:id="6814" w:author="john" w:date="2020-10-22T22:45:00Z">
        <w:r w:rsidR="008E11B4">
          <w:t>allows configuring a custom input validator</w:t>
        </w:r>
      </w:ins>
      <w:ins w:id="6815" w:author="john" w:date="2020-10-22T22:42:00Z">
        <w:r w:rsidR="00FC2033">
          <w:t>:</w:t>
        </w:r>
      </w:ins>
    </w:p>
    <w:p w14:paraId="1CA6A497" w14:textId="77777777" w:rsidR="00D22A92" w:rsidRDefault="008E11B4" w:rsidP="008E11B4">
      <w:pPr>
        <w:spacing w:before="240"/>
        <w:ind w:firstLine="720"/>
        <w:jc w:val="both"/>
        <w:rPr>
          <w:ins w:id="6816" w:author="john" w:date="2020-10-23T21:44:00Z"/>
        </w:rPr>
      </w:pPr>
      <w:ins w:id="6817" w:author="john" w:date="2020-10-22T22:46:00Z">
        <w:r>
          <w:t xml:space="preserve">Custom input validators require two </w:t>
        </w:r>
      </w:ins>
      <w:ins w:id="6818" w:author="john" w:date="2020-10-22T22:49:00Z">
        <w:r>
          <w:t>configuration items</w:t>
        </w:r>
      </w:ins>
      <w:ins w:id="6819"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6820" w:author="john" w:date="2020-10-22T22:47:00Z">
        <w:r>
          <w:t xml:space="preserve">the </w:t>
        </w:r>
        <w:r w:rsidRPr="008E11B4">
          <w:rPr>
            <w:rFonts w:ascii="Arial" w:hAnsi="Arial" w:cs="Arial"/>
            <w:b/>
            <w:sz w:val="22"/>
            <w:szCs w:val="22"/>
            <w:rPrChange w:id="6821" w:author="john" w:date="2020-10-22T22:50:00Z">
              <w:rPr/>
            </w:rPrChange>
          </w:rPr>
          <w:t>Choose Program…</w:t>
        </w:r>
        <w:r>
          <w:t xml:space="preserve"> button has been used to select a Java program (</w:t>
        </w:r>
        <w:r w:rsidRPr="00FD7D76">
          <w:rPr>
            <w:b/>
            <w:rPrChange w:id="6822" w:author="john" w:date="2020-10-22T22:59:00Z">
              <w:rPr/>
            </w:rPrChange>
          </w:rPr>
          <w:t>.class</w:t>
        </w:r>
        <w:r>
          <w:t xml:space="preserve"> file) named </w:t>
        </w:r>
        <w:proofErr w:type="spellStart"/>
        <w:r w:rsidRPr="008E11B4">
          <w:rPr>
            <w:rFonts w:ascii="Arial" w:hAnsi="Arial" w:cs="Arial"/>
            <w:b/>
            <w:sz w:val="22"/>
            <w:szCs w:val="22"/>
            <w:rPrChange w:id="6823" w:author="john" w:date="2020-10-22T22:50:00Z">
              <w:rPr/>
            </w:rPrChange>
          </w:rPr>
          <w:t>SumitInputValidator.class</w:t>
        </w:r>
        <w:proofErr w:type="spellEnd"/>
        <w:r>
          <w:t xml:space="preserve">, and the </w:t>
        </w:r>
        <w:r w:rsidR="00FD7D76">
          <w:t xml:space="preserve">input validator </w:t>
        </w:r>
        <w:r>
          <w:t>command has been set to invoke the Java JVM</w:t>
        </w:r>
      </w:ins>
      <w:ins w:id="6824" w:author="john" w:date="2020-10-22T22:52:00Z">
        <w:r>
          <w:t>,</w:t>
        </w:r>
      </w:ins>
      <w:ins w:id="6825" w:author="john" w:date="2020-10-22T22:47:00Z">
        <w:r>
          <w:t xml:space="preserve"> passing </w:t>
        </w:r>
      </w:ins>
      <w:ins w:id="6826" w:author="john" w:date="2020-10-22T22:59:00Z">
        <w:r w:rsidR="00FD7D76">
          <w:t xml:space="preserve">to </w:t>
        </w:r>
      </w:ins>
      <w:ins w:id="6827" w:author="john" w:date="2020-10-22T22:47:00Z">
        <w:r>
          <w:t xml:space="preserve">it the </w:t>
        </w:r>
        <w:proofErr w:type="spellStart"/>
        <w:r>
          <w:t>base</w:t>
        </w:r>
      </w:ins>
      <w:ins w:id="6828" w:author="john" w:date="2020-10-22T22:48:00Z">
        <w:r>
          <w:t>name</w:t>
        </w:r>
        <w:proofErr w:type="spellEnd"/>
        <w:r>
          <w:t xml:space="preserve"> of the program (that is</w:t>
        </w:r>
      </w:ins>
      <w:ins w:id="6829" w:author="john" w:date="2020-10-22T22:51:00Z">
        <w:r>
          <w:t>,</w:t>
        </w:r>
      </w:ins>
      <w:ins w:id="6830" w:author="john" w:date="2020-10-22T22:48:00Z">
        <w:r>
          <w:t xml:space="preserve"> the program name omitting the </w:t>
        </w:r>
      </w:ins>
      <w:ins w:id="6831" w:author="john" w:date="2020-10-22T22:49:00Z">
        <w:r>
          <w:t>“</w:t>
        </w:r>
        <w:r w:rsidRPr="00FD7D76">
          <w:rPr>
            <w:b/>
            <w:rPrChange w:id="6832"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6833" w:author="john" w:date="2020-10-22T23:16:00Z"/>
        </w:rPr>
      </w:pPr>
      <w:ins w:id="6834" w:author="john" w:date="2020-10-23T21:44:00Z">
        <w:r>
          <w:t xml:space="preserve">(Note: custom input validator programs, like VIVA pattern files, are by convention stored in a folder named </w:t>
        </w:r>
      </w:ins>
      <w:ins w:id="6835" w:author="john" w:date="2020-10-23T21:45:00Z">
        <w:r>
          <w:t>“</w:t>
        </w:r>
        <w:proofErr w:type="spellStart"/>
        <w:r w:rsidRPr="00BB77E8">
          <w:rPr>
            <w:b/>
            <w:rPrChange w:id="6836" w:author="john" w:date="2020-10-23T21:46:00Z">
              <w:rPr/>
            </w:rPrChange>
          </w:rPr>
          <w:t>input_validators</w:t>
        </w:r>
        <w:proofErr w:type="spellEnd"/>
        <w:r>
          <w:t xml:space="preserve">” beneath the problem-specific configuration folder under the </w:t>
        </w:r>
      </w:ins>
      <w:ins w:id="6837" w:author="john" w:date="2020-10-23T21:46:00Z">
        <w:r>
          <w:t>“</w:t>
        </w:r>
        <w:r w:rsidRPr="00BB77E8">
          <w:rPr>
            <w:b/>
            <w:rPrChange w:id="6838" w:author="john" w:date="2020-10-23T21:46:00Z">
              <w:rPr/>
            </w:rPrChange>
          </w:rPr>
          <w:t>config</w:t>
        </w:r>
        <w:r>
          <w:t>” folder.)</w:t>
        </w:r>
      </w:ins>
    </w:p>
    <w:p w14:paraId="1B56E841" w14:textId="77777777" w:rsidR="00661536" w:rsidRDefault="00FD7D76" w:rsidP="008E11B4">
      <w:pPr>
        <w:spacing w:before="240"/>
        <w:ind w:firstLine="720"/>
        <w:jc w:val="both"/>
        <w:rPr>
          <w:ins w:id="6839" w:author="john" w:date="2020-10-22T21:51:00Z"/>
        </w:rPr>
      </w:pPr>
      <w:ins w:id="6840" w:author="john" w:date="2020-10-22T22:49:00Z">
        <w:r>
          <w:t>V</w:t>
        </w:r>
      </w:ins>
      <w:moveToRangeStart w:id="6841" w:author="john" w:date="2020-10-22T22:51:00Z" w:name="move54299525"/>
      <w:moveTo w:id="6842" w:author="john" w:date="2020-10-22T22:51:00Z">
        <w:del w:id="6843" w:author="john" w:date="2020-10-22T22:51:00Z">
          <w:r w:rsidR="008E11B4" w:rsidDel="008E11B4">
            <w:delText>V</w:delText>
          </w:r>
        </w:del>
        <w:r w:rsidR="008E11B4">
          <w:t xml:space="preserve">ariable substitutions in the </w:t>
        </w:r>
      </w:moveTo>
      <w:ins w:id="6844" w:author="john" w:date="2020-10-22T22:52:00Z">
        <w:r>
          <w:t xml:space="preserve">input validator </w:t>
        </w:r>
      </w:ins>
      <w:moveTo w:id="6845" w:author="john" w:date="2020-10-22T22:51:00Z">
        <w:r w:rsidR="008E11B4">
          <w:t>command are supported as with other PC</w:t>
        </w:r>
        <w:r w:rsidR="008E11B4" w:rsidRPr="00904D78">
          <w:rPr>
            <w:vertAlign w:val="superscript"/>
          </w:rPr>
          <w:t>2</w:t>
        </w:r>
        <w:r w:rsidR="008E11B4">
          <w:t xml:space="preserve"> command configurations</w:t>
        </w:r>
      </w:moveTo>
      <w:ins w:id="6846" w:author="john" w:date="2020-10-22T23:13:00Z">
        <w:r w:rsidR="00D22A92">
          <w:t>, and PC</w:t>
        </w:r>
        <w:r w:rsidR="00D22A92" w:rsidRPr="00D22A92">
          <w:rPr>
            <w:vertAlign w:val="superscript"/>
            <w:rPrChange w:id="6847" w:author="john" w:date="2020-10-22T23:15:00Z">
              <w:rPr/>
            </w:rPrChange>
          </w:rPr>
          <w:t>2</w:t>
        </w:r>
        <w:r w:rsidR="00D22A92">
          <w:t xml:space="preserve"> will automatically add an appropriate input validator command when it recognizes certain input valid</w:t>
        </w:r>
      </w:ins>
      <w:ins w:id="6848" w:author="john" w:date="2020-10-22T23:14:00Z">
        <w:r w:rsidR="00D22A92">
          <w:t>ator programs (for example, the above input validator command “</w:t>
        </w:r>
        <w:r w:rsidR="00D22A92" w:rsidRPr="00D22A92">
          <w:rPr>
            <w:rFonts w:ascii="Arial" w:hAnsi="Arial" w:cs="Arial"/>
            <w:b/>
            <w:sz w:val="22"/>
            <w:szCs w:val="22"/>
            <w:rPrChange w:id="6849" w:author="john" w:date="2020-10-22T23:15:00Z">
              <w:rPr/>
            </w:rPrChange>
          </w:rPr>
          <w:t xml:space="preserve">java </w:t>
        </w:r>
        <w:proofErr w:type="gramStart"/>
        <w:r w:rsidR="00D22A92" w:rsidRPr="00D22A92">
          <w:rPr>
            <w:rFonts w:ascii="Arial" w:hAnsi="Arial" w:cs="Arial"/>
            <w:b/>
            <w:sz w:val="22"/>
            <w:szCs w:val="22"/>
            <w:rPrChange w:id="6850" w:author="john" w:date="2020-10-22T23:15:00Z">
              <w:rPr/>
            </w:rPrChange>
          </w:rPr>
          <w:t>{:</w:t>
        </w:r>
        <w:proofErr w:type="spellStart"/>
        <w:r w:rsidR="00D22A92" w:rsidRPr="00D22A92">
          <w:rPr>
            <w:rFonts w:ascii="Arial" w:hAnsi="Arial" w:cs="Arial"/>
            <w:b/>
            <w:sz w:val="22"/>
            <w:szCs w:val="22"/>
            <w:rPrChange w:id="6851" w:author="john" w:date="2020-10-22T23:15:00Z">
              <w:rPr/>
            </w:rPrChange>
          </w:rPr>
          <w:t>basename</w:t>
        </w:r>
        <w:proofErr w:type="spellEnd"/>
        <w:proofErr w:type="gramEnd"/>
        <w:r w:rsidR="00D22A92" w:rsidRPr="00D22A92">
          <w:rPr>
            <w:rFonts w:ascii="Arial" w:hAnsi="Arial" w:cs="Arial"/>
            <w:b/>
            <w:sz w:val="22"/>
            <w:szCs w:val="22"/>
            <w:rPrChange w:id="6852" w:author="john" w:date="2020-10-22T23:15:00Z">
              <w:rPr/>
            </w:rPrChange>
          </w:rPr>
          <w:t>}</w:t>
        </w:r>
        <w:r w:rsidR="00D22A92">
          <w:t>” was automatically added when PC</w:t>
        </w:r>
        <w:r w:rsidR="00D22A92" w:rsidRPr="00D22A92">
          <w:rPr>
            <w:vertAlign w:val="superscript"/>
            <w:rPrChange w:id="6853" w:author="john" w:date="2020-10-22T23:15:00Z">
              <w:rPr/>
            </w:rPrChange>
          </w:rPr>
          <w:t>2</w:t>
        </w:r>
        <w:r w:rsidR="00D22A92">
          <w:t xml:space="preserve"> recognized that the input validator program was a </w:t>
        </w:r>
      </w:ins>
      <w:ins w:id="6854" w:author="john" w:date="2020-10-22T23:15:00Z">
        <w:r w:rsidR="00D22A92">
          <w:t>“</w:t>
        </w:r>
        <w:r w:rsidR="00D22A92" w:rsidRPr="00D22A92">
          <w:rPr>
            <w:b/>
            <w:rPrChange w:id="6855" w:author="john" w:date="2020-10-22T23:15:00Z">
              <w:rPr/>
            </w:rPrChange>
          </w:rPr>
          <w:t>.class</w:t>
        </w:r>
        <w:r w:rsidR="00D22A92">
          <w:t>” file)</w:t>
        </w:r>
      </w:ins>
      <w:moveTo w:id="6856" w:author="john" w:date="2020-10-22T22:51:00Z">
        <w:del w:id="6857" w:author="john" w:date="2020-10-22T22:52:00Z">
          <w:r w:rsidR="008E11B4" w:rsidDel="008E11B4">
            <w:delText>.</w:delText>
          </w:r>
        </w:del>
      </w:moveTo>
      <w:moveToRangeEnd w:id="6841"/>
      <w:ins w:id="6858" w:author="john" w:date="2020-10-22T22:49:00Z">
        <w:r w:rsidR="008E11B4">
          <w:t xml:space="preserve">. </w:t>
        </w:r>
      </w:ins>
      <w:del w:id="6859"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6860" w:author="john" w:date="2020-10-22T22:52:00Z"/>
        </w:rPr>
      </w:pPr>
      <w:del w:id="6861"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6862" w:author="john" w:date="2020-10-22T22:51:00Z" w:name="move54299525"/>
      <w:moveFrom w:id="6863" w:author="john" w:date="2020-10-22T22:51:00Z">
        <w:del w:id="6864"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6862"/>
    </w:p>
    <w:p w14:paraId="028F55DB" w14:textId="77777777" w:rsidR="00EA3573" w:rsidRDefault="00904D78" w:rsidP="00712FF8">
      <w:pPr>
        <w:spacing w:before="240"/>
        <w:ind w:firstLine="720"/>
        <w:jc w:val="both"/>
        <w:rPr>
          <w:ins w:id="6865" w:author="john" w:date="2020-10-22T22:54:00Z"/>
        </w:rPr>
      </w:pPr>
      <w:r>
        <w:t xml:space="preserve">Pressing the </w:t>
      </w:r>
      <w:r w:rsidRPr="008E7C5A">
        <w:rPr>
          <w:rFonts w:ascii="Arial" w:hAnsi="Arial" w:cs="Arial"/>
          <w:b/>
          <w:sz w:val="22"/>
          <w:szCs w:val="22"/>
        </w:rPr>
        <w:t xml:space="preserve">Run </w:t>
      </w:r>
      <w:ins w:id="6866"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6867" w:author="john" w:date="2020-10-22T22:53:00Z">
        <w:r w:rsidR="00EA3573">
          <w:t xml:space="preserve">custom </w:t>
        </w:r>
      </w:ins>
      <w:r>
        <w:t>input validator against each of the test data files configured in the problem</w:t>
      </w:r>
      <w:r w:rsidR="008E7C5A">
        <w:t xml:space="preserve"> and displays </w:t>
      </w:r>
      <w:del w:id="6868"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6869" w:author="john" w:date="2020-10-22T22:53:00Z">
        <w:r w:rsidR="00EA3573">
          <w:t xml:space="preserve">an Input Validation Results table </w:t>
        </w:r>
      </w:ins>
      <w:ins w:id="6870" w:author="john" w:date="2020-10-22T23:00:00Z">
        <w:r w:rsidR="00FD7D76">
          <w:t>analogous</w:t>
        </w:r>
      </w:ins>
      <w:ins w:id="6871"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6872" w:author="john" w:date="2020-10-22T23:01:00Z"/>
        </w:rPr>
      </w:pPr>
      <w:del w:id="6873"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6874" w:author="john" w:date="2020-10-22T22:54:00Z"/>
        </w:rPr>
      </w:pPr>
      <w:del w:id="6875" w:author="john" w:date="2020-10-22T22:54:00Z">
        <w:r w:rsidDel="00FD7D76">
          <w:rPr>
            <w:noProof/>
          </w:rPr>
          <w:drawing>
            <wp:anchor distT="0" distB="0" distL="114300" distR="114300" simplePos="0" relativeHeight="251643904" behindDoc="0" locked="0" layoutInCell="1" allowOverlap="1" wp14:anchorId="6F7BBEA7" wp14:editId="4282A4BA">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41856" behindDoc="0" locked="0" layoutInCell="1" allowOverlap="1" wp14:anchorId="3E348818" wp14:editId="28F6544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6876" w:author="john" w:date="2020-10-22T23:02:00Z"/>
        </w:rPr>
      </w:pPr>
    </w:p>
    <w:p w14:paraId="6780628D" w14:textId="4F2F41B9" w:rsidR="00FD7D76" w:rsidRDefault="00943DE1" w:rsidP="00FD7D76">
      <w:pPr>
        <w:spacing w:before="240"/>
        <w:ind w:firstLine="720"/>
        <w:jc w:val="both"/>
        <w:rPr>
          <w:ins w:id="6877" w:author="john" w:date="2020-10-22T23:01:00Z"/>
        </w:rPr>
      </w:pPr>
      <w:r>
        <w:t>A</w:t>
      </w:r>
      <w:ins w:id="6878" w:author="john" w:date="2020-10-22T23:02:00Z">
        <w:r w:rsidR="00FD7D76">
          <w:t xml:space="preserve"> custom</w:t>
        </w:r>
      </w:ins>
      <w:del w:id="6879"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6880" w:author="john" w:date="2020-10-22T23:03:00Z">
        <w:r w:rsidR="001B52A6" w:rsidRPr="00A71CD4" w:rsidDel="00CA2190">
          <w:delText xml:space="preserve">CLICS </w:delText>
        </w:r>
      </w:del>
      <w:ins w:id="6881"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6882" w:author="John Clevenger" w:date="2022-06-16T11:42:00Z">
        <w:r w:rsidR="00E06F34">
          <w:fldChar w:fldCharType="begin"/>
        </w:r>
        <w:r w:rsidR="00E06F34">
          <w:instrText xml:space="preserve"> HYPERLINK "https://icpc.io/problem-package-format/spec/problem_package_format%23input-validators" </w:instrText>
        </w:r>
        <w:r w:rsidR="00E06F34">
          <w:fldChar w:fldCharType="separate"/>
        </w:r>
        <w:r w:rsidR="00E06F34" w:rsidRPr="00E06F34">
          <w:rPr>
            <w:rStyle w:val="Hyperlink"/>
          </w:rPr>
          <w:t>https://icpc.io/problem-package-format/spec/problem_package_format#input-validators</w:t>
        </w:r>
        <w:r w:rsidR="00E06F34">
          <w:fldChar w:fldCharType="end"/>
        </w:r>
      </w:ins>
      <w:ins w:id="6883" w:author="john" w:date="2020-10-22T23:06:00Z">
        <w:del w:id="6884" w:author="John Clevenger" w:date="2022-06-16T11:42:00Z">
          <w:r w:rsidR="00CA2190" w:rsidDel="00E06F34">
            <w:fldChar w:fldCharType="begin"/>
          </w:r>
          <w:r w:rsidR="00CA2190" w:rsidDel="00E06F34">
            <w:delInstrText xml:space="preserve"> HYPERLINK "https://icpc.io/problem-package-format/spec/problem_package_format%23input-validators" </w:delInstrText>
          </w:r>
          <w:r w:rsidR="00CA2190" w:rsidDel="00E06F34">
            <w:fldChar w:fldCharType="separate"/>
          </w:r>
        </w:del>
      </w:ins>
      <w:r w:rsidR="005A0BAC">
        <w:rPr>
          <w:b/>
          <w:bCs/>
        </w:rPr>
        <w:t>Error! Hyperlink reference not valid.</w:t>
      </w:r>
      <w:ins w:id="6885" w:author="john" w:date="2020-10-22T23:06:00Z">
        <w:del w:id="6886" w:author="John Clevenger" w:date="2022-06-16T11:42:00Z">
          <w:r w:rsidR="00CA2190" w:rsidDel="00E06F34">
            <w:fldChar w:fldCharType="end"/>
          </w:r>
        </w:del>
      </w:ins>
      <w:del w:id="6887"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del>
      <w:r w:rsidR="005A0BAC">
        <w:rPr>
          <w:b/>
          <w:bCs/>
        </w:rPr>
        <w:t>Error! Hyperlink reference not valid.</w:t>
      </w:r>
      <w:del w:id="6888" w:author="john" w:date="2020-10-22T23:05:00Z">
        <w:r w:rsidR="00A71CD4" w:rsidDel="00CA2190">
          <w:fldChar w:fldCharType="end"/>
        </w:r>
      </w:del>
      <w:r w:rsidR="001B52A6">
        <w:t>.)</w:t>
      </w:r>
      <w:ins w:id="6889" w:author="john" w:date="2020-10-22T23:01:00Z">
        <w:r w:rsidR="00FD7D76" w:rsidRPr="00FD7D76">
          <w:t xml:space="preserve"> </w:t>
        </w:r>
      </w:ins>
    </w:p>
    <w:p w14:paraId="4351A0AD" w14:textId="77777777" w:rsidR="00FD7D76" w:rsidRDefault="00FD7D76" w:rsidP="00FD7D76">
      <w:pPr>
        <w:spacing w:before="240"/>
        <w:ind w:firstLine="720"/>
        <w:jc w:val="both"/>
        <w:rPr>
          <w:ins w:id="6890" w:author="john" w:date="2020-10-22T23:02:00Z"/>
        </w:rPr>
      </w:pPr>
    </w:p>
    <w:p w14:paraId="2D8DE471" w14:textId="77777777" w:rsidR="00D20048" w:rsidRDefault="00D20048" w:rsidP="00D20048">
      <w:pPr>
        <w:pStyle w:val="ListParagraph"/>
        <w:numPr>
          <w:ilvl w:val="0"/>
          <w:numId w:val="38"/>
        </w:numPr>
        <w:spacing w:before="240"/>
        <w:jc w:val="both"/>
        <w:rPr>
          <w:ins w:id="6891" w:author="john" w:date="2020-10-22T23:17:00Z"/>
          <w:rFonts w:ascii="Arial" w:hAnsi="Arial" w:cs="Arial"/>
          <w:b/>
        </w:rPr>
      </w:pPr>
      <w:ins w:id="6892"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6893" w:author="john" w:date="2020-10-23T21:54:00Z"/>
          <w:rFonts w:ascii="Arial" w:hAnsi="Arial" w:cs="Arial"/>
          <w:b/>
          <w:sz w:val="22"/>
          <w:szCs w:val="22"/>
        </w:rPr>
        <w:pPrChange w:id="6894" w:author="john" w:date="2020-10-23T21:54:00Z">
          <w:pPr>
            <w:pStyle w:val="ListParagraph"/>
            <w:numPr>
              <w:numId w:val="38"/>
            </w:numPr>
            <w:spacing w:before="240"/>
            <w:ind w:left="360" w:hanging="360"/>
            <w:jc w:val="both"/>
          </w:pPr>
        </w:pPrChange>
      </w:pPr>
      <w:ins w:id="6895" w:author="john" w:date="2020-10-22T23:18:00Z">
        <w:r>
          <w:t>As with nearly all PC</w:t>
        </w:r>
        <w:r w:rsidRPr="00D20048">
          <w:rPr>
            <w:vertAlign w:val="superscript"/>
            <w:rPrChange w:id="6896" w:author="john" w:date="2020-10-22T23:19:00Z">
              <w:rPr/>
            </w:rPrChange>
          </w:rPr>
          <w:t>2</w:t>
        </w:r>
        <w:r>
          <w:t xml:space="preserve"> configuration items, input validator configuration can be accomplished </w:t>
        </w:r>
      </w:ins>
      <w:ins w:id="6897" w:author="john" w:date="2020-10-22T23:19:00Z">
        <w:r>
          <w:t xml:space="preserve">via YAML files.  </w:t>
        </w:r>
      </w:ins>
      <w:ins w:id="6898" w:author="john" w:date="2020-10-22T23:20:00Z">
        <w:r>
          <w:t xml:space="preserve">To configure input validator(s) via YAML, the </w:t>
        </w:r>
      </w:ins>
      <w:proofErr w:type="spellStart"/>
      <w:ins w:id="6899" w:author="john" w:date="2020-10-23T21:48:00Z">
        <w:r w:rsidR="00D51D5E" w:rsidRPr="00D51D5E">
          <w:rPr>
            <w:b/>
            <w:rPrChange w:id="6900" w:author="john" w:date="2020-10-23T21:48:00Z">
              <w:rPr/>
            </w:rPrChange>
          </w:rPr>
          <w:t>contest.yaml</w:t>
        </w:r>
        <w:proofErr w:type="spellEnd"/>
        <w:r w:rsidR="00D51D5E">
          <w:t xml:space="preserve"> file must contain a </w:t>
        </w:r>
        <w:proofErr w:type="spellStart"/>
        <w:r w:rsidR="00D51D5E" w:rsidRPr="00D51D5E">
          <w:rPr>
            <w:b/>
            <w:rPrChange w:id="6901" w:author="john" w:date="2020-10-23T21:48:00Z">
              <w:rPr/>
            </w:rPrChange>
          </w:rPr>
          <w:t>problemset</w:t>
        </w:r>
        <w:proofErr w:type="spellEnd"/>
        <w:r w:rsidR="00D51D5E">
          <w:t xml:space="preserve"> YAML </w:t>
        </w:r>
      </w:ins>
      <w:ins w:id="6902" w:author="john" w:date="2020-10-23T21:57:00Z">
        <w:r w:rsidR="008F4FAE">
          <w:t>key with entries</w:t>
        </w:r>
      </w:ins>
      <w:ins w:id="6903" w:author="john" w:date="2020-10-23T21:48:00Z">
        <w:r w:rsidR="00D51D5E">
          <w:t xml:space="preserve"> giving the name of each contest problem</w:t>
        </w:r>
      </w:ins>
      <w:ins w:id="6904" w:author="john" w:date="2020-10-23T21:49:00Z">
        <w:r w:rsidR="00D51D5E">
          <w:t xml:space="preserve">, and there must be a folder corresponding to </w:t>
        </w:r>
      </w:ins>
      <w:ins w:id="6905" w:author="john" w:date="2020-10-23T21:57:00Z">
        <w:r w:rsidR="008F4FAE">
          <w:t>each</w:t>
        </w:r>
      </w:ins>
      <w:ins w:id="6906"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6907" w:author="john" w:date="2020-10-23T21:50:00Z">
        <w:r w:rsidR="00D51D5E">
          <w:rPr>
            <w:b/>
          </w:rPr>
          <w:t>config</w:t>
        </w:r>
        <w:r w:rsidR="00D51D5E">
          <w:t xml:space="preserve"> folder must contain a file named </w:t>
        </w:r>
        <w:proofErr w:type="spellStart"/>
        <w:proofErr w:type="gramStart"/>
        <w:r w:rsidR="00D51D5E">
          <w:rPr>
            <w:b/>
          </w:rPr>
          <w:t>problem.yaml</w:t>
        </w:r>
        <w:proofErr w:type="spellEnd"/>
        <w:proofErr w:type="gramEnd"/>
        <w:r w:rsidR="00D51D5E">
          <w:t xml:space="preserve">, and the </w:t>
        </w:r>
        <w:proofErr w:type="spellStart"/>
        <w:r w:rsidR="00D51D5E">
          <w:rPr>
            <w:b/>
          </w:rPr>
          <w:t>problem.yaml</w:t>
        </w:r>
        <w:proofErr w:type="spellEnd"/>
        <w:r w:rsidR="00D51D5E">
          <w:rPr>
            <w:b/>
          </w:rPr>
          <w:t xml:space="preserve"> </w:t>
        </w:r>
        <w:r w:rsidR="00D51D5E">
          <w:t xml:space="preserve">file must contain a YAML section defined with the keyword </w:t>
        </w:r>
      </w:ins>
      <w:proofErr w:type="spellStart"/>
      <w:ins w:id="6908" w:author="john" w:date="2020-10-23T21:53:00Z">
        <w:r w:rsidR="00D51D5E" w:rsidRPr="00D51D5E">
          <w:rPr>
            <w:rFonts w:ascii="Arial" w:hAnsi="Arial" w:cs="Arial"/>
            <w:b/>
            <w:sz w:val="22"/>
            <w:szCs w:val="22"/>
            <w:rPrChange w:id="6909" w:author="john" w:date="2020-10-23T21:54:00Z">
              <w:rPr/>
            </w:rPrChange>
          </w:rPr>
          <w:t>input_validator</w:t>
        </w:r>
      </w:ins>
      <w:proofErr w:type="spellEnd"/>
      <w:ins w:id="6910"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6911" w:author="john" w:date="2020-10-23T21:58:00Z"/>
        </w:rPr>
        <w:pPrChange w:id="6912" w:author="john" w:date="2020-10-23T21:54:00Z">
          <w:pPr>
            <w:pStyle w:val="ListParagraph"/>
            <w:numPr>
              <w:numId w:val="38"/>
            </w:numPr>
            <w:spacing w:before="240"/>
            <w:ind w:left="360" w:hanging="360"/>
            <w:jc w:val="both"/>
          </w:pPr>
        </w:pPrChange>
      </w:pPr>
      <w:ins w:id="6913" w:author="john" w:date="2020-10-23T21:54:00Z">
        <w:r w:rsidRPr="00D51D5E">
          <w:rPr>
            <w:rPrChange w:id="6914" w:author="john" w:date="2020-10-23T21:54:00Z">
              <w:rPr>
                <w:rFonts w:ascii="Arial" w:hAnsi="Arial" w:cs="Arial"/>
                <w:b/>
                <w:sz w:val="22"/>
                <w:szCs w:val="22"/>
              </w:rPr>
            </w:rPrChange>
          </w:rPr>
          <w:t xml:space="preserve">The </w:t>
        </w:r>
        <w:proofErr w:type="spellStart"/>
        <w:r w:rsidR="008F4FAE" w:rsidRPr="008F4FAE">
          <w:rPr>
            <w:rFonts w:ascii="Arial" w:hAnsi="Arial" w:cs="Arial"/>
            <w:b/>
            <w:sz w:val="22"/>
            <w:szCs w:val="22"/>
            <w:rPrChange w:id="6915" w:author="john" w:date="2020-10-23T21:55:00Z">
              <w:rPr/>
            </w:rPrChange>
          </w:rPr>
          <w:t>input_validator</w:t>
        </w:r>
        <w:proofErr w:type="spellEnd"/>
        <w:r w:rsidR="008F4FAE">
          <w:t xml:space="preserve"> section of the </w:t>
        </w:r>
        <w:proofErr w:type="spellStart"/>
        <w:r w:rsidR="008F4FAE" w:rsidRPr="008F4FAE">
          <w:rPr>
            <w:b/>
            <w:rPrChange w:id="6916" w:author="john" w:date="2020-10-23T21:54:00Z">
              <w:rPr/>
            </w:rPrChange>
          </w:rPr>
          <w:t>problem.yaml</w:t>
        </w:r>
        <w:proofErr w:type="spellEnd"/>
        <w:r w:rsidR="008F4FAE">
          <w:t xml:space="preserve"> file </w:t>
        </w:r>
      </w:ins>
      <w:ins w:id="6917"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6918" w:author="john" w:date="2020-10-23T21:58:00Z"/>
        </w:rPr>
        <w:pPrChange w:id="6919"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6920" w:author="john" w:date="2020-10-23T22:37:00Z">
          <w:tblPr>
            <w:tblStyle w:val="TableGrid"/>
            <w:tblW w:w="0" w:type="auto"/>
            <w:tblLook w:val="04A0" w:firstRow="1" w:lastRow="0" w:firstColumn="1" w:lastColumn="0" w:noHBand="0" w:noVBand="1"/>
          </w:tblPr>
        </w:tblPrChange>
      </w:tblPr>
      <w:tblGrid>
        <w:gridCol w:w="2880"/>
        <w:gridCol w:w="3600"/>
        <w:gridCol w:w="3870"/>
        <w:tblGridChange w:id="6921">
          <w:tblGrid>
            <w:gridCol w:w="3174"/>
            <w:gridCol w:w="3174"/>
            <w:gridCol w:w="3175"/>
          </w:tblGrid>
        </w:tblGridChange>
      </w:tblGrid>
      <w:tr w:rsidR="008F4FAE" w14:paraId="2386C68F" w14:textId="77777777" w:rsidTr="008806FA">
        <w:trPr>
          <w:ins w:id="6922" w:author="john" w:date="2020-10-23T21:59:00Z"/>
        </w:trPr>
        <w:tc>
          <w:tcPr>
            <w:tcW w:w="2880" w:type="dxa"/>
            <w:tcPrChange w:id="6923" w:author="john" w:date="2020-10-23T22:37:00Z">
              <w:tcPr>
                <w:tcW w:w="3174" w:type="dxa"/>
              </w:tcPr>
            </w:tcPrChange>
          </w:tcPr>
          <w:p w14:paraId="50253777" w14:textId="77777777" w:rsidR="008F4FAE" w:rsidRPr="008806FA" w:rsidRDefault="008F4FAE">
            <w:pPr>
              <w:spacing w:before="240"/>
              <w:jc w:val="center"/>
              <w:rPr>
                <w:ins w:id="6924" w:author="john" w:date="2020-10-23T21:59:00Z"/>
                <w:rFonts w:ascii="Arial" w:hAnsi="Arial" w:cs="Arial"/>
                <w:b/>
                <w:sz w:val="22"/>
                <w:szCs w:val="22"/>
                <w:rPrChange w:id="6925" w:author="john" w:date="2020-10-23T22:37:00Z">
                  <w:rPr>
                    <w:ins w:id="6926" w:author="john" w:date="2020-10-23T21:59:00Z"/>
                  </w:rPr>
                </w:rPrChange>
              </w:rPr>
              <w:pPrChange w:id="6927" w:author="john" w:date="2020-10-23T22:08:00Z">
                <w:pPr>
                  <w:spacing w:before="240"/>
                  <w:jc w:val="both"/>
                </w:pPr>
              </w:pPrChange>
            </w:pPr>
            <w:ins w:id="6928" w:author="john" w:date="2020-10-23T21:59:00Z">
              <w:r w:rsidRPr="008806FA">
                <w:rPr>
                  <w:rFonts w:ascii="Arial" w:hAnsi="Arial" w:cs="Arial"/>
                  <w:b/>
                  <w:sz w:val="22"/>
                  <w:szCs w:val="22"/>
                  <w:rPrChange w:id="6929" w:author="john" w:date="2020-10-23T22:37:00Z">
                    <w:rPr/>
                  </w:rPrChange>
                </w:rPr>
                <w:t>YAML Key</w:t>
              </w:r>
            </w:ins>
          </w:p>
        </w:tc>
        <w:tc>
          <w:tcPr>
            <w:tcW w:w="3600" w:type="dxa"/>
            <w:tcPrChange w:id="6930" w:author="john" w:date="2020-10-23T22:37:00Z">
              <w:tcPr>
                <w:tcW w:w="3174" w:type="dxa"/>
              </w:tcPr>
            </w:tcPrChange>
          </w:tcPr>
          <w:p w14:paraId="3ECDAE7E" w14:textId="77777777" w:rsidR="008F4FAE" w:rsidRPr="008806FA" w:rsidRDefault="008F4FAE">
            <w:pPr>
              <w:spacing w:before="240"/>
              <w:jc w:val="center"/>
              <w:rPr>
                <w:ins w:id="6931" w:author="john" w:date="2020-10-23T21:59:00Z"/>
                <w:rFonts w:ascii="Arial" w:hAnsi="Arial" w:cs="Arial"/>
                <w:b/>
                <w:sz w:val="22"/>
                <w:szCs w:val="22"/>
                <w:rPrChange w:id="6932" w:author="john" w:date="2020-10-23T22:37:00Z">
                  <w:rPr>
                    <w:ins w:id="6933" w:author="john" w:date="2020-10-23T21:59:00Z"/>
                  </w:rPr>
                </w:rPrChange>
              </w:rPr>
              <w:pPrChange w:id="6934" w:author="john" w:date="2020-10-23T22:00:00Z">
                <w:pPr>
                  <w:spacing w:before="240"/>
                  <w:jc w:val="both"/>
                </w:pPr>
              </w:pPrChange>
            </w:pPr>
            <w:ins w:id="6935" w:author="john" w:date="2020-10-23T21:59:00Z">
              <w:r w:rsidRPr="008806FA">
                <w:rPr>
                  <w:rFonts w:ascii="Arial" w:hAnsi="Arial" w:cs="Arial"/>
                  <w:b/>
                  <w:sz w:val="22"/>
                  <w:szCs w:val="22"/>
                  <w:rPrChange w:id="6936" w:author="john" w:date="2020-10-23T22:37:00Z">
                    <w:rPr/>
                  </w:rPrChange>
                </w:rPr>
                <w:t>Corresponding Value</w:t>
              </w:r>
            </w:ins>
          </w:p>
        </w:tc>
        <w:tc>
          <w:tcPr>
            <w:tcW w:w="3870" w:type="dxa"/>
            <w:tcPrChange w:id="6937" w:author="john" w:date="2020-10-23T22:37:00Z">
              <w:tcPr>
                <w:tcW w:w="3175" w:type="dxa"/>
              </w:tcPr>
            </w:tcPrChange>
          </w:tcPr>
          <w:p w14:paraId="73ABDE94" w14:textId="77777777" w:rsidR="008F4FAE" w:rsidRPr="008806FA" w:rsidRDefault="008F4FAE">
            <w:pPr>
              <w:spacing w:before="240"/>
              <w:jc w:val="center"/>
              <w:rPr>
                <w:ins w:id="6938" w:author="john" w:date="2020-10-23T21:59:00Z"/>
                <w:rFonts w:ascii="Arial" w:hAnsi="Arial" w:cs="Arial"/>
                <w:b/>
                <w:sz w:val="22"/>
                <w:szCs w:val="22"/>
                <w:rPrChange w:id="6939" w:author="john" w:date="2020-10-23T22:37:00Z">
                  <w:rPr>
                    <w:ins w:id="6940" w:author="john" w:date="2020-10-23T21:59:00Z"/>
                  </w:rPr>
                </w:rPrChange>
              </w:rPr>
              <w:pPrChange w:id="6941" w:author="john" w:date="2020-10-23T22:00:00Z">
                <w:pPr>
                  <w:spacing w:before="240"/>
                  <w:jc w:val="both"/>
                </w:pPr>
              </w:pPrChange>
            </w:pPr>
            <w:ins w:id="6942" w:author="john" w:date="2020-10-23T22:00:00Z">
              <w:r w:rsidRPr="008806FA">
                <w:rPr>
                  <w:rFonts w:ascii="Arial" w:hAnsi="Arial" w:cs="Arial"/>
                  <w:b/>
                  <w:sz w:val="22"/>
                  <w:szCs w:val="22"/>
                  <w:rPrChange w:id="6943" w:author="john" w:date="2020-10-23T22:37:00Z">
                    <w:rPr>
                      <w:rFonts w:ascii="Arial" w:hAnsi="Arial" w:cs="Arial"/>
                    </w:rPr>
                  </w:rPrChange>
                </w:rPr>
                <w:t>Notes</w:t>
              </w:r>
            </w:ins>
          </w:p>
        </w:tc>
      </w:tr>
      <w:tr w:rsidR="008F4FAE" w:rsidRPr="008F4FAE" w14:paraId="79398D1D" w14:textId="77777777" w:rsidTr="008806FA">
        <w:trPr>
          <w:ins w:id="6944" w:author="john" w:date="2020-10-23T21:59:00Z"/>
        </w:trPr>
        <w:tc>
          <w:tcPr>
            <w:tcW w:w="2880" w:type="dxa"/>
            <w:tcPrChange w:id="6945" w:author="john" w:date="2020-10-23T22:37:00Z">
              <w:tcPr>
                <w:tcW w:w="3174" w:type="dxa"/>
              </w:tcPr>
            </w:tcPrChange>
          </w:tcPr>
          <w:p w14:paraId="047C19EB" w14:textId="77777777" w:rsidR="008F4FAE" w:rsidRPr="008806FA" w:rsidRDefault="008F4FAE">
            <w:pPr>
              <w:spacing w:before="240"/>
              <w:jc w:val="center"/>
              <w:rPr>
                <w:ins w:id="6946" w:author="john" w:date="2020-10-23T21:59:00Z"/>
                <w:rFonts w:ascii="Arial" w:hAnsi="Arial" w:cs="Arial"/>
                <w:sz w:val="22"/>
                <w:szCs w:val="22"/>
                <w:rPrChange w:id="6947" w:author="john" w:date="2020-10-23T22:37:00Z">
                  <w:rPr>
                    <w:ins w:id="6948" w:author="john" w:date="2020-10-23T21:59:00Z"/>
                  </w:rPr>
                </w:rPrChange>
              </w:rPr>
              <w:pPrChange w:id="6949" w:author="john" w:date="2020-10-23T22:08:00Z">
                <w:pPr>
                  <w:spacing w:before="240"/>
                  <w:jc w:val="both"/>
                </w:pPr>
              </w:pPrChange>
            </w:pPr>
            <w:proofErr w:type="spellStart"/>
            <w:ins w:id="6950" w:author="john" w:date="2020-10-23T22:00:00Z">
              <w:r w:rsidRPr="008806FA">
                <w:rPr>
                  <w:rFonts w:ascii="Arial" w:hAnsi="Arial" w:cs="Arial"/>
                  <w:sz w:val="22"/>
                  <w:szCs w:val="22"/>
                  <w:rPrChange w:id="6951" w:author="john" w:date="2020-10-23T22:37:00Z">
                    <w:rPr/>
                  </w:rPrChange>
                </w:rPr>
                <w:t>defaultInputValidator</w:t>
              </w:r>
            </w:ins>
            <w:proofErr w:type="spellEnd"/>
          </w:p>
        </w:tc>
        <w:tc>
          <w:tcPr>
            <w:tcW w:w="3600" w:type="dxa"/>
            <w:tcPrChange w:id="6952" w:author="john" w:date="2020-10-23T22:37:00Z">
              <w:tcPr>
                <w:tcW w:w="3174" w:type="dxa"/>
              </w:tcPr>
            </w:tcPrChange>
          </w:tcPr>
          <w:p w14:paraId="27FB082A" w14:textId="77777777" w:rsidR="008F4FAE" w:rsidRPr="008806FA" w:rsidRDefault="008F4FAE" w:rsidP="00D51D5E">
            <w:pPr>
              <w:spacing w:before="240"/>
              <w:jc w:val="both"/>
              <w:rPr>
                <w:ins w:id="6953" w:author="john" w:date="2020-10-23T21:59:00Z"/>
                <w:rFonts w:ascii="Arial" w:hAnsi="Arial" w:cs="Arial"/>
                <w:sz w:val="22"/>
                <w:szCs w:val="22"/>
                <w:rPrChange w:id="6954" w:author="john" w:date="2020-10-23T22:37:00Z">
                  <w:rPr>
                    <w:ins w:id="6955" w:author="john" w:date="2020-10-23T21:59:00Z"/>
                  </w:rPr>
                </w:rPrChange>
              </w:rPr>
            </w:pPr>
            <w:ins w:id="6956" w:author="john" w:date="2020-10-23T22:00:00Z">
              <w:r w:rsidRPr="008806FA">
                <w:rPr>
                  <w:rFonts w:ascii="Arial" w:hAnsi="Arial" w:cs="Arial"/>
                  <w:sz w:val="22"/>
                  <w:szCs w:val="22"/>
                  <w:rPrChange w:id="6957" w:author="john" w:date="2020-10-23T22:37:00Z">
                    <w:rPr/>
                  </w:rPrChange>
                </w:rPr>
                <w:t>NONE, VIVA, or CUSTOM</w:t>
              </w:r>
            </w:ins>
          </w:p>
        </w:tc>
        <w:tc>
          <w:tcPr>
            <w:tcW w:w="3870" w:type="dxa"/>
            <w:tcPrChange w:id="6958" w:author="john" w:date="2020-10-23T22:37:00Z">
              <w:tcPr>
                <w:tcW w:w="3175" w:type="dxa"/>
              </w:tcPr>
            </w:tcPrChange>
          </w:tcPr>
          <w:p w14:paraId="64750B26" w14:textId="77777777" w:rsidR="008F4FAE" w:rsidRPr="008806FA" w:rsidRDefault="008F4FAE" w:rsidP="00D51D5E">
            <w:pPr>
              <w:spacing w:before="240"/>
              <w:jc w:val="both"/>
              <w:rPr>
                <w:ins w:id="6959" w:author="john" w:date="2020-10-23T21:59:00Z"/>
                <w:rFonts w:ascii="Arial" w:hAnsi="Arial" w:cs="Arial"/>
                <w:sz w:val="22"/>
                <w:szCs w:val="22"/>
                <w:rPrChange w:id="6960" w:author="john" w:date="2020-10-23T22:37:00Z">
                  <w:rPr>
                    <w:ins w:id="6961" w:author="john" w:date="2020-10-23T21:59:00Z"/>
                  </w:rPr>
                </w:rPrChange>
              </w:rPr>
            </w:pPr>
            <w:ins w:id="6962" w:author="john" w:date="2020-10-23T22:00:00Z">
              <w:r w:rsidRPr="008806FA">
                <w:rPr>
                  <w:rFonts w:ascii="Arial" w:hAnsi="Arial" w:cs="Arial"/>
                  <w:sz w:val="22"/>
                  <w:szCs w:val="22"/>
                  <w:rPrChange w:id="6963" w:author="john" w:date="2020-10-23T22:37:00Z">
                    <w:rPr/>
                  </w:rPrChange>
                </w:rPr>
                <w:t xml:space="preserve">Sets the </w:t>
              </w:r>
            </w:ins>
            <w:ins w:id="6964" w:author="john" w:date="2020-10-23T22:01:00Z">
              <w:r w:rsidRPr="008806FA">
                <w:rPr>
                  <w:rFonts w:ascii="Arial" w:hAnsi="Arial" w:cs="Arial"/>
                  <w:sz w:val="22"/>
                  <w:szCs w:val="22"/>
                  <w:rPrChange w:id="6965" w:author="john" w:date="2020-10-23T22:37:00Z">
                    <w:rPr/>
                  </w:rPrChange>
                </w:rPr>
                <w:t>default (</w:t>
              </w:r>
            </w:ins>
            <w:ins w:id="6966" w:author="john" w:date="2020-10-23T22:00:00Z">
              <w:r w:rsidRPr="008806FA">
                <w:rPr>
                  <w:rFonts w:ascii="Arial" w:hAnsi="Arial" w:cs="Arial"/>
                  <w:sz w:val="22"/>
                  <w:szCs w:val="22"/>
                  <w:rPrChange w:id="6967" w:author="john" w:date="2020-10-23T22:37:00Z">
                    <w:rPr/>
                  </w:rPrChange>
                </w:rPr>
                <w:t>currently-selected</w:t>
              </w:r>
            </w:ins>
            <w:ins w:id="6968" w:author="john" w:date="2020-10-23T22:01:00Z">
              <w:r w:rsidRPr="008806FA">
                <w:rPr>
                  <w:rFonts w:ascii="Arial" w:hAnsi="Arial" w:cs="Arial"/>
                  <w:sz w:val="22"/>
                  <w:szCs w:val="22"/>
                  <w:rPrChange w:id="6969" w:author="john" w:date="2020-10-23T22:37:00Z">
                    <w:rPr/>
                  </w:rPrChange>
                </w:rPr>
                <w:t>)</w:t>
              </w:r>
            </w:ins>
            <w:ins w:id="6970" w:author="john" w:date="2020-10-23T22:00:00Z">
              <w:r w:rsidRPr="008806FA">
                <w:rPr>
                  <w:rFonts w:ascii="Arial" w:hAnsi="Arial" w:cs="Arial"/>
                  <w:sz w:val="22"/>
                  <w:szCs w:val="22"/>
                  <w:rPrChange w:id="6971" w:author="john" w:date="2020-10-23T22:37:00Z">
                    <w:rPr/>
                  </w:rPrChange>
                </w:rPr>
                <w:t xml:space="preserve"> Input Validator type</w:t>
              </w:r>
            </w:ins>
          </w:p>
        </w:tc>
      </w:tr>
      <w:tr w:rsidR="008F4FAE" w:rsidRPr="008F4FAE" w14:paraId="27390F79" w14:textId="77777777" w:rsidTr="008806FA">
        <w:trPr>
          <w:ins w:id="6972" w:author="john" w:date="2020-10-23T21:59:00Z"/>
        </w:trPr>
        <w:tc>
          <w:tcPr>
            <w:tcW w:w="2880" w:type="dxa"/>
            <w:tcPrChange w:id="6973" w:author="john" w:date="2020-10-23T22:37:00Z">
              <w:tcPr>
                <w:tcW w:w="3174" w:type="dxa"/>
              </w:tcPr>
            </w:tcPrChange>
          </w:tcPr>
          <w:p w14:paraId="2FE78959" w14:textId="77777777" w:rsidR="008F4FAE" w:rsidRPr="008806FA" w:rsidRDefault="008F4FAE">
            <w:pPr>
              <w:spacing w:before="240"/>
              <w:jc w:val="center"/>
              <w:rPr>
                <w:ins w:id="6974" w:author="john" w:date="2020-10-23T21:59:00Z"/>
                <w:rFonts w:ascii="Arial" w:hAnsi="Arial" w:cs="Arial"/>
                <w:sz w:val="22"/>
                <w:szCs w:val="22"/>
                <w:rPrChange w:id="6975" w:author="john" w:date="2020-10-23T22:37:00Z">
                  <w:rPr>
                    <w:ins w:id="6976" w:author="john" w:date="2020-10-23T21:59:00Z"/>
                  </w:rPr>
                </w:rPrChange>
              </w:rPr>
              <w:pPrChange w:id="6977" w:author="john" w:date="2020-10-23T22:08:00Z">
                <w:pPr>
                  <w:spacing w:before="240"/>
                  <w:jc w:val="both"/>
                </w:pPr>
              </w:pPrChange>
            </w:pPr>
            <w:proofErr w:type="spellStart"/>
            <w:ins w:id="6978" w:author="john" w:date="2020-10-23T22:02:00Z">
              <w:r w:rsidRPr="008806FA">
                <w:rPr>
                  <w:rFonts w:ascii="Arial" w:hAnsi="Arial" w:cs="Arial"/>
                  <w:sz w:val="22"/>
                  <w:szCs w:val="22"/>
                  <w:rPrChange w:id="6979" w:author="john" w:date="2020-10-23T22:37:00Z">
                    <w:rPr>
                      <w:rFonts w:ascii="Courier New" w:hAnsi="Courier New" w:cs="Courier New"/>
                      <w:color w:val="2A00FF"/>
                      <w:sz w:val="20"/>
                    </w:rPr>
                  </w:rPrChange>
                </w:rPr>
                <w:t>customInputValidatorProg</w:t>
              </w:r>
            </w:ins>
            <w:proofErr w:type="spellEnd"/>
          </w:p>
        </w:tc>
        <w:tc>
          <w:tcPr>
            <w:tcW w:w="3600" w:type="dxa"/>
            <w:tcPrChange w:id="6980" w:author="john" w:date="2020-10-23T22:37:00Z">
              <w:tcPr>
                <w:tcW w:w="3174" w:type="dxa"/>
              </w:tcPr>
            </w:tcPrChange>
          </w:tcPr>
          <w:p w14:paraId="608CDFE4" w14:textId="77777777" w:rsidR="008F4FAE" w:rsidRPr="008806FA" w:rsidRDefault="008F4FAE" w:rsidP="00D51D5E">
            <w:pPr>
              <w:spacing w:before="240"/>
              <w:jc w:val="both"/>
              <w:rPr>
                <w:ins w:id="6981" w:author="john" w:date="2020-10-23T21:59:00Z"/>
                <w:rFonts w:ascii="Arial" w:hAnsi="Arial" w:cs="Arial"/>
                <w:sz w:val="22"/>
                <w:szCs w:val="22"/>
                <w:rPrChange w:id="6982" w:author="john" w:date="2020-10-23T22:37:00Z">
                  <w:rPr>
                    <w:ins w:id="6983" w:author="john" w:date="2020-10-23T21:59:00Z"/>
                  </w:rPr>
                </w:rPrChange>
              </w:rPr>
            </w:pPr>
            <w:ins w:id="6984" w:author="john" w:date="2020-10-23T22:03:00Z">
              <w:r w:rsidRPr="008806FA">
                <w:rPr>
                  <w:rFonts w:ascii="Arial" w:hAnsi="Arial" w:cs="Arial"/>
                  <w:sz w:val="22"/>
                  <w:szCs w:val="22"/>
                  <w:rPrChange w:id="6985" w:author="john" w:date="2020-10-23T22:37:00Z">
                    <w:rPr>
                      <w:rFonts w:ascii="Arial" w:hAnsi="Arial" w:cs="Arial"/>
                    </w:rPr>
                  </w:rPrChange>
                </w:rPr>
                <w:t>The name of the custom input validator program</w:t>
              </w:r>
            </w:ins>
          </w:p>
        </w:tc>
        <w:tc>
          <w:tcPr>
            <w:tcW w:w="3870" w:type="dxa"/>
            <w:tcPrChange w:id="6986" w:author="john" w:date="2020-10-23T22:37:00Z">
              <w:tcPr>
                <w:tcW w:w="3175" w:type="dxa"/>
              </w:tcPr>
            </w:tcPrChange>
          </w:tcPr>
          <w:p w14:paraId="17760F63" w14:textId="77777777" w:rsidR="008F4FAE" w:rsidRPr="008806FA" w:rsidRDefault="008F4FAE" w:rsidP="00D51D5E">
            <w:pPr>
              <w:spacing w:before="240"/>
              <w:jc w:val="both"/>
              <w:rPr>
                <w:ins w:id="6987" w:author="john" w:date="2020-10-23T21:59:00Z"/>
                <w:rFonts w:ascii="Arial" w:hAnsi="Arial" w:cs="Arial"/>
                <w:sz w:val="22"/>
                <w:szCs w:val="22"/>
                <w:rPrChange w:id="6988" w:author="john" w:date="2020-10-23T22:37:00Z">
                  <w:rPr>
                    <w:ins w:id="6989" w:author="john" w:date="2020-10-23T21:59:00Z"/>
                  </w:rPr>
                </w:rPrChange>
              </w:rPr>
            </w:pPr>
            <w:ins w:id="6990" w:author="john" w:date="2020-10-23T22:03:00Z">
              <w:r w:rsidRPr="008806FA">
                <w:rPr>
                  <w:rFonts w:ascii="Arial" w:hAnsi="Arial" w:cs="Arial"/>
                  <w:sz w:val="22"/>
                  <w:szCs w:val="22"/>
                  <w:rPrChange w:id="6991" w:author="john" w:date="2020-10-23T22:37:00Z">
                    <w:rPr>
                      <w:rFonts w:ascii="Arial" w:hAnsi="Arial" w:cs="Arial"/>
                    </w:rPr>
                  </w:rPrChange>
                </w:rPr>
                <w:t>Sets the custom input validator program name</w:t>
              </w:r>
            </w:ins>
          </w:p>
        </w:tc>
      </w:tr>
      <w:tr w:rsidR="008F4FAE" w:rsidRPr="008F4FAE" w14:paraId="05A18DAE" w14:textId="77777777" w:rsidTr="008806FA">
        <w:trPr>
          <w:ins w:id="6992" w:author="john" w:date="2020-10-23T21:59:00Z"/>
        </w:trPr>
        <w:tc>
          <w:tcPr>
            <w:tcW w:w="2880" w:type="dxa"/>
            <w:tcPrChange w:id="6993" w:author="john" w:date="2020-10-23T22:37:00Z">
              <w:tcPr>
                <w:tcW w:w="3174" w:type="dxa"/>
              </w:tcPr>
            </w:tcPrChange>
          </w:tcPr>
          <w:p w14:paraId="53136BDF" w14:textId="77777777" w:rsidR="008F4FAE" w:rsidRPr="008806FA" w:rsidRDefault="008F4FAE">
            <w:pPr>
              <w:spacing w:before="240"/>
              <w:jc w:val="center"/>
              <w:rPr>
                <w:ins w:id="6994" w:author="john" w:date="2020-10-23T21:59:00Z"/>
                <w:rFonts w:ascii="Arial" w:hAnsi="Arial" w:cs="Arial"/>
                <w:sz w:val="22"/>
                <w:szCs w:val="22"/>
                <w:rPrChange w:id="6995" w:author="john" w:date="2020-10-23T22:37:00Z">
                  <w:rPr>
                    <w:ins w:id="6996" w:author="john" w:date="2020-10-23T21:59:00Z"/>
                  </w:rPr>
                </w:rPrChange>
              </w:rPr>
              <w:pPrChange w:id="6997" w:author="john" w:date="2020-10-23T22:08:00Z">
                <w:pPr>
                  <w:spacing w:before="240"/>
                  <w:jc w:val="both"/>
                </w:pPr>
              </w:pPrChange>
            </w:pPr>
            <w:proofErr w:type="spellStart"/>
            <w:ins w:id="6998" w:author="john" w:date="2020-10-23T22:04:00Z">
              <w:r w:rsidRPr="008806FA">
                <w:rPr>
                  <w:rFonts w:ascii="Arial" w:hAnsi="Arial" w:cs="Arial"/>
                  <w:sz w:val="22"/>
                  <w:szCs w:val="22"/>
                  <w:rPrChange w:id="6999" w:author="john" w:date="2020-10-23T22:37:00Z">
                    <w:rPr>
                      <w:rFonts w:ascii="Courier New" w:hAnsi="Courier New" w:cs="Courier New"/>
                      <w:color w:val="2A00FF"/>
                      <w:sz w:val="20"/>
                    </w:rPr>
                  </w:rPrChange>
                </w:rPr>
                <w:t>customInputValidatorCmd</w:t>
              </w:r>
            </w:ins>
            <w:proofErr w:type="spellEnd"/>
          </w:p>
        </w:tc>
        <w:tc>
          <w:tcPr>
            <w:tcW w:w="3600" w:type="dxa"/>
            <w:tcPrChange w:id="7000" w:author="john" w:date="2020-10-23T22:37:00Z">
              <w:tcPr>
                <w:tcW w:w="3174" w:type="dxa"/>
              </w:tcPr>
            </w:tcPrChange>
          </w:tcPr>
          <w:p w14:paraId="2B1E3ED4" w14:textId="77777777" w:rsidR="008F4FAE" w:rsidRPr="008806FA" w:rsidRDefault="008F4FAE" w:rsidP="00D51D5E">
            <w:pPr>
              <w:spacing w:before="240"/>
              <w:jc w:val="both"/>
              <w:rPr>
                <w:ins w:id="7001" w:author="john" w:date="2020-10-23T21:59:00Z"/>
                <w:rFonts w:ascii="Arial" w:hAnsi="Arial" w:cs="Arial"/>
                <w:sz w:val="22"/>
                <w:szCs w:val="22"/>
                <w:rPrChange w:id="7002" w:author="john" w:date="2020-10-23T22:37:00Z">
                  <w:rPr>
                    <w:ins w:id="7003" w:author="john" w:date="2020-10-23T21:59:00Z"/>
                  </w:rPr>
                </w:rPrChange>
              </w:rPr>
            </w:pPr>
            <w:ins w:id="7004" w:author="john" w:date="2020-10-23T22:04:00Z">
              <w:r w:rsidRPr="008806FA">
                <w:rPr>
                  <w:rFonts w:ascii="Arial" w:hAnsi="Arial" w:cs="Arial"/>
                  <w:sz w:val="22"/>
                  <w:szCs w:val="22"/>
                  <w:rPrChange w:id="7005" w:author="john" w:date="2020-10-23T22:37:00Z">
                    <w:rPr>
                      <w:rFonts w:ascii="Arial" w:hAnsi="Arial" w:cs="Arial"/>
                    </w:rPr>
                  </w:rPrChange>
                </w:rPr>
                <w:t xml:space="preserve">A string giving the </w:t>
              </w:r>
              <w:r w:rsidR="00154E98" w:rsidRPr="008806FA">
                <w:rPr>
                  <w:rFonts w:ascii="Arial" w:hAnsi="Arial" w:cs="Arial"/>
                  <w:sz w:val="22"/>
                  <w:szCs w:val="22"/>
                  <w:rPrChange w:id="7006" w:author="john" w:date="2020-10-23T22:37:00Z">
                    <w:rPr>
                      <w:rFonts w:ascii="Arial" w:hAnsi="Arial" w:cs="Arial"/>
                    </w:rPr>
                  </w:rPrChange>
                </w:rPr>
                <w:t>command used to invoke a custom input validator</w:t>
              </w:r>
            </w:ins>
          </w:p>
        </w:tc>
        <w:tc>
          <w:tcPr>
            <w:tcW w:w="3870" w:type="dxa"/>
            <w:tcPrChange w:id="7007" w:author="john" w:date="2020-10-23T22:37:00Z">
              <w:tcPr>
                <w:tcW w:w="3175" w:type="dxa"/>
              </w:tcPr>
            </w:tcPrChange>
          </w:tcPr>
          <w:p w14:paraId="425D054F" w14:textId="77777777" w:rsidR="008F4FAE" w:rsidRPr="008806FA" w:rsidRDefault="00154E98" w:rsidP="00D51D5E">
            <w:pPr>
              <w:spacing w:before="240"/>
              <w:jc w:val="both"/>
              <w:rPr>
                <w:ins w:id="7008" w:author="john" w:date="2020-10-23T21:59:00Z"/>
                <w:rFonts w:ascii="Arial" w:hAnsi="Arial" w:cs="Arial"/>
                <w:sz w:val="22"/>
                <w:szCs w:val="22"/>
                <w:rPrChange w:id="7009" w:author="john" w:date="2020-10-23T22:37:00Z">
                  <w:rPr>
                    <w:ins w:id="7010" w:author="john" w:date="2020-10-23T21:59:00Z"/>
                  </w:rPr>
                </w:rPrChange>
              </w:rPr>
            </w:pPr>
            <w:ins w:id="7011" w:author="john" w:date="2020-10-23T22:06:00Z">
              <w:r w:rsidRPr="008806FA">
                <w:rPr>
                  <w:rFonts w:ascii="Arial" w:hAnsi="Arial" w:cs="Arial"/>
                  <w:sz w:val="22"/>
                  <w:szCs w:val="22"/>
                  <w:rPrChange w:id="7012" w:author="john" w:date="2020-10-23T22:37:00Z">
                    <w:rPr>
                      <w:rFonts w:ascii="Arial" w:hAnsi="Arial" w:cs="Arial"/>
                    </w:rPr>
                  </w:rPrChange>
                </w:rPr>
                <w:t xml:space="preserve">Sets the command to be executed when the </w:t>
              </w:r>
              <w:proofErr w:type="gramStart"/>
              <w:r w:rsidRPr="008806FA">
                <w:rPr>
                  <w:rFonts w:ascii="Arial" w:hAnsi="Arial" w:cs="Arial"/>
                  <w:sz w:val="22"/>
                  <w:szCs w:val="22"/>
                  <w:rPrChange w:id="7013" w:author="john" w:date="2020-10-23T22:37:00Z">
                    <w:rPr>
                      <w:rFonts w:ascii="Arial" w:hAnsi="Arial" w:cs="Arial"/>
                    </w:rPr>
                  </w:rPrChange>
                </w:rPr>
                <w:t>Admin’s</w:t>
              </w:r>
              <w:proofErr w:type="gramEnd"/>
              <w:r w:rsidRPr="008806FA">
                <w:rPr>
                  <w:rFonts w:ascii="Arial" w:hAnsi="Arial" w:cs="Arial"/>
                  <w:sz w:val="22"/>
                  <w:szCs w:val="22"/>
                  <w:rPrChange w:id="7014" w:author="john" w:date="2020-10-23T22:37:00Z">
                    <w:rPr>
                      <w:rFonts w:ascii="Arial" w:hAnsi="Arial" w:cs="Arial"/>
                    </w:rPr>
                  </w:rPrChange>
                </w:rPr>
                <w:t xml:space="preserve"> “Run Custom Input Validator” GUI option is invoked.</w:t>
              </w:r>
            </w:ins>
          </w:p>
        </w:tc>
      </w:tr>
      <w:tr w:rsidR="008F4FAE" w:rsidRPr="008F4FAE" w14:paraId="4C55E024" w14:textId="77777777" w:rsidTr="008806FA">
        <w:trPr>
          <w:ins w:id="7015" w:author="john" w:date="2020-10-23T21:59:00Z"/>
        </w:trPr>
        <w:tc>
          <w:tcPr>
            <w:tcW w:w="2880" w:type="dxa"/>
            <w:tcPrChange w:id="7016" w:author="john" w:date="2020-10-23T22:37:00Z">
              <w:tcPr>
                <w:tcW w:w="3174" w:type="dxa"/>
              </w:tcPr>
            </w:tcPrChange>
          </w:tcPr>
          <w:p w14:paraId="21C507DB" w14:textId="77777777" w:rsidR="008F4FAE" w:rsidRPr="008806FA" w:rsidRDefault="00154E98">
            <w:pPr>
              <w:spacing w:before="240"/>
              <w:jc w:val="center"/>
              <w:rPr>
                <w:ins w:id="7017" w:author="john" w:date="2020-10-23T21:59:00Z"/>
                <w:rFonts w:ascii="Arial" w:hAnsi="Arial" w:cs="Arial"/>
                <w:sz w:val="22"/>
                <w:szCs w:val="22"/>
                <w:rPrChange w:id="7018" w:author="john" w:date="2020-10-23T22:37:00Z">
                  <w:rPr>
                    <w:ins w:id="7019" w:author="john" w:date="2020-10-23T21:59:00Z"/>
                  </w:rPr>
                </w:rPrChange>
              </w:rPr>
              <w:pPrChange w:id="7020" w:author="john" w:date="2020-10-23T22:08:00Z">
                <w:pPr>
                  <w:spacing w:before="240"/>
                  <w:jc w:val="both"/>
                </w:pPr>
              </w:pPrChange>
            </w:pPr>
            <w:proofErr w:type="spellStart"/>
            <w:ins w:id="7021" w:author="john" w:date="2020-10-23T22:05:00Z">
              <w:r w:rsidRPr="008806FA">
                <w:rPr>
                  <w:rFonts w:ascii="Arial" w:hAnsi="Arial" w:cs="Arial"/>
                  <w:sz w:val="22"/>
                  <w:szCs w:val="22"/>
                  <w:rPrChange w:id="7022" w:author="john" w:date="2020-10-23T22:37:00Z">
                    <w:rPr>
                      <w:rFonts w:ascii="Courier New" w:hAnsi="Courier New" w:cs="Courier New"/>
                      <w:color w:val="2A00FF"/>
                      <w:sz w:val="20"/>
                    </w:rPr>
                  </w:rPrChange>
                </w:rPr>
                <w:t>vivaPattern</w:t>
              </w:r>
            </w:ins>
            <w:proofErr w:type="spellEnd"/>
          </w:p>
        </w:tc>
        <w:tc>
          <w:tcPr>
            <w:tcW w:w="3600" w:type="dxa"/>
            <w:tcPrChange w:id="7023" w:author="john" w:date="2020-10-23T22:37:00Z">
              <w:tcPr>
                <w:tcW w:w="3174" w:type="dxa"/>
              </w:tcPr>
            </w:tcPrChange>
          </w:tcPr>
          <w:p w14:paraId="1ECB2684" w14:textId="77777777" w:rsidR="008F4FAE" w:rsidRPr="008806FA" w:rsidRDefault="00154E98" w:rsidP="00D51D5E">
            <w:pPr>
              <w:spacing w:before="240"/>
              <w:jc w:val="both"/>
              <w:rPr>
                <w:ins w:id="7024" w:author="john" w:date="2020-10-23T21:59:00Z"/>
                <w:rFonts w:ascii="Arial" w:hAnsi="Arial" w:cs="Arial"/>
                <w:sz w:val="22"/>
                <w:szCs w:val="22"/>
                <w:rPrChange w:id="7025" w:author="john" w:date="2020-10-23T22:37:00Z">
                  <w:rPr>
                    <w:ins w:id="7026" w:author="john" w:date="2020-10-23T21:59:00Z"/>
                  </w:rPr>
                </w:rPrChange>
              </w:rPr>
            </w:pPr>
            <w:ins w:id="7027" w:author="john" w:date="2020-10-23T22:05:00Z">
              <w:r w:rsidRPr="008806FA">
                <w:rPr>
                  <w:rFonts w:ascii="Arial" w:hAnsi="Arial" w:cs="Arial"/>
                  <w:sz w:val="22"/>
                  <w:szCs w:val="22"/>
                  <w:rPrChange w:id="7028" w:author="john" w:date="2020-10-23T22:37:00Z">
                    <w:rPr>
                      <w:rFonts w:ascii="Arial" w:hAnsi="Arial" w:cs="Arial"/>
                    </w:rPr>
                  </w:rPrChange>
                </w:rPr>
                <w:t>A string containing a VIVA pattern</w:t>
              </w:r>
            </w:ins>
          </w:p>
        </w:tc>
        <w:tc>
          <w:tcPr>
            <w:tcW w:w="3870" w:type="dxa"/>
            <w:tcPrChange w:id="7029" w:author="john" w:date="2020-10-23T22:37:00Z">
              <w:tcPr>
                <w:tcW w:w="3175" w:type="dxa"/>
              </w:tcPr>
            </w:tcPrChange>
          </w:tcPr>
          <w:p w14:paraId="72915424" w14:textId="77777777" w:rsidR="008F4FAE" w:rsidRPr="008806FA" w:rsidRDefault="00154E98" w:rsidP="00D51D5E">
            <w:pPr>
              <w:spacing w:before="240"/>
              <w:jc w:val="both"/>
              <w:rPr>
                <w:ins w:id="7030" w:author="john" w:date="2020-10-23T21:59:00Z"/>
                <w:rFonts w:ascii="Arial" w:hAnsi="Arial" w:cs="Arial"/>
                <w:sz w:val="22"/>
                <w:szCs w:val="22"/>
                <w:rPrChange w:id="7031" w:author="john" w:date="2020-10-23T22:37:00Z">
                  <w:rPr>
                    <w:ins w:id="7032" w:author="john" w:date="2020-10-23T21:59:00Z"/>
                  </w:rPr>
                </w:rPrChange>
              </w:rPr>
            </w:pPr>
            <w:ins w:id="7033" w:author="john" w:date="2020-10-23T22:05:00Z">
              <w:r w:rsidRPr="008806FA">
                <w:rPr>
                  <w:rFonts w:ascii="Arial" w:hAnsi="Arial" w:cs="Arial"/>
                  <w:sz w:val="22"/>
                  <w:szCs w:val="22"/>
                  <w:rPrChange w:id="7034"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7035" w:author="john" w:date="2020-10-23T21:59:00Z"/>
        </w:trPr>
        <w:tc>
          <w:tcPr>
            <w:tcW w:w="2880" w:type="dxa"/>
            <w:tcPrChange w:id="7036" w:author="john" w:date="2020-10-23T22:37:00Z">
              <w:tcPr>
                <w:tcW w:w="3174" w:type="dxa"/>
              </w:tcPr>
            </w:tcPrChange>
          </w:tcPr>
          <w:p w14:paraId="158490AF" w14:textId="77777777" w:rsidR="008F4FAE" w:rsidRPr="008806FA" w:rsidRDefault="00154E98">
            <w:pPr>
              <w:spacing w:before="240"/>
              <w:jc w:val="center"/>
              <w:rPr>
                <w:ins w:id="7037" w:author="john" w:date="2020-10-23T21:59:00Z"/>
                <w:rFonts w:ascii="Arial" w:hAnsi="Arial" w:cs="Arial"/>
                <w:sz w:val="22"/>
                <w:szCs w:val="22"/>
                <w:rPrChange w:id="7038" w:author="john" w:date="2020-10-23T22:37:00Z">
                  <w:rPr>
                    <w:ins w:id="7039" w:author="john" w:date="2020-10-23T21:59:00Z"/>
                  </w:rPr>
                </w:rPrChange>
              </w:rPr>
              <w:pPrChange w:id="7040" w:author="john" w:date="2020-10-23T22:08:00Z">
                <w:pPr>
                  <w:spacing w:before="240"/>
                  <w:jc w:val="both"/>
                </w:pPr>
              </w:pPrChange>
            </w:pPr>
            <w:proofErr w:type="spellStart"/>
            <w:ins w:id="7041" w:author="john" w:date="2020-10-23T22:07:00Z">
              <w:r w:rsidRPr="008806FA">
                <w:rPr>
                  <w:rFonts w:ascii="Arial" w:hAnsi="Arial" w:cs="Arial"/>
                  <w:sz w:val="22"/>
                  <w:szCs w:val="22"/>
                  <w:rPrChange w:id="7042" w:author="john" w:date="2020-10-23T22:37:00Z">
                    <w:rPr>
                      <w:rFonts w:ascii="Courier New" w:hAnsi="Courier New" w:cs="Courier New"/>
                      <w:color w:val="2A00FF"/>
                      <w:sz w:val="20"/>
                    </w:rPr>
                  </w:rPrChange>
                </w:rPr>
                <w:t>vivaPatternFile</w:t>
              </w:r>
            </w:ins>
            <w:proofErr w:type="spellEnd"/>
          </w:p>
        </w:tc>
        <w:tc>
          <w:tcPr>
            <w:tcW w:w="3600" w:type="dxa"/>
            <w:tcPrChange w:id="7043" w:author="john" w:date="2020-10-23T22:37:00Z">
              <w:tcPr>
                <w:tcW w:w="3174" w:type="dxa"/>
              </w:tcPr>
            </w:tcPrChange>
          </w:tcPr>
          <w:p w14:paraId="19AF479E" w14:textId="6626A9BA" w:rsidR="008F4FAE" w:rsidRPr="008806FA" w:rsidRDefault="00154E98" w:rsidP="00D51D5E">
            <w:pPr>
              <w:spacing w:before="240"/>
              <w:jc w:val="both"/>
              <w:rPr>
                <w:ins w:id="7044" w:author="john" w:date="2020-10-23T21:59:00Z"/>
                <w:rFonts w:ascii="Arial" w:hAnsi="Arial" w:cs="Arial"/>
                <w:sz w:val="22"/>
                <w:szCs w:val="22"/>
                <w:rPrChange w:id="7045" w:author="john" w:date="2020-10-23T22:37:00Z">
                  <w:rPr>
                    <w:ins w:id="7046" w:author="john" w:date="2020-10-23T21:59:00Z"/>
                  </w:rPr>
                </w:rPrChange>
              </w:rPr>
            </w:pPr>
            <w:ins w:id="7047" w:author="john" w:date="2020-10-23T22:07:00Z">
              <w:r w:rsidRPr="008806FA">
                <w:rPr>
                  <w:rFonts w:ascii="Arial" w:hAnsi="Arial" w:cs="Arial"/>
                  <w:sz w:val="22"/>
                  <w:szCs w:val="22"/>
                  <w:rPrChange w:id="7048" w:author="john" w:date="2020-10-23T22:37:00Z">
                    <w:rPr>
                      <w:rFonts w:ascii="Arial" w:hAnsi="Arial" w:cs="Arial"/>
                    </w:rPr>
                  </w:rPrChange>
                </w:rPr>
                <w:t xml:space="preserve">The name of a file containing </w:t>
              </w:r>
              <w:del w:id="7049" w:author="John Clevenger" w:date="2022-06-16T11:43:00Z">
                <w:r w:rsidRPr="008806FA" w:rsidDel="00E06F34">
                  <w:rPr>
                    <w:rFonts w:ascii="Arial" w:hAnsi="Arial" w:cs="Arial"/>
                    <w:sz w:val="22"/>
                    <w:szCs w:val="22"/>
                    <w:rPrChange w:id="7050" w:author="john" w:date="2020-10-23T22:37:00Z">
                      <w:rPr>
                        <w:rFonts w:ascii="Arial" w:hAnsi="Arial" w:cs="Arial"/>
                      </w:rPr>
                    </w:rPrChange>
                  </w:rPr>
                  <w:delText>a  VIVA</w:delText>
                </w:r>
              </w:del>
            </w:ins>
            <w:ins w:id="7051" w:author="John Clevenger" w:date="2022-06-16T11:43:00Z">
              <w:r w:rsidR="00E06F34" w:rsidRPr="00E06F34">
                <w:rPr>
                  <w:rFonts w:ascii="Arial" w:hAnsi="Arial" w:cs="Arial"/>
                  <w:sz w:val="22"/>
                  <w:szCs w:val="22"/>
                </w:rPr>
                <w:t>a VIVA</w:t>
              </w:r>
            </w:ins>
            <w:ins w:id="7052" w:author="john" w:date="2020-10-23T22:07:00Z">
              <w:r w:rsidRPr="008806FA">
                <w:rPr>
                  <w:rFonts w:ascii="Arial" w:hAnsi="Arial" w:cs="Arial"/>
                  <w:sz w:val="22"/>
                  <w:szCs w:val="22"/>
                  <w:rPrChange w:id="7053" w:author="john" w:date="2020-10-23T22:37:00Z">
                    <w:rPr>
                      <w:rFonts w:ascii="Arial" w:hAnsi="Arial" w:cs="Arial"/>
                    </w:rPr>
                  </w:rPrChange>
                </w:rPr>
                <w:t xml:space="preserve"> pattern</w:t>
              </w:r>
            </w:ins>
          </w:p>
        </w:tc>
        <w:tc>
          <w:tcPr>
            <w:tcW w:w="3870" w:type="dxa"/>
            <w:tcPrChange w:id="7054" w:author="john" w:date="2020-10-23T22:37:00Z">
              <w:tcPr>
                <w:tcW w:w="3175" w:type="dxa"/>
              </w:tcPr>
            </w:tcPrChange>
          </w:tcPr>
          <w:p w14:paraId="745B3B28" w14:textId="77777777" w:rsidR="008F4FAE" w:rsidRPr="008806FA" w:rsidRDefault="00154E98" w:rsidP="00D51D5E">
            <w:pPr>
              <w:spacing w:before="240"/>
              <w:jc w:val="both"/>
              <w:rPr>
                <w:ins w:id="7055" w:author="john" w:date="2020-10-23T21:59:00Z"/>
                <w:rFonts w:ascii="Arial" w:hAnsi="Arial" w:cs="Arial"/>
                <w:sz w:val="22"/>
                <w:szCs w:val="22"/>
                <w:rPrChange w:id="7056" w:author="john" w:date="2020-10-23T22:37:00Z">
                  <w:rPr>
                    <w:ins w:id="7057" w:author="john" w:date="2020-10-23T21:59:00Z"/>
                  </w:rPr>
                </w:rPrChange>
              </w:rPr>
            </w:pPr>
            <w:ins w:id="7058" w:author="john" w:date="2020-10-23T22:07:00Z">
              <w:r w:rsidRPr="008806FA">
                <w:rPr>
                  <w:rFonts w:ascii="Arial" w:hAnsi="Arial" w:cs="Arial"/>
                  <w:sz w:val="22"/>
                  <w:szCs w:val="22"/>
                  <w:rPrChange w:id="7059" w:author="john" w:date="2020-10-23T22:37:00Z">
                    <w:rPr>
                      <w:rFonts w:ascii="Arial" w:hAnsi="Arial" w:cs="Arial"/>
                    </w:rPr>
                  </w:rPrChange>
                </w:rPr>
                <w:t xml:space="preserve">If both </w:t>
              </w:r>
              <w:proofErr w:type="spellStart"/>
              <w:r w:rsidRPr="008806FA">
                <w:rPr>
                  <w:rFonts w:ascii="Arial" w:hAnsi="Arial" w:cs="Arial"/>
                  <w:sz w:val="22"/>
                  <w:szCs w:val="22"/>
                  <w:rPrChange w:id="7060" w:author="john" w:date="2020-10-23T22:37:00Z">
                    <w:rPr>
                      <w:rFonts w:ascii="Arial" w:hAnsi="Arial" w:cs="Arial"/>
                    </w:rPr>
                  </w:rPrChange>
                </w:rPr>
                <w:t>vivaPattern</w:t>
              </w:r>
              <w:proofErr w:type="spellEnd"/>
              <w:r w:rsidRPr="008806FA">
                <w:rPr>
                  <w:rFonts w:ascii="Arial" w:hAnsi="Arial" w:cs="Arial"/>
                  <w:sz w:val="22"/>
                  <w:szCs w:val="22"/>
                  <w:rPrChange w:id="7061" w:author="john" w:date="2020-10-23T22:37:00Z">
                    <w:rPr>
                      <w:rFonts w:ascii="Arial" w:hAnsi="Arial" w:cs="Arial"/>
                    </w:rPr>
                  </w:rPrChange>
                </w:rPr>
                <w:t xml:space="preserve"> and </w:t>
              </w:r>
              <w:proofErr w:type="spellStart"/>
              <w:r w:rsidRPr="008806FA">
                <w:rPr>
                  <w:rFonts w:ascii="Arial" w:hAnsi="Arial" w:cs="Arial"/>
                  <w:sz w:val="22"/>
                  <w:szCs w:val="22"/>
                  <w:rPrChange w:id="7062" w:author="john" w:date="2020-10-23T22:37:00Z">
                    <w:rPr>
                      <w:rFonts w:ascii="Arial" w:hAnsi="Arial" w:cs="Arial"/>
                    </w:rPr>
                  </w:rPrChange>
                </w:rPr>
                <w:t>vivaPatternFile</w:t>
              </w:r>
              <w:proofErr w:type="spellEnd"/>
              <w:r w:rsidRPr="008806FA">
                <w:rPr>
                  <w:rFonts w:ascii="Arial" w:hAnsi="Arial" w:cs="Arial"/>
                  <w:sz w:val="22"/>
                  <w:szCs w:val="22"/>
                  <w:rPrChange w:id="7063" w:author="john" w:date="2020-10-23T22:37:00Z">
                    <w:rPr>
                      <w:rFonts w:ascii="Arial" w:hAnsi="Arial" w:cs="Arial"/>
                    </w:rPr>
                  </w:rPrChange>
                </w:rPr>
                <w:t xml:space="preserve"> are specified, the </w:t>
              </w:r>
              <w:proofErr w:type="spellStart"/>
              <w:r w:rsidRPr="008806FA">
                <w:rPr>
                  <w:rFonts w:ascii="Arial" w:hAnsi="Arial" w:cs="Arial"/>
                  <w:sz w:val="22"/>
                  <w:szCs w:val="22"/>
                  <w:rPrChange w:id="7064" w:author="john" w:date="2020-10-23T22:37:00Z">
                    <w:rPr>
                      <w:rFonts w:ascii="Arial" w:hAnsi="Arial" w:cs="Arial"/>
                    </w:rPr>
                  </w:rPrChange>
                </w:rPr>
                <w:t>vivaPattern</w:t>
              </w:r>
              <w:proofErr w:type="spellEnd"/>
              <w:r w:rsidRPr="008806FA">
                <w:rPr>
                  <w:rFonts w:ascii="Arial" w:hAnsi="Arial" w:cs="Arial"/>
                  <w:sz w:val="22"/>
                  <w:szCs w:val="22"/>
                  <w:rPrChange w:id="7065" w:author="john" w:date="2020-10-23T22:37:00Z">
                    <w:rPr>
                      <w:rFonts w:ascii="Arial" w:hAnsi="Arial" w:cs="Arial"/>
                    </w:rPr>
                  </w:rPrChange>
                </w:rPr>
                <w:t xml:space="preserve"> is used</w:t>
              </w:r>
            </w:ins>
          </w:p>
        </w:tc>
      </w:tr>
    </w:tbl>
    <w:p w14:paraId="7D0AC197" w14:textId="77777777" w:rsidR="00154E98" w:rsidRDefault="00154E98">
      <w:pPr>
        <w:spacing w:before="240"/>
        <w:jc w:val="both"/>
        <w:rPr>
          <w:ins w:id="7066" w:author="john" w:date="2020-10-23T22:11:00Z"/>
        </w:rPr>
        <w:pPrChange w:id="7067" w:author="john" w:date="2020-10-23T22:08:00Z">
          <w:pPr>
            <w:pStyle w:val="ListParagraph"/>
            <w:numPr>
              <w:numId w:val="38"/>
            </w:numPr>
            <w:spacing w:before="240"/>
            <w:ind w:left="360" w:hanging="360"/>
            <w:jc w:val="both"/>
          </w:pPr>
        </w:pPrChange>
      </w:pPr>
      <w:ins w:id="7068" w:author="john" w:date="2020-10-23T22:10:00Z">
        <w:r>
          <w:lastRenderedPageBreak/>
          <w:t xml:space="preserve">As an example, the following files might be used to configure a contest with a problem named </w:t>
        </w:r>
      </w:ins>
      <w:ins w:id="7069" w:author="john" w:date="2020-10-23T22:11:00Z">
        <w:r>
          <w:t>“</w:t>
        </w:r>
        <w:proofErr w:type="spellStart"/>
        <w:r>
          <w:t>sumit</w:t>
        </w:r>
        <w:proofErr w:type="spellEnd"/>
        <w:r>
          <w:t>”:</w:t>
        </w:r>
      </w:ins>
    </w:p>
    <w:p w14:paraId="20B1C028" w14:textId="77777777" w:rsidR="00F56F70" w:rsidRDefault="00154E98">
      <w:pPr>
        <w:spacing w:before="240" w:after="120"/>
        <w:jc w:val="both"/>
        <w:rPr>
          <w:ins w:id="7070" w:author="john" w:date="2020-10-23T22:11:00Z"/>
        </w:rPr>
        <w:pPrChange w:id="7071" w:author="john" w:date="2020-10-23T22:20:00Z">
          <w:pPr>
            <w:pStyle w:val="ListParagraph"/>
            <w:numPr>
              <w:numId w:val="38"/>
            </w:numPr>
            <w:spacing w:before="240"/>
            <w:ind w:left="360" w:hanging="360"/>
            <w:jc w:val="both"/>
          </w:pPr>
        </w:pPrChange>
      </w:pPr>
      <w:proofErr w:type="spellStart"/>
      <w:ins w:id="7072" w:author="john" w:date="2020-10-23T22:11:00Z">
        <w:r w:rsidRPr="00F56F70">
          <w:rPr>
            <w:b/>
            <w:rPrChange w:id="7073" w:author="john" w:date="2020-10-23T22:23:00Z">
              <w:rPr/>
            </w:rPrChange>
          </w:rPr>
          <w:t>Contest.yaml</w:t>
        </w:r>
        <w:proofErr w:type="spellEnd"/>
        <w:r>
          <w:t xml:space="preserve"> file stored in the </w:t>
        </w:r>
      </w:ins>
      <w:ins w:id="7074" w:author="john" w:date="2020-10-23T22:12:00Z">
        <w:r>
          <w:rPr>
            <w:b/>
          </w:rPr>
          <w:t xml:space="preserve">config </w:t>
        </w:r>
        <w:r>
          <w:t>folder</w:t>
        </w:r>
      </w:ins>
      <w:ins w:id="7075" w:author="john" w:date="2020-10-23T22:11:00Z">
        <w:r>
          <w:t>:</w:t>
        </w:r>
      </w:ins>
    </w:p>
    <w:p w14:paraId="5E259393" w14:textId="77777777" w:rsidR="00F56F70" w:rsidRPr="00F56F70" w:rsidRDefault="00F56F70">
      <w:pPr>
        <w:spacing w:before="120"/>
        <w:ind w:left="720"/>
        <w:jc w:val="both"/>
        <w:rPr>
          <w:ins w:id="7076" w:author="john" w:date="2020-10-23T22:14:00Z"/>
          <w:rFonts w:ascii="Arial" w:hAnsi="Arial" w:cs="Arial"/>
          <w:sz w:val="20"/>
          <w:u w:val="single"/>
          <w:rPrChange w:id="7077" w:author="john" w:date="2020-10-23T22:17:00Z">
            <w:rPr>
              <w:ins w:id="7078" w:author="john" w:date="2020-10-23T22:14:00Z"/>
            </w:rPr>
          </w:rPrChange>
        </w:rPr>
        <w:pPrChange w:id="7079" w:author="john" w:date="2020-10-23T22:18:00Z">
          <w:pPr>
            <w:spacing w:before="240"/>
            <w:jc w:val="both"/>
          </w:pPr>
        </w:pPrChange>
      </w:pPr>
      <w:ins w:id="7080" w:author="john" w:date="2020-10-23T22:14:00Z">
        <w:r w:rsidRPr="00F56F70">
          <w:rPr>
            <w:rFonts w:ascii="Arial" w:hAnsi="Arial" w:cs="Arial"/>
            <w:sz w:val="20"/>
            <w:u w:val="single"/>
            <w:rPrChange w:id="7081" w:author="john" w:date="2020-10-23T22:17:00Z">
              <w:rPr/>
            </w:rPrChange>
          </w:rPr>
          <w:t># Contest name:</w:t>
        </w:r>
      </w:ins>
    </w:p>
    <w:p w14:paraId="629B4E75" w14:textId="77777777" w:rsidR="00154E98" w:rsidRPr="00F56F70" w:rsidRDefault="00F56F70">
      <w:pPr>
        <w:spacing w:before="120"/>
        <w:ind w:left="720"/>
        <w:jc w:val="both"/>
        <w:rPr>
          <w:ins w:id="7082" w:author="john" w:date="2020-10-23T22:13:00Z"/>
          <w:rFonts w:ascii="Arial" w:hAnsi="Arial" w:cs="Arial"/>
          <w:sz w:val="20"/>
          <w:u w:val="single"/>
          <w:rPrChange w:id="7083" w:author="john" w:date="2020-10-23T22:17:00Z">
            <w:rPr>
              <w:ins w:id="7084" w:author="john" w:date="2020-10-23T22:13:00Z"/>
            </w:rPr>
          </w:rPrChange>
        </w:rPr>
        <w:pPrChange w:id="7085" w:author="john" w:date="2020-10-23T22:18:00Z">
          <w:pPr>
            <w:spacing w:before="240"/>
            <w:jc w:val="both"/>
          </w:pPr>
        </w:pPrChange>
      </w:pPr>
      <w:ins w:id="7086" w:author="john" w:date="2020-10-23T22:13:00Z">
        <w:r w:rsidRPr="00F56F70">
          <w:rPr>
            <w:rFonts w:ascii="Arial" w:hAnsi="Arial" w:cs="Arial"/>
            <w:sz w:val="20"/>
            <w:u w:val="single"/>
            <w:rPrChange w:id="7087" w:author="john" w:date="2020-10-23T22:17:00Z">
              <w:rPr>
                <w:u w:val="single"/>
              </w:rPr>
            </w:rPrChange>
          </w:rPr>
          <w:t>name: Sumit</w:t>
        </w:r>
        <w:r w:rsidR="00154E98" w:rsidRPr="00F56F70">
          <w:rPr>
            <w:rFonts w:ascii="Arial" w:hAnsi="Arial" w:cs="Arial"/>
            <w:sz w:val="20"/>
            <w:u w:val="single"/>
            <w:rPrChange w:id="7088" w:author="john" w:date="2020-10-23T22:17:00Z">
              <w:rPr/>
            </w:rPrChange>
          </w:rPr>
          <w:t xml:space="preserve"> </w:t>
        </w:r>
      </w:ins>
      <w:ins w:id="7089" w:author="john" w:date="2020-10-23T22:15:00Z">
        <w:r w:rsidRPr="00F56F70">
          <w:rPr>
            <w:rFonts w:ascii="Arial" w:hAnsi="Arial" w:cs="Arial"/>
            <w:sz w:val="20"/>
            <w:u w:val="single"/>
            <w:rPrChange w:id="7090" w:author="john" w:date="2020-10-23T22:17:00Z">
              <w:rPr>
                <w:u w:val="single"/>
              </w:rPr>
            </w:rPrChange>
          </w:rPr>
          <w:t>Example</w:t>
        </w:r>
      </w:ins>
    </w:p>
    <w:p w14:paraId="7B1DD975" w14:textId="77777777" w:rsidR="00154E98" w:rsidRPr="00F56F70" w:rsidRDefault="00F56F70">
      <w:pPr>
        <w:spacing w:before="120"/>
        <w:ind w:left="720"/>
        <w:jc w:val="both"/>
        <w:rPr>
          <w:ins w:id="7091" w:author="john" w:date="2020-10-23T22:13:00Z"/>
          <w:rFonts w:ascii="Arial" w:hAnsi="Arial" w:cs="Arial"/>
          <w:sz w:val="20"/>
          <w:u w:val="single"/>
          <w:rPrChange w:id="7092" w:author="john" w:date="2020-10-23T22:17:00Z">
            <w:rPr>
              <w:ins w:id="7093" w:author="john" w:date="2020-10-23T22:13:00Z"/>
            </w:rPr>
          </w:rPrChange>
        </w:rPr>
        <w:pPrChange w:id="7094" w:author="john" w:date="2020-10-23T22:18:00Z">
          <w:pPr>
            <w:spacing w:before="240"/>
            <w:jc w:val="both"/>
          </w:pPr>
        </w:pPrChange>
      </w:pPr>
      <w:ins w:id="7095" w:author="john" w:date="2020-10-23T22:13:00Z">
        <w:r w:rsidRPr="00F56F70">
          <w:rPr>
            <w:rFonts w:ascii="Arial" w:hAnsi="Arial" w:cs="Arial"/>
            <w:sz w:val="20"/>
            <w:u w:val="single"/>
            <w:rPrChange w:id="7096" w:author="john" w:date="2020-10-23T22:17:00Z">
              <w:rPr>
                <w:u w:val="single"/>
              </w:rPr>
            </w:rPrChange>
          </w:rPr>
          <w:t xml:space="preserve">short-name: </w:t>
        </w:r>
        <w:proofErr w:type="spellStart"/>
        <w:r w:rsidRPr="00F56F70">
          <w:rPr>
            <w:rFonts w:ascii="Arial" w:hAnsi="Arial" w:cs="Arial"/>
            <w:sz w:val="20"/>
            <w:u w:val="single"/>
            <w:rPrChange w:id="7097" w:author="john" w:date="2020-10-23T22:17:00Z">
              <w:rPr>
                <w:u w:val="single"/>
              </w:rPr>
            </w:rPrChange>
          </w:rPr>
          <w:t>SumitEX</w:t>
        </w:r>
        <w:proofErr w:type="spellEnd"/>
      </w:ins>
    </w:p>
    <w:p w14:paraId="432C607B" w14:textId="77777777" w:rsidR="00154E98" w:rsidRPr="00F56F70" w:rsidRDefault="00154E98">
      <w:pPr>
        <w:spacing w:before="120"/>
        <w:ind w:left="720"/>
        <w:jc w:val="both"/>
        <w:rPr>
          <w:ins w:id="7098" w:author="john" w:date="2020-10-23T22:13:00Z"/>
          <w:rFonts w:ascii="Arial" w:hAnsi="Arial" w:cs="Arial"/>
          <w:sz w:val="20"/>
          <w:u w:val="single"/>
          <w:rPrChange w:id="7099" w:author="john" w:date="2020-10-23T22:17:00Z">
            <w:rPr>
              <w:ins w:id="7100" w:author="john" w:date="2020-10-23T22:13:00Z"/>
            </w:rPr>
          </w:rPrChange>
        </w:rPr>
        <w:pPrChange w:id="7101" w:author="john" w:date="2020-10-23T22:18:00Z">
          <w:pPr>
            <w:spacing w:before="240"/>
            <w:jc w:val="both"/>
          </w:pPr>
        </w:pPrChange>
      </w:pPr>
      <w:ins w:id="7102" w:author="john" w:date="2020-10-23T22:13:00Z">
        <w:r w:rsidRPr="00F56F70">
          <w:rPr>
            <w:rFonts w:ascii="Arial" w:hAnsi="Arial" w:cs="Arial"/>
            <w:sz w:val="20"/>
            <w:u w:val="single"/>
            <w:rPrChange w:id="7103" w:author="john" w:date="2020-10-23T22:17:00Z">
              <w:rPr/>
            </w:rPrChange>
          </w:rPr>
          <w:t>duration: 5:00:00</w:t>
        </w:r>
      </w:ins>
    </w:p>
    <w:p w14:paraId="187E15A5" w14:textId="77777777" w:rsidR="00154E98" w:rsidRPr="00F56F70" w:rsidRDefault="00154E98">
      <w:pPr>
        <w:spacing w:before="120"/>
        <w:ind w:left="720"/>
        <w:jc w:val="both"/>
        <w:rPr>
          <w:ins w:id="7104" w:author="john" w:date="2020-10-23T22:13:00Z"/>
          <w:rFonts w:ascii="Arial" w:hAnsi="Arial" w:cs="Arial"/>
          <w:sz w:val="20"/>
          <w:u w:val="single"/>
          <w:rPrChange w:id="7105" w:author="john" w:date="2020-10-23T22:17:00Z">
            <w:rPr>
              <w:ins w:id="7106" w:author="john" w:date="2020-10-23T22:13:00Z"/>
            </w:rPr>
          </w:rPrChange>
        </w:rPr>
        <w:pPrChange w:id="7107" w:author="john" w:date="2020-10-23T22:18:00Z">
          <w:pPr>
            <w:spacing w:before="240"/>
            <w:jc w:val="both"/>
          </w:pPr>
        </w:pPrChange>
      </w:pPr>
      <w:ins w:id="7108" w:author="john" w:date="2020-10-23T22:13:00Z">
        <w:r w:rsidRPr="00F56F70">
          <w:rPr>
            <w:rFonts w:ascii="Arial" w:hAnsi="Arial" w:cs="Arial"/>
            <w:sz w:val="20"/>
            <w:u w:val="single"/>
            <w:rPrChange w:id="7109" w:author="john" w:date="2020-10-23T22:17:00Z">
              <w:rPr/>
            </w:rPrChange>
          </w:rPr>
          <w:t>scoreboard-freeze-length: 1:00:00</w:t>
        </w:r>
      </w:ins>
    </w:p>
    <w:p w14:paraId="38110EF1" w14:textId="77777777" w:rsidR="00154E98" w:rsidRPr="00F56F70" w:rsidRDefault="00154E98">
      <w:pPr>
        <w:spacing w:before="120"/>
        <w:ind w:left="720"/>
        <w:jc w:val="both"/>
        <w:rPr>
          <w:ins w:id="7110" w:author="john" w:date="2020-10-23T22:13:00Z"/>
          <w:rFonts w:ascii="Arial" w:hAnsi="Arial" w:cs="Arial"/>
          <w:sz w:val="20"/>
          <w:rPrChange w:id="7111" w:author="john" w:date="2020-10-23T22:17:00Z">
            <w:rPr>
              <w:ins w:id="7112" w:author="john" w:date="2020-10-23T22:13:00Z"/>
            </w:rPr>
          </w:rPrChange>
        </w:rPr>
        <w:pPrChange w:id="7113" w:author="john" w:date="2020-10-23T22:18:00Z">
          <w:pPr>
            <w:spacing w:before="240"/>
            <w:jc w:val="both"/>
          </w:pPr>
        </w:pPrChange>
      </w:pPr>
      <w:ins w:id="7114" w:author="john" w:date="2020-10-23T22:13:00Z">
        <w:r w:rsidRPr="00F56F70">
          <w:rPr>
            <w:rFonts w:ascii="Arial" w:hAnsi="Arial" w:cs="Arial"/>
            <w:sz w:val="20"/>
            <w:rPrChange w:id="7115" w:author="john" w:date="2020-10-23T22:17:00Z">
              <w:rPr/>
            </w:rPrChange>
          </w:rPr>
          <w:t>languages:</w:t>
        </w:r>
      </w:ins>
    </w:p>
    <w:p w14:paraId="01770FA4" w14:textId="77777777" w:rsidR="00154E98" w:rsidRPr="00F56F70" w:rsidRDefault="00154E98">
      <w:pPr>
        <w:spacing w:before="120"/>
        <w:ind w:left="720"/>
        <w:jc w:val="both"/>
        <w:rPr>
          <w:ins w:id="7116" w:author="john" w:date="2020-10-23T22:13:00Z"/>
          <w:rFonts w:ascii="Arial" w:hAnsi="Arial" w:cs="Arial"/>
          <w:sz w:val="20"/>
          <w:rPrChange w:id="7117" w:author="john" w:date="2020-10-23T22:17:00Z">
            <w:rPr>
              <w:ins w:id="7118" w:author="john" w:date="2020-10-23T22:13:00Z"/>
            </w:rPr>
          </w:rPrChange>
        </w:rPr>
        <w:pPrChange w:id="7119" w:author="john" w:date="2020-10-23T22:18:00Z">
          <w:pPr>
            <w:spacing w:before="240"/>
            <w:jc w:val="both"/>
          </w:pPr>
        </w:pPrChange>
      </w:pPr>
      <w:ins w:id="7120" w:author="john" w:date="2020-10-23T22:13:00Z">
        <w:r w:rsidRPr="00F56F70">
          <w:rPr>
            <w:rFonts w:ascii="Arial" w:hAnsi="Arial" w:cs="Arial"/>
            <w:sz w:val="20"/>
            <w:rPrChange w:id="7121" w:author="john" w:date="2020-10-23T22:17:00Z">
              <w:rPr/>
            </w:rPrChange>
          </w:rPr>
          <w:t xml:space="preserve">  - name: Java</w:t>
        </w:r>
      </w:ins>
    </w:p>
    <w:p w14:paraId="4F9FC31F" w14:textId="77777777" w:rsidR="00154E98" w:rsidRPr="00F56F70" w:rsidRDefault="00F56F70">
      <w:pPr>
        <w:spacing w:before="120"/>
        <w:ind w:left="720"/>
        <w:jc w:val="both"/>
        <w:rPr>
          <w:ins w:id="7122" w:author="john" w:date="2020-10-23T22:13:00Z"/>
          <w:rFonts w:ascii="Arial" w:hAnsi="Arial" w:cs="Arial"/>
          <w:sz w:val="20"/>
          <w:rPrChange w:id="7123" w:author="john" w:date="2020-10-23T22:17:00Z">
            <w:rPr>
              <w:ins w:id="7124" w:author="john" w:date="2020-10-23T22:13:00Z"/>
            </w:rPr>
          </w:rPrChange>
        </w:rPr>
        <w:pPrChange w:id="7125" w:author="john" w:date="2020-10-23T22:18:00Z">
          <w:pPr>
            <w:spacing w:before="240"/>
            <w:jc w:val="both"/>
          </w:pPr>
        </w:pPrChange>
      </w:pPr>
      <w:ins w:id="7126" w:author="john" w:date="2020-10-23T22:13:00Z">
        <w:r w:rsidRPr="00F56F70">
          <w:rPr>
            <w:rFonts w:ascii="Arial" w:hAnsi="Arial" w:cs="Arial"/>
            <w:sz w:val="20"/>
            <w:rPrChange w:id="7127" w:author="john" w:date="2020-10-23T22:17:00Z">
              <w:rPr/>
            </w:rPrChange>
          </w:rPr>
          <w:t xml:space="preserve">    active: true</w:t>
        </w:r>
      </w:ins>
    </w:p>
    <w:p w14:paraId="3F0D4D1C" w14:textId="77777777" w:rsidR="00154E98" w:rsidRPr="00F56F70" w:rsidRDefault="00154E98">
      <w:pPr>
        <w:spacing w:before="120"/>
        <w:ind w:left="720"/>
        <w:jc w:val="both"/>
        <w:rPr>
          <w:ins w:id="7128" w:author="john" w:date="2020-10-23T22:13:00Z"/>
          <w:rFonts w:ascii="Arial" w:hAnsi="Arial" w:cs="Arial"/>
          <w:sz w:val="20"/>
          <w:rPrChange w:id="7129" w:author="john" w:date="2020-10-23T22:17:00Z">
            <w:rPr>
              <w:ins w:id="7130" w:author="john" w:date="2020-10-23T22:13:00Z"/>
            </w:rPr>
          </w:rPrChange>
        </w:rPr>
        <w:pPrChange w:id="7131" w:author="john" w:date="2020-10-23T22:18:00Z">
          <w:pPr>
            <w:spacing w:before="240"/>
            <w:jc w:val="both"/>
          </w:pPr>
        </w:pPrChange>
      </w:pPr>
      <w:ins w:id="7132" w:author="john" w:date="2020-10-23T22:13:00Z">
        <w:r w:rsidRPr="00F56F70">
          <w:rPr>
            <w:rFonts w:ascii="Arial" w:hAnsi="Arial" w:cs="Arial"/>
            <w:sz w:val="20"/>
            <w:rPrChange w:id="7133" w:author="john" w:date="2020-10-23T22:17:00Z">
              <w:rPr/>
            </w:rPrChange>
          </w:rPr>
          <w:t xml:space="preserve">  - name: GNU C++</w:t>
        </w:r>
      </w:ins>
    </w:p>
    <w:p w14:paraId="7C541019" w14:textId="77777777" w:rsidR="00154E98" w:rsidRPr="00F56F70" w:rsidRDefault="00154E98">
      <w:pPr>
        <w:spacing w:before="120"/>
        <w:ind w:left="720"/>
        <w:jc w:val="both"/>
        <w:rPr>
          <w:ins w:id="7134" w:author="john" w:date="2020-10-23T22:13:00Z"/>
          <w:rFonts w:ascii="Arial" w:hAnsi="Arial" w:cs="Arial"/>
          <w:sz w:val="20"/>
          <w:rPrChange w:id="7135" w:author="john" w:date="2020-10-23T22:17:00Z">
            <w:rPr>
              <w:ins w:id="7136" w:author="john" w:date="2020-10-23T22:13:00Z"/>
            </w:rPr>
          </w:rPrChange>
        </w:rPr>
        <w:pPrChange w:id="7137" w:author="john" w:date="2020-10-23T22:18:00Z">
          <w:pPr>
            <w:spacing w:before="240"/>
            <w:jc w:val="both"/>
          </w:pPr>
        </w:pPrChange>
      </w:pPr>
      <w:ins w:id="7138" w:author="john" w:date="2020-10-23T22:13:00Z">
        <w:r w:rsidRPr="00F56F70">
          <w:rPr>
            <w:rFonts w:ascii="Arial" w:hAnsi="Arial" w:cs="Arial"/>
            <w:sz w:val="20"/>
            <w:rPrChange w:id="7139" w:author="john" w:date="2020-10-23T22:17:00Z">
              <w:rPr/>
            </w:rPrChange>
          </w:rPr>
          <w:t xml:space="preserve">    active: true</w:t>
        </w:r>
      </w:ins>
    </w:p>
    <w:p w14:paraId="3FFA829F" w14:textId="77777777" w:rsidR="00154E98" w:rsidRPr="00F56F70" w:rsidRDefault="00F56F70">
      <w:pPr>
        <w:spacing w:before="120"/>
        <w:ind w:left="720"/>
        <w:jc w:val="both"/>
        <w:rPr>
          <w:ins w:id="7140" w:author="john" w:date="2020-10-23T22:13:00Z"/>
          <w:rFonts w:ascii="Arial" w:hAnsi="Arial" w:cs="Arial"/>
          <w:sz w:val="20"/>
          <w:rPrChange w:id="7141" w:author="john" w:date="2020-10-23T22:17:00Z">
            <w:rPr>
              <w:ins w:id="7142" w:author="john" w:date="2020-10-23T22:13:00Z"/>
            </w:rPr>
          </w:rPrChange>
        </w:rPr>
        <w:pPrChange w:id="7143" w:author="john" w:date="2020-10-23T22:18:00Z">
          <w:pPr>
            <w:spacing w:before="240"/>
            <w:jc w:val="both"/>
          </w:pPr>
        </w:pPrChange>
      </w:pPr>
      <w:proofErr w:type="spellStart"/>
      <w:ins w:id="7144" w:author="john" w:date="2020-10-23T22:13:00Z">
        <w:r w:rsidRPr="00F56F70">
          <w:rPr>
            <w:rFonts w:ascii="Arial" w:hAnsi="Arial" w:cs="Arial"/>
            <w:sz w:val="20"/>
            <w:rPrChange w:id="7145" w:author="john" w:date="2020-10-23T22:17:00Z">
              <w:rPr/>
            </w:rPrChange>
          </w:rPr>
          <w:t>problemset</w:t>
        </w:r>
        <w:proofErr w:type="spellEnd"/>
        <w:r w:rsidRPr="00F56F70">
          <w:rPr>
            <w:rFonts w:ascii="Arial" w:hAnsi="Arial" w:cs="Arial"/>
            <w:sz w:val="20"/>
            <w:rPrChange w:id="7146" w:author="john" w:date="2020-10-23T22:17:00Z">
              <w:rPr/>
            </w:rPrChange>
          </w:rPr>
          <w:t>:</w:t>
        </w:r>
      </w:ins>
    </w:p>
    <w:p w14:paraId="0871EB33" w14:textId="77777777" w:rsidR="00154E98" w:rsidRPr="00F56F70" w:rsidRDefault="00154E98">
      <w:pPr>
        <w:spacing w:before="120"/>
        <w:ind w:left="720"/>
        <w:jc w:val="both"/>
        <w:rPr>
          <w:ins w:id="7147" w:author="john" w:date="2020-10-23T22:13:00Z"/>
          <w:rFonts w:ascii="Arial" w:hAnsi="Arial" w:cs="Arial"/>
          <w:sz w:val="20"/>
          <w:rPrChange w:id="7148" w:author="john" w:date="2020-10-23T22:17:00Z">
            <w:rPr>
              <w:ins w:id="7149" w:author="john" w:date="2020-10-23T22:13:00Z"/>
            </w:rPr>
          </w:rPrChange>
        </w:rPr>
        <w:pPrChange w:id="7150" w:author="john" w:date="2020-10-23T22:18:00Z">
          <w:pPr>
            <w:spacing w:before="240"/>
            <w:jc w:val="both"/>
          </w:pPr>
        </w:pPrChange>
      </w:pPr>
      <w:ins w:id="7151" w:author="john" w:date="2020-10-23T22:13:00Z">
        <w:r w:rsidRPr="00F56F70">
          <w:rPr>
            <w:rFonts w:ascii="Arial" w:hAnsi="Arial" w:cs="Arial"/>
            <w:sz w:val="20"/>
            <w:rPrChange w:id="7152" w:author="john" w:date="2020-10-23T22:17:00Z">
              <w:rPr/>
            </w:rPrChange>
          </w:rPr>
          <w:t xml:space="preserve">  - letter: </w:t>
        </w:r>
      </w:ins>
      <w:ins w:id="7153" w:author="john" w:date="2020-10-23T22:16:00Z">
        <w:r w:rsidR="00F56F70" w:rsidRPr="00F56F70">
          <w:rPr>
            <w:rFonts w:ascii="Arial" w:hAnsi="Arial" w:cs="Arial"/>
            <w:sz w:val="20"/>
            <w:rPrChange w:id="7154" w:author="john" w:date="2020-10-23T22:17:00Z">
              <w:rPr/>
            </w:rPrChange>
          </w:rPr>
          <w:t>A</w:t>
        </w:r>
      </w:ins>
    </w:p>
    <w:p w14:paraId="1558CA6A" w14:textId="77777777" w:rsidR="00154E98" w:rsidRPr="00F56F70" w:rsidRDefault="00154E98">
      <w:pPr>
        <w:spacing w:before="120"/>
        <w:ind w:left="720"/>
        <w:jc w:val="both"/>
        <w:rPr>
          <w:ins w:id="7155" w:author="john" w:date="2020-10-23T22:13:00Z"/>
          <w:rFonts w:ascii="Arial" w:hAnsi="Arial" w:cs="Arial"/>
          <w:sz w:val="20"/>
          <w:rPrChange w:id="7156" w:author="john" w:date="2020-10-23T22:17:00Z">
            <w:rPr>
              <w:ins w:id="7157" w:author="john" w:date="2020-10-23T22:13:00Z"/>
            </w:rPr>
          </w:rPrChange>
        </w:rPr>
        <w:pPrChange w:id="7158" w:author="john" w:date="2020-10-23T22:18:00Z">
          <w:pPr>
            <w:spacing w:before="240"/>
            <w:jc w:val="both"/>
          </w:pPr>
        </w:pPrChange>
      </w:pPr>
      <w:ins w:id="7159" w:author="john" w:date="2020-10-23T22:13:00Z">
        <w:r w:rsidRPr="00F56F70">
          <w:rPr>
            <w:rFonts w:ascii="Arial" w:hAnsi="Arial" w:cs="Arial"/>
            <w:sz w:val="20"/>
            <w:rPrChange w:id="7160" w:author="john" w:date="2020-10-23T22:17:00Z">
              <w:rPr/>
            </w:rPrChange>
          </w:rPr>
          <w:t xml:space="preserve">    short-name: </w:t>
        </w:r>
        <w:proofErr w:type="spellStart"/>
        <w:r w:rsidRPr="00F56F70">
          <w:rPr>
            <w:rFonts w:ascii="Arial" w:hAnsi="Arial" w:cs="Arial"/>
            <w:sz w:val="20"/>
            <w:rPrChange w:id="7161" w:author="john" w:date="2020-10-23T22:17:00Z">
              <w:rPr/>
            </w:rPrChange>
          </w:rPr>
          <w:t>sumit</w:t>
        </w:r>
        <w:proofErr w:type="spellEnd"/>
      </w:ins>
    </w:p>
    <w:p w14:paraId="0A59F18B" w14:textId="77777777" w:rsidR="00154E98" w:rsidRPr="00F56F70" w:rsidRDefault="00154E98">
      <w:pPr>
        <w:spacing w:before="120"/>
        <w:ind w:left="720"/>
        <w:jc w:val="both"/>
        <w:rPr>
          <w:ins w:id="7162" w:author="john" w:date="2020-10-23T22:13:00Z"/>
          <w:rFonts w:ascii="Arial" w:hAnsi="Arial" w:cs="Arial"/>
          <w:sz w:val="20"/>
          <w:rPrChange w:id="7163" w:author="john" w:date="2020-10-23T22:17:00Z">
            <w:rPr>
              <w:ins w:id="7164" w:author="john" w:date="2020-10-23T22:13:00Z"/>
            </w:rPr>
          </w:rPrChange>
        </w:rPr>
        <w:pPrChange w:id="7165" w:author="john" w:date="2020-10-23T22:18:00Z">
          <w:pPr>
            <w:spacing w:before="240"/>
            <w:jc w:val="both"/>
          </w:pPr>
        </w:pPrChange>
      </w:pPr>
      <w:ins w:id="7166" w:author="john" w:date="2020-10-23T22:13:00Z">
        <w:r w:rsidRPr="00F56F70">
          <w:rPr>
            <w:rFonts w:ascii="Arial" w:hAnsi="Arial" w:cs="Arial"/>
            <w:sz w:val="20"/>
            <w:rPrChange w:id="7167" w:author="john" w:date="2020-10-23T22:17:00Z">
              <w:rPr/>
            </w:rPrChange>
          </w:rPr>
          <w:t xml:space="preserve">    color: yellow</w:t>
        </w:r>
      </w:ins>
    </w:p>
    <w:p w14:paraId="37941B57" w14:textId="77777777" w:rsidR="00154E98" w:rsidRDefault="00154E98">
      <w:pPr>
        <w:spacing w:before="120"/>
        <w:ind w:left="720"/>
        <w:jc w:val="both"/>
        <w:rPr>
          <w:ins w:id="7168" w:author="john" w:date="2020-10-23T22:13:00Z"/>
        </w:rPr>
        <w:pPrChange w:id="7169" w:author="john" w:date="2020-10-23T22:38:00Z">
          <w:pPr>
            <w:spacing w:before="240"/>
            <w:jc w:val="both"/>
          </w:pPr>
        </w:pPrChange>
      </w:pPr>
      <w:ins w:id="7170" w:author="john" w:date="2020-10-23T22:13:00Z">
        <w:r w:rsidRPr="00F56F70">
          <w:rPr>
            <w:rFonts w:ascii="Arial" w:hAnsi="Arial" w:cs="Arial"/>
            <w:sz w:val="20"/>
            <w:rPrChange w:id="7171" w:author="john" w:date="2020-10-23T22:17:00Z">
              <w:rPr/>
            </w:rPrChange>
          </w:rPr>
          <w:t xml:space="preserve">    </w:t>
        </w:r>
        <w:proofErr w:type="spellStart"/>
        <w:r w:rsidRPr="00F56F70">
          <w:rPr>
            <w:rFonts w:ascii="Arial" w:hAnsi="Arial" w:cs="Arial"/>
            <w:sz w:val="20"/>
            <w:rPrChange w:id="7172" w:author="john" w:date="2020-10-23T22:17:00Z">
              <w:rPr/>
            </w:rPrChange>
          </w:rPr>
          <w:t>rgb</w:t>
        </w:r>
        <w:proofErr w:type="spellEnd"/>
        <w:r w:rsidRPr="00F56F70">
          <w:rPr>
            <w:rFonts w:ascii="Arial" w:hAnsi="Arial" w:cs="Arial"/>
            <w:sz w:val="20"/>
            <w:rPrChange w:id="7173" w:author="john" w:date="2020-10-23T22:17:00Z">
              <w:rPr/>
            </w:rPrChange>
          </w:rPr>
          <w:t>: "#FFFF00"</w:t>
        </w:r>
      </w:ins>
    </w:p>
    <w:p w14:paraId="47E9BB23" w14:textId="77777777" w:rsidR="00F56F70" w:rsidRDefault="00154E98">
      <w:pPr>
        <w:spacing w:before="240" w:after="120"/>
        <w:jc w:val="both"/>
        <w:rPr>
          <w:ins w:id="7174" w:author="john" w:date="2020-10-23T22:12:00Z"/>
        </w:rPr>
        <w:pPrChange w:id="7175" w:author="john" w:date="2020-10-23T22:23:00Z">
          <w:pPr>
            <w:pStyle w:val="ListParagraph"/>
            <w:numPr>
              <w:numId w:val="38"/>
            </w:numPr>
            <w:spacing w:before="240"/>
            <w:ind w:left="360" w:hanging="360"/>
            <w:jc w:val="both"/>
          </w:pPr>
        </w:pPrChange>
      </w:pPr>
      <w:proofErr w:type="spellStart"/>
      <w:ins w:id="7176" w:author="john" w:date="2020-10-23T22:11:00Z">
        <w:r w:rsidRPr="00F56F70">
          <w:rPr>
            <w:b/>
            <w:rPrChange w:id="7177" w:author="john" w:date="2020-10-23T22:23:00Z">
              <w:rPr/>
            </w:rPrChange>
          </w:rPr>
          <w:t>Problem.yaml</w:t>
        </w:r>
        <w:proofErr w:type="spellEnd"/>
        <w:r>
          <w:t xml:space="preserve"> file stored </w:t>
        </w:r>
      </w:ins>
      <w:ins w:id="7178" w:author="john" w:date="2020-10-23T22:12:00Z">
        <w:r>
          <w:t>in folder “</w:t>
        </w:r>
        <w:proofErr w:type="spellStart"/>
        <w:r>
          <w:rPr>
            <w:b/>
          </w:rPr>
          <w:t>sumit</w:t>
        </w:r>
        <w:proofErr w:type="spellEnd"/>
        <w:r>
          <w:t>” beneath the “</w:t>
        </w:r>
        <w:r>
          <w:rPr>
            <w:b/>
          </w:rPr>
          <w:t>config</w:t>
        </w:r>
        <w:r>
          <w:t>” folder:</w:t>
        </w:r>
      </w:ins>
    </w:p>
    <w:p w14:paraId="6CBD0215" w14:textId="77777777" w:rsidR="00F56F70" w:rsidRPr="00F56F70" w:rsidRDefault="00F56F70">
      <w:pPr>
        <w:spacing w:before="120"/>
        <w:ind w:left="720"/>
        <w:jc w:val="both"/>
        <w:rPr>
          <w:ins w:id="7179" w:author="john" w:date="2020-10-23T22:19:00Z"/>
          <w:rFonts w:ascii="Arial" w:hAnsi="Arial" w:cs="Arial"/>
          <w:sz w:val="20"/>
          <w:rPrChange w:id="7180" w:author="john" w:date="2020-10-23T22:19:00Z">
            <w:rPr>
              <w:ins w:id="7181" w:author="john" w:date="2020-10-23T22:19:00Z"/>
            </w:rPr>
          </w:rPrChange>
        </w:rPr>
        <w:pPrChange w:id="7182" w:author="john" w:date="2020-10-23T22:19:00Z">
          <w:pPr>
            <w:spacing w:before="240"/>
            <w:jc w:val="both"/>
          </w:pPr>
        </w:pPrChange>
      </w:pPr>
      <w:ins w:id="7183" w:author="john" w:date="2020-10-23T22:19:00Z">
        <w:r w:rsidRPr="00F56F70">
          <w:rPr>
            <w:rFonts w:ascii="Arial" w:hAnsi="Arial" w:cs="Arial"/>
            <w:sz w:val="20"/>
            <w:rPrChange w:id="7184" w:author="john" w:date="2020-10-23T22:19:00Z">
              <w:rPr/>
            </w:rPrChange>
          </w:rPr>
          <w:t>name: Sumit</w:t>
        </w:r>
      </w:ins>
    </w:p>
    <w:p w14:paraId="2A05CDB3" w14:textId="77777777" w:rsidR="00F56F70" w:rsidRPr="00F56F70" w:rsidRDefault="00F56F70">
      <w:pPr>
        <w:spacing w:before="120"/>
        <w:ind w:left="720"/>
        <w:jc w:val="both"/>
        <w:rPr>
          <w:ins w:id="7185" w:author="john" w:date="2020-10-23T22:19:00Z"/>
          <w:rFonts w:ascii="Arial" w:hAnsi="Arial" w:cs="Arial"/>
          <w:sz w:val="20"/>
          <w:rPrChange w:id="7186" w:author="john" w:date="2020-10-23T22:19:00Z">
            <w:rPr>
              <w:ins w:id="7187" w:author="john" w:date="2020-10-23T22:19:00Z"/>
            </w:rPr>
          </w:rPrChange>
        </w:rPr>
        <w:pPrChange w:id="7188" w:author="john" w:date="2020-10-23T22:19:00Z">
          <w:pPr>
            <w:spacing w:before="240"/>
            <w:jc w:val="both"/>
          </w:pPr>
        </w:pPrChange>
      </w:pPr>
      <w:ins w:id="7189" w:author="john" w:date="2020-10-23T22:19:00Z">
        <w:r w:rsidRPr="00F56F70">
          <w:rPr>
            <w:rFonts w:ascii="Arial" w:hAnsi="Arial" w:cs="Arial"/>
            <w:sz w:val="20"/>
            <w:rPrChange w:id="7190" w:author="john" w:date="2020-10-23T22:19:00Z">
              <w:rPr/>
            </w:rPrChange>
          </w:rPr>
          <w:t>timeout: 10</w:t>
        </w:r>
      </w:ins>
    </w:p>
    <w:p w14:paraId="3BB11F6C" w14:textId="77777777" w:rsidR="00F56F70" w:rsidRPr="00F56F70" w:rsidRDefault="00F56F70">
      <w:pPr>
        <w:spacing w:before="120"/>
        <w:ind w:left="720"/>
        <w:jc w:val="both"/>
        <w:rPr>
          <w:ins w:id="7191" w:author="john" w:date="2020-10-23T22:19:00Z"/>
          <w:rFonts w:ascii="Arial" w:hAnsi="Arial" w:cs="Arial"/>
          <w:sz w:val="20"/>
          <w:rPrChange w:id="7192" w:author="john" w:date="2020-10-23T22:19:00Z">
            <w:rPr>
              <w:ins w:id="7193" w:author="john" w:date="2020-10-23T22:19:00Z"/>
            </w:rPr>
          </w:rPrChange>
        </w:rPr>
        <w:pPrChange w:id="7194" w:author="john" w:date="2020-10-23T22:19:00Z">
          <w:pPr>
            <w:spacing w:before="240"/>
            <w:jc w:val="both"/>
          </w:pPr>
        </w:pPrChange>
      </w:pPr>
      <w:proofErr w:type="spellStart"/>
      <w:ins w:id="7195" w:author="john" w:date="2020-10-23T22:19:00Z">
        <w:r w:rsidRPr="00F56F70">
          <w:rPr>
            <w:rFonts w:ascii="Arial" w:hAnsi="Arial" w:cs="Arial"/>
            <w:sz w:val="20"/>
            <w:rPrChange w:id="7196" w:author="john" w:date="2020-10-23T22:19:00Z">
              <w:rPr/>
            </w:rPrChange>
          </w:rPr>
          <w:t>input_validator</w:t>
        </w:r>
        <w:proofErr w:type="spellEnd"/>
        <w:r w:rsidRPr="00F56F70">
          <w:rPr>
            <w:rFonts w:ascii="Arial" w:hAnsi="Arial" w:cs="Arial"/>
            <w:sz w:val="20"/>
            <w:rPrChange w:id="7197" w:author="john" w:date="2020-10-23T22:19:00Z">
              <w:rPr/>
            </w:rPrChange>
          </w:rPr>
          <w:t xml:space="preserve">: </w:t>
        </w:r>
      </w:ins>
    </w:p>
    <w:p w14:paraId="150F5272" w14:textId="77777777" w:rsidR="00F56F70" w:rsidRPr="00F56F70" w:rsidRDefault="00F56F70">
      <w:pPr>
        <w:spacing w:before="120"/>
        <w:ind w:left="720"/>
        <w:jc w:val="both"/>
        <w:rPr>
          <w:ins w:id="7198" w:author="john" w:date="2020-10-23T22:19:00Z"/>
          <w:rFonts w:ascii="Arial" w:hAnsi="Arial" w:cs="Arial"/>
          <w:sz w:val="20"/>
          <w:rPrChange w:id="7199" w:author="john" w:date="2020-10-23T22:19:00Z">
            <w:rPr>
              <w:ins w:id="7200" w:author="john" w:date="2020-10-23T22:19:00Z"/>
            </w:rPr>
          </w:rPrChange>
        </w:rPr>
        <w:pPrChange w:id="7201" w:author="john" w:date="2020-10-23T22:19:00Z">
          <w:pPr>
            <w:spacing w:before="240"/>
            <w:jc w:val="both"/>
          </w:pPr>
        </w:pPrChange>
      </w:pPr>
      <w:ins w:id="7202" w:author="john" w:date="2020-10-23T22:19:00Z">
        <w:r w:rsidRPr="00F56F70">
          <w:rPr>
            <w:rFonts w:ascii="Arial" w:hAnsi="Arial" w:cs="Arial"/>
            <w:sz w:val="20"/>
            <w:rPrChange w:id="7203" w:author="john" w:date="2020-10-23T22:19:00Z">
              <w:rPr/>
            </w:rPrChange>
          </w:rPr>
          <w:t xml:space="preserve">   </w:t>
        </w:r>
        <w:proofErr w:type="spellStart"/>
        <w:r w:rsidRPr="00F56F70">
          <w:rPr>
            <w:rFonts w:ascii="Arial" w:hAnsi="Arial" w:cs="Arial"/>
            <w:sz w:val="20"/>
            <w:rPrChange w:id="7204" w:author="john" w:date="2020-10-23T22:19:00Z">
              <w:rPr/>
            </w:rPrChange>
          </w:rPr>
          <w:t>defaultInputValidator</w:t>
        </w:r>
        <w:proofErr w:type="spellEnd"/>
        <w:r w:rsidRPr="00F56F70">
          <w:rPr>
            <w:rFonts w:ascii="Arial" w:hAnsi="Arial" w:cs="Arial"/>
            <w:sz w:val="20"/>
            <w:rPrChange w:id="7205" w:author="john" w:date="2020-10-23T22:19:00Z">
              <w:rPr/>
            </w:rPrChange>
          </w:rPr>
          <w:t>: custom</w:t>
        </w:r>
      </w:ins>
    </w:p>
    <w:p w14:paraId="07DA9B96" w14:textId="77777777" w:rsidR="00F56F70" w:rsidRPr="00F56F70" w:rsidRDefault="00F56F70">
      <w:pPr>
        <w:spacing w:before="120"/>
        <w:ind w:left="720"/>
        <w:jc w:val="both"/>
        <w:rPr>
          <w:ins w:id="7206" w:author="john" w:date="2020-10-23T22:19:00Z"/>
          <w:rFonts w:ascii="Arial" w:hAnsi="Arial" w:cs="Arial"/>
          <w:sz w:val="20"/>
          <w:rPrChange w:id="7207" w:author="john" w:date="2020-10-23T22:19:00Z">
            <w:rPr>
              <w:ins w:id="7208" w:author="john" w:date="2020-10-23T22:19:00Z"/>
            </w:rPr>
          </w:rPrChange>
        </w:rPr>
        <w:pPrChange w:id="7209" w:author="john" w:date="2020-10-23T22:19:00Z">
          <w:pPr>
            <w:spacing w:before="240"/>
            <w:jc w:val="both"/>
          </w:pPr>
        </w:pPrChange>
      </w:pPr>
      <w:ins w:id="7210" w:author="john" w:date="2020-10-23T22:19:00Z">
        <w:r w:rsidRPr="00F56F70">
          <w:rPr>
            <w:rFonts w:ascii="Arial" w:hAnsi="Arial" w:cs="Arial"/>
            <w:sz w:val="20"/>
            <w:rPrChange w:id="7211" w:author="john" w:date="2020-10-23T22:19:00Z">
              <w:rPr/>
            </w:rPrChange>
          </w:rPr>
          <w:t xml:space="preserve">   </w:t>
        </w:r>
        <w:proofErr w:type="spellStart"/>
        <w:r w:rsidRPr="00F56F70">
          <w:rPr>
            <w:rFonts w:ascii="Arial" w:hAnsi="Arial" w:cs="Arial"/>
            <w:sz w:val="20"/>
            <w:rPrChange w:id="7212" w:author="john" w:date="2020-10-23T22:19:00Z">
              <w:rPr/>
            </w:rPrChange>
          </w:rPr>
          <w:t>vivaPattern</w:t>
        </w:r>
        <w:proofErr w:type="spellEnd"/>
        <w:r w:rsidRPr="00F56F70">
          <w:rPr>
            <w:rFonts w:ascii="Arial" w:hAnsi="Arial" w:cs="Arial"/>
            <w:sz w:val="20"/>
            <w:rPrChange w:id="7213" w:author="john" w:date="2020-10-23T22:19:00Z">
              <w:rPr/>
            </w:rPrChange>
          </w:rPr>
          <w:t>: '{x;}'</w:t>
        </w:r>
      </w:ins>
    </w:p>
    <w:p w14:paraId="688F777F" w14:textId="77777777" w:rsidR="00F56F70" w:rsidRPr="00F56F70" w:rsidRDefault="00F56F70">
      <w:pPr>
        <w:spacing w:before="120"/>
        <w:ind w:left="720"/>
        <w:jc w:val="both"/>
        <w:rPr>
          <w:ins w:id="7214" w:author="john" w:date="2020-10-23T22:19:00Z"/>
          <w:rFonts w:ascii="Arial" w:hAnsi="Arial" w:cs="Arial"/>
          <w:sz w:val="20"/>
          <w:rPrChange w:id="7215" w:author="john" w:date="2020-10-23T22:19:00Z">
            <w:rPr>
              <w:ins w:id="7216" w:author="john" w:date="2020-10-23T22:19:00Z"/>
            </w:rPr>
          </w:rPrChange>
        </w:rPr>
        <w:pPrChange w:id="7217" w:author="john" w:date="2020-10-23T22:19:00Z">
          <w:pPr>
            <w:spacing w:before="240"/>
            <w:jc w:val="both"/>
          </w:pPr>
        </w:pPrChange>
      </w:pPr>
      <w:ins w:id="7218" w:author="john" w:date="2020-10-23T22:19:00Z">
        <w:r w:rsidRPr="00F56F70">
          <w:rPr>
            <w:rFonts w:ascii="Arial" w:hAnsi="Arial" w:cs="Arial"/>
            <w:sz w:val="20"/>
            <w:rPrChange w:id="7219" w:author="john" w:date="2020-10-23T22:19:00Z">
              <w:rPr/>
            </w:rPrChange>
          </w:rPr>
          <w:t xml:space="preserve">   </w:t>
        </w:r>
        <w:proofErr w:type="spellStart"/>
        <w:r w:rsidRPr="00F56F70">
          <w:rPr>
            <w:rFonts w:ascii="Arial" w:hAnsi="Arial" w:cs="Arial"/>
            <w:sz w:val="20"/>
            <w:rPrChange w:id="7220" w:author="john" w:date="2020-10-23T22:19:00Z">
              <w:rPr/>
            </w:rPrChange>
          </w:rPr>
          <w:t>customInputValidatorProg</w:t>
        </w:r>
        <w:proofErr w:type="spellEnd"/>
        <w:r w:rsidRPr="00F56F70">
          <w:rPr>
            <w:rFonts w:ascii="Arial" w:hAnsi="Arial" w:cs="Arial"/>
            <w:sz w:val="20"/>
            <w:rPrChange w:id="7221" w:author="john" w:date="2020-10-23T22:19:00Z">
              <w:rPr/>
            </w:rPrChange>
          </w:rPr>
          <w:t>: '</w:t>
        </w:r>
        <w:proofErr w:type="spellStart"/>
        <w:r w:rsidRPr="00F56F70">
          <w:rPr>
            <w:rFonts w:ascii="Arial" w:hAnsi="Arial" w:cs="Arial"/>
            <w:sz w:val="20"/>
            <w:rPrChange w:id="7222" w:author="john" w:date="2020-10-23T22:19:00Z">
              <w:rPr/>
            </w:rPrChange>
          </w:rPr>
          <w:t>SumitInputValidator.class</w:t>
        </w:r>
        <w:proofErr w:type="spellEnd"/>
        <w:r w:rsidRPr="00F56F70">
          <w:rPr>
            <w:rFonts w:ascii="Arial" w:hAnsi="Arial" w:cs="Arial"/>
            <w:sz w:val="20"/>
            <w:rPrChange w:id="7223" w:author="john" w:date="2020-10-23T22:19:00Z">
              <w:rPr/>
            </w:rPrChange>
          </w:rPr>
          <w:t>'</w:t>
        </w:r>
      </w:ins>
    </w:p>
    <w:p w14:paraId="62E83134" w14:textId="77777777" w:rsidR="00154E98" w:rsidRPr="00F56F70" w:rsidRDefault="00F56F70">
      <w:pPr>
        <w:spacing w:before="120"/>
        <w:ind w:left="720"/>
        <w:jc w:val="both"/>
        <w:rPr>
          <w:ins w:id="7224" w:author="john" w:date="2020-10-23T22:12:00Z"/>
          <w:rFonts w:ascii="Arial" w:hAnsi="Arial" w:cs="Arial"/>
          <w:sz w:val="20"/>
          <w:rPrChange w:id="7225" w:author="john" w:date="2020-10-23T22:19:00Z">
            <w:rPr>
              <w:ins w:id="7226" w:author="john" w:date="2020-10-23T22:12:00Z"/>
            </w:rPr>
          </w:rPrChange>
        </w:rPr>
        <w:pPrChange w:id="7227" w:author="john" w:date="2020-10-23T22:19:00Z">
          <w:pPr>
            <w:pStyle w:val="ListParagraph"/>
            <w:numPr>
              <w:numId w:val="38"/>
            </w:numPr>
            <w:spacing w:before="240"/>
            <w:ind w:left="360" w:hanging="360"/>
            <w:jc w:val="both"/>
          </w:pPr>
        </w:pPrChange>
      </w:pPr>
      <w:ins w:id="7228" w:author="john" w:date="2020-10-23T22:19:00Z">
        <w:r w:rsidRPr="00F56F70">
          <w:rPr>
            <w:rFonts w:ascii="Arial" w:hAnsi="Arial" w:cs="Arial"/>
            <w:sz w:val="20"/>
            <w:rPrChange w:id="7229" w:author="john" w:date="2020-10-23T22:19:00Z">
              <w:rPr/>
            </w:rPrChange>
          </w:rPr>
          <w:t xml:space="preserve">   </w:t>
        </w:r>
        <w:proofErr w:type="spellStart"/>
        <w:r w:rsidRPr="00F56F70">
          <w:rPr>
            <w:rFonts w:ascii="Arial" w:hAnsi="Arial" w:cs="Arial"/>
            <w:sz w:val="20"/>
            <w:rPrChange w:id="7230" w:author="john" w:date="2020-10-23T22:19:00Z">
              <w:rPr/>
            </w:rPrChange>
          </w:rPr>
          <w:t>customInputValidatorCmd</w:t>
        </w:r>
        <w:proofErr w:type="spellEnd"/>
        <w:r w:rsidRPr="00F56F70">
          <w:rPr>
            <w:rFonts w:ascii="Arial" w:hAnsi="Arial" w:cs="Arial"/>
            <w:sz w:val="20"/>
            <w:rPrChange w:id="7231" w:author="john" w:date="2020-10-23T22:19:00Z">
              <w:rPr/>
            </w:rPrChange>
          </w:rPr>
          <w:t xml:space="preserve">: 'java </w:t>
        </w:r>
        <w:proofErr w:type="gramStart"/>
        <w:r w:rsidRPr="00F56F70">
          <w:rPr>
            <w:rFonts w:ascii="Arial" w:hAnsi="Arial" w:cs="Arial"/>
            <w:sz w:val="20"/>
            <w:rPrChange w:id="7232" w:author="john" w:date="2020-10-23T22:19:00Z">
              <w:rPr/>
            </w:rPrChange>
          </w:rPr>
          <w:t>{:</w:t>
        </w:r>
        <w:proofErr w:type="spellStart"/>
        <w:r w:rsidRPr="00F56F70">
          <w:rPr>
            <w:rFonts w:ascii="Arial" w:hAnsi="Arial" w:cs="Arial"/>
            <w:sz w:val="20"/>
            <w:rPrChange w:id="7233" w:author="john" w:date="2020-10-23T22:19:00Z">
              <w:rPr/>
            </w:rPrChange>
          </w:rPr>
          <w:t>basename</w:t>
        </w:r>
        <w:proofErr w:type="spellEnd"/>
        <w:proofErr w:type="gramEnd"/>
        <w:r w:rsidRPr="00F56F70">
          <w:rPr>
            <w:rFonts w:ascii="Arial" w:hAnsi="Arial" w:cs="Arial"/>
            <w:sz w:val="20"/>
            <w:rPrChange w:id="7234" w:author="john" w:date="2020-10-23T22:19:00Z">
              <w:rPr/>
            </w:rPrChange>
          </w:rPr>
          <w:t>}'</w:t>
        </w:r>
      </w:ins>
    </w:p>
    <w:p w14:paraId="00B49194" w14:textId="77777777" w:rsidR="00F56F70" w:rsidRPr="00081A7B" w:rsidRDefault="00081A7B" w:rsidP="009F4943">
      <w:pPr>
        <w:spacing w:before="240"/>
        <w:ind w:firstLine="360"/>
        <w:jc w:val="both"/>
        <w:rPr>
          <w:ins w:id="7235" w:author="john" w:date="2020-10-23T22:20:00Z"/>
        </w:rPr>
      </w:pPr>
      <w:ins w:id="7236" w:author="john" w:date="2020-10-23T22:28:00Z">
        <w:r>
          <w:t xml:space="preserve">The above </w:t>
        </w:r>
        <w:proofErr w:type="spellStart"/>
        <w:r>
          <w:t>problem.yaml</w:t>
        </w:r>
        <w:proofErr w:type="spellEnd"/>
        <w:r>
          <w:t xml:space="preserve"> file specifies that the problem named “Sumit” (which is stored in folder “</w:t>
        </w:r>
        <w:proofErr w:type="spellStart"/>
        <w:r w:rsidRPr="00081A7B">
          <w:rPr>
            <w:b/>
            <w:rPrChange w:id="7237" w:author="john" w:date="2020-10-23T22:33:00Z">
              <w:rPr/>
            </w:rPrChange>
          </w:rPr>
          <w:t>sumit</w:t>
        </w:r>
        <w:proofErr w:type="spellEnd"/>
        <w:r>
          <w:t xml:space="preserve">”) has a 10-second run time limit and has a default input validator type of </w:t>
        </w:r>
      </w:ins>
      <w:ins w:id="7238" w:author="john" w:date="2020-10-23T22:29:00Z">
        <w:r>
          <w:t>“custom”, a VIVA pattern of “</w:t>
        </w:r>
        <w:r w:rsidRPr="001061F3">
          <w:rPr>
            <w:b/>
            <w:rPrChange w:id="7239" w:author="john" w:date="2020-10-23T22:54:00Z">
              <w:rPr/>
            </w:rPrChange>
          </w:rPr>
          <w:t>{x;}</w:t>
        </w:r>
      </w:ins>
      <w:ins w:id="7240" w:author="john" w:date="2020-10-23T22:54:00Z">
        <w:r w:rsidR="001061F3">
          <w:t>”</w:t>
        </w:r>
      </w:ins>
      <w:ins w:id="7241" w:author="john" w:date="2020-10-23T22:29:00Z">
        <w:r>
          <w:t xml:space="preserve">, and a custom input validator program named </w:t>
        </w:r>
      </w:ins>
      <w:ins w:id="7242" w:author="john" w:date="2020-10-23T22:30:00Z">
        <w:r>
          <w:t>“</w:t>
        </w:r>
        <w:proofErr w:type="spellStart"/>
        <w:r>
          <w:t>SumitInputValidator.class</w:t>
        </w:r>
        <w:proofErr w:type="spellEnd"/>
        <w:r>
          <w:t xml:space="preserve">” which is invoked using the command “java </w:t>
        </w:r>
        <w:proofErr w:type="spellStart"/>
        <w:r>
          <w:t>SumitInputValidator</w:t>
        </w:r>
        <w:proofErr w:type="spellEnd"/>
        <w:r>
          <w:t>”.  (Note that the above is not a complete</w:t>
        </w:r>
      </w:ins>
      <w:ins w:id="7243" w:author="john" w:date="2020-10-23T22:33:00Z">
        <w:r>
          <w:t xml:space="preserve"> </w:t>
        </w:r>
        <w:proofErr w:type="spellStart"/>
        <w:r>
          <w:t>problem.yaml</w:t>
        </w:r>
        <w:proofErr w:type="spellEnd"/>
        <w:r>
          <w:t xml:space="preserve"> file; it is only intended to show how to configure input validators.  </w:t>
        </w:r>
        <w:proofErr w:type="gramStart"/>
        <w:r>
          <w:t>Typically</w:t>
        </w:r>
        <w:proofErr w:type="gramEnd"/>
        <w:r>
          <w:t xml:space="preserve"> the </w:t>
        </w:r>
        <w:proofErr w:type="spellStart"/>
        <w:r>
          <w:t>problem.yaml</w:t>
        </w:r>
        <w:proofErr w:type="spellEnd"/>
        <w:r>
          <w:t xml:space="preserve"> file would contain other entries as well, such as the </w:t>
        </w:r>
      </w:ins>
      <w:ins w:id="7244" w:author="john" w:date="2020-10-23T22:34:00Z">
        <w:r>
          <w:rPr>
            <w:i/>
          </w:rPr>
          <w:t xml:space="preserve">output </w:t>
        </w:r>
        <w:r>
          <w:t xml:space="preserve">validator configuration, </w:t>
        </w:r>
      </w:ins>
      <w:ins w:id="7245" w:author="john" w:date="2020-10-23T22:56:00Z">
        <w:r w:rsidR="001061F3">
          <w:t xml:space="preserve">information on </w:t>
        </w:r>
      </w:ins>
      <w:ins w:id="7246" w:author="john" w:date="2020-10-23T22:34:00Z">
        <w:r>
          <w:t>where team programs should read their input (for example, from stdin or from a file), etc.</w:t>
        </w:r>
      </w:ins>
      <w:ins w:id="7247" w:author="john" w:date="2020-10-23T22:56:00Z">
        <w:r w:rsidR="001061F3">
          <w:t>)</w:t>
        </w:r>
      </w:ins>
    </w:p>
    <w:p w14:paraId="2A418DA5" w14:textId="77777777" w:rsidR="00F56F70" w:rsidRPr="00081A7B" w:rsidRDefault="00F56F70" w:rsidP="009F4943">
      <w:pPr>
        <w:spacing w:before="240"/>
        <w:ind w:firstLine="450"/>
        <w:jc w:val="both"/>
        <w:rPr>
          <w:ins w:id="7248" w:author="john" w:date="2020-10-23T22:20:00Z"/>
        </w:rPr>
      </w:pPr>
      <w:ins w:id="7249" w:author="john" w:date="2020-10-23T22:20:00Z">
        <w:r>
          <w:t xml:space="preserve">Note that </w:t>
        </w:r>
        <w:proofErr w:type="gramStart"/>
        <w:r>
          <w:t>the  “</w:t>
        </w:r>
        <w:proofErr w:type="spellStart"/>
        <w:proofErr w:type="gramEnd"/>
        <w:r>
          <w:rPr>
            <w:b/>
          </w:rPr>
          <w:t>sumit</w:t>
        </w:r>
        <w:proofErr w:type="spellEnd"/>
        <w:r>
          <w:t xml:space="preserve">” </w:t>
        </w:r>
      </w:ins>
      <w:ins w:id="7250" w:author="john" w:date="2020-10-23T22:21:00Z">
        <w:r>
          <w:t xml:space="preserve">folder </w:t>
        </w:r>
      </w:ins>
      <w:ins w:id="7251" w:author="john" w:date="2020-10-23T22:20:00Z">
        <w:r>
          <w:t>beneath the “</w:t>
        </w:r>
        <w:r>
          <w:rPr>
            <w:b/>
          </w:rPr>
          <w:t>config</w:t>
        </w:r>
        <w:r>
          <w:t xml:space="preserve">” folder should also contain folders </w:t>
        </w:r>
      </w:ins>
      <w:ins w:id="7252" w:author="john" w:date="2020-10-23T22:21:00Z">
        <w:r>
          <w:t>“</w:t>
        </w:r>
        <w:r>
          <w:rPr>
            <w:b/>
          </w:rPr>
          <w:t>data</w:t>
        </w:r>
        <w:r>
          <w:t xml:space="preserve">”, holding the “sample” and “secret” data files in correspondingly-named subfolders; </w:t>
        </w:r>
      </w:ins>
      <w:ins w:id="7253" w:author="john" w:date="2020-10-23T22:22:00Z">
        <w:r>
          <w:t>“</w:t>
        </w:r>
        <w:proofErr w:type="spellStart"/>
        <w:r>
          <w:rPr>
            <w:b/>
          </w:rPr>
          <w:t>input_validators</w:t>
        </w:r>
        <w:proofErr w:type="spellEnd"/>
        <w:r>
          <w:t>”, holding the “</w:t>
        </w:r>
        <w:proofErr w:type="spellStart"/>
        <w:r w:rsidRPr="00081A7B">
          <w:rPr>
            <w:b/>
            <w:rPrChange w:id="7254" w:author="john" w:date="2020-10-23T22:26:00Z">
              <w:rPr/>
            </w:rPrChange>
          </w:rPr>
          <w:t>SumitInputValidator.class</w:t>
        </w:r>
        <w:proofErr w:type="spellEnd"/>
        <w:r>
          <w:t>” file</w:t>
        </w:r>
      </w:ins>
      <w:ins w:id="7255" w:author="john" w:date="2020-10-23T22:25:00Z">
        <w:r w:rsidR="00081A7B">
          <w:t>;</w:t>
        </w:r>
      </w:ins>
      <w:ins w:id="7256" w:author="john" w:date="2020-10-23T22:22:00Z">
        <w:r>
          <w:t xml:space="preserve"> </w:t>
        </w:r>
      </w:ins>
      <w:ins w:id="7257" w:author="john" w:date="2020-10-23T22:25:00Z">
        <w:r w:rsidR="00081A7B">
          <w:t>and “</w:t>
        </w:r>
        <w:proofErr w:type="spellStart"/>
        <w:r w:rsidR="00081A7B">
          <w:rPr>
            <w:b/>
          </w:rPr>
          <w:t>problem_statement</w:t>
        </w:r>
        <w:proofErr w:type="spellEnd"/>
        <w:r w:rsidR="00081A7B">
          <w:t xml:space="preserve">”, </w:t>
        </w:r>
      </w:ins>
      <w:ins w:id="7258" w:author="john" w:date="2020-10-23T22:26:00Z">
        <w:r w:rsidR="00081A7B">
          <w:lastRenderedPageBreak/>
          <w:t xml:space="preserve">holding a </w:t>
        </w:r>
        <w:proofErr w:type="spellStart"/>
        <w:r w:rsidR="00081A7B">
          <w:t>LaTex</w:t>
        </w:r>
        <w:proofErr w:type="spellEnd"/>
        <w:r w:rsidR="00081A7B">
          <w:t xml:space="preserve"> copy of the problem statement containing at least a </w:t>
        </w:r>
        <w:r w:rsidR="00081A7B" w:rsidRPr="00081A7B">
          <w:rPr>
            <w:b/>
            <w:rPrChange w:id="7259" w:author="john" w:date="2020-10-23T22:27:00Z">
              <w:rPr/>
            </w:rPrChange>
          </w:rPr>
          <w:t>\</w:t>
        </w:r>
        <w:proofErr w:type="spellStart"/>
        <w:r w:rsidR="00081A7B" w:rsidRPr="00081A7B">
          <w:rPr>
            <w:b/>
            <w:rPrChange w:id="7260" w:author="john" w:date="2020-10-23T22:27:00Z">
              <w:rPr/>
            </w:rPrChange>
          </w:rPr>
          <w:t>problemtitle</w:t>
        </w:r>
        <w:proofErr w:type="spellEnd"/>
        <w:r w:rsidR="00081A7B" w:rsidRPr="00081A7B">
          <w:rPr>
            <w:b/>
            <w:rPrChange w:id="7261" w:author="john" w:date="2020-10-23T22:27:00Z">
              <w:rPr/>
            </w:rPrChange>
          </w:rPr>
          <w:t>{Sumit}</w:t>
        </w:r>
      </w:ins>
      <w:ins w:id="7262"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pPr>
        <w:pStyle w:val="Appendix"/>
        <w:rPr>
          <w:del w:id="7263" w:author="john" w:date="2020-10-23T22:36:00Z"/>
        </w:rPr>
        <w:pPrChange w:id="7264" w:author="John Clevenger" w:date="2022-12-15T15:50:00Z">
          <w:pPr>
            <w:spacing w:before="240"/>
            <w:ind w:firstLine="720"/>
            <w:jc w:val="both"/>
          </w:pPr>
        </w:pPrChange>
      </w:pPr>
    </w:p>
    <w:p w14:paraId="4D5FBDEE" w14:textId="77777777" w:rsidR="00811BFD" w:rsidRDefault="00811BFD" w:rsidP="00956225">
      <w:pPr>
        <w:pStyle w:val="Appendix"/>
      </w:pPr>
      <w:del w:id="7265" w:author="john" w:date="2020-10-23T22:36:00Z">
        <w:r w:rsidDel="008806FA">
          <w:lastRenderedPageBreak/>
          <w:br w:type="page"/>
        </w:r>
      </w:del>
      <w:bookmarkStart w:id="7266" w:name="_Toc132121055"/>
      <w:r>
        <w:t>Appendix P – reject.ini</w:t>
      </w:r>
      <w:bookmarkEnd w:id="7266"/>
    </w:p>
    <w:p w14:paraId="6D062D56" w14:textId="008F863B"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7267" w:author="John Clevenger" w:date="2021-03-14T18:59:00Z">
            <w:rPr/>
          </w:rPrChange>
        </w:rPr>
        <w:t>reject.ini</w:t>
      </w:r>
      <w:r w:rsidR="00312B2F">
        <w:t xml:space="preserve"> file.  This file must be present on the server machine in the installation directory (the directory that has the </w:t>
      </w:r>
      <w:del w:id="7268" w:author="John Clevenger" w:date="2022-06-22T19:03:00Z">
        <w:r w:rsidR="00312B2F" w:rsidDel="008F5C2E">
          <w:delText xml:space="preserve">pc2 </w:delText>
        </w:r>
      </w:del>
      <w:ins w:id="7269" w:author="John Clevenger" w:date="2022-06-22T19:03:00Z">
        <w:r w:rsidR="008F5C2E">
          <w:t xml:space="preserve">PC2 </w:t>
        </w:r>
      </w:ins>
      <w:r w:rsidR="00312B2F" w:rsidRPr="008F5C2E">
        <w:rPr>
          <w:rFonts w:ascii="Courier New" w:hAnsi="Courier New" w:cs="Courier New"/>
          <w:b/>
          <w:bCs/>
          <w:rPrChange w:id="7270" w:author="John Clevenger" w:date="2022-06-22T19:03:00Z">
            <w:rPr/>
          </w:rPrChange>
        </w:rPr>
        <w:t>bin/</w:t>
      </w:r>
      <w:r w:rsidR="00312B2F">
        <w:t xml:space="preserve"> directory)</w:t>
      </w:r>
      <w:ins w:id="7271" w:author="John Clevenger" w:date="2021-03-14T18:57:00Z">
        <w:r w:rsidR="00D4118D">
          <w:t xml:space="preserve"> or (since Version 9.7)</w:t>
        </w:r>
      </w:ins>
      <w:ins w:id="7272"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7273" w:author="John Clevenger" w:date="2021-03-14T18:59:00Z">
        <w:r w:rsidR="00D4118D">
          <w:t xml:space="preserve"> </w:t>
        </w:r>
      </w:ins>
      <w:r w:rsidR="00312B2F">
        <w:t>time using the Admin from the Judgements tab under the Configure Contest tab.</w:t>
      </w:r>
    </w:p>
    <w:p w14:paraId="2106248B" w14:textId="389FDED7" w:rsidR="00312B2F" w:rsidRDefault="00312B2F" w:rsidP="00811BFD">
      <w:pPr>
        <w:spacing w:before="240"/>
        <w:jc w:val="both"/>
      </w:pPr>
      <w:r>
        <w:t xml:space="preserve">Each judgement text from the </w:t>
      </w:r>
      <w:r w:rsidRPr="00D4118D">
        <w:rPr>
          <w:rFonts w:ascii="Courier New" w:hAnsi="Courier New" w:cs="Courier New"/>
          <w:b/>
          <w:bCs/>
          <w:sz w:val="20"/>
          <w:rPrChange w:id="7274" w:author="John Clevenger" w:date="2021-03-14T19:00:00Z">
            <w:rPr/>
          </w:rPrChange>
        </w:rPr>
        <w:t>reject.ini</w:t>
      </w:r>
      <w:r>
        <w:t xml:space="preserve"> will be loaded and </w:t>
      </w:r>
      <w:ins w:id="7275" w:author="John Clevenger" w:date="2022-06-21T14:28:00Z">
        <w:r w:rsidR="0074226E">
          <w:t xml:space="preserve">(for lines other than those indicating an “AC” acronym) </w:t>
        </w:r>
      </w:ins>
      <w:r w:rsidR="00643C8D">
        <w:t xml:space="preserve">prepended with a “No </w:t>
      </w:r>
      <w:del w:id="7276" w:author="John Clevenger" w:date="2022-06-16T11:44:00Z">
        <w:r w:rsidR="00643C8D" w:rsidDel="00541DA7">
          <w:delText>-</w:delText>
        </w:r>
      </w:del>
      <w:ins w:id="7277" w:author="John Clevenger" w:date="2022-06-16T11:44:00Z">
        <w:r w:rsidR="00541DA7">
          <w:t>–</w:t>
        </w:r>
      </w:ins>
      <w:r w:rsidR="00643C8D">
        <w:t xml:space="preserve"> </w:t>
      </w:r>
      <w:del w:id="7278" w:author="John Clevenger" w:date="2022-06-16T11:44:00Z">
        <w:r w:rsidR="00643C8D" w:rsidDel="00541DA7">
          <w:delText xml:space="preserve">“ </w:delText>
        </w:r>
      </w:del>
      <w:ins w:id="7279" w:author="John Clevenger" w:date="2022-06-16T11:44:00Z">
        <w:r w:rsidR="00541DA7">
          <w:t xml:space="preserve">“ </w:t>
        </w:r>
      </w:ins>
      <w:r w:rsidR="00643C8D">
        <w:t xml:space="preserve">phrase.  </w:t>
      </w:r>
      <w:del w:id="7280" w:author="John Clevenger" w:date="2022-06-21T14:29:00Z">
        <w:r w:rsidR="00643C8D" w:rsidDel="0074226E">
          <w:delText>There is one exception a line that has an AC judgement acronym will not have a “No – “ phrase prepended.</w:delText>
        </w:r>
      </w:del>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 xml:space="preserve">limited by a vertical bar </w:t>
      </w:r>
      <w:proofErr w:type="gramStart"/>
      <w:r w:rsidR="00312B2F">
        <w:t>( |</w:t>
      </w:r>
      <w:proofErr w:type="gramEnd"/>
      <w:r w:rsidR="00312B2F">
        <w:t xml:space="preserve"> ), for example:</w:t>
      </w:r>
    </w:p>
    <w:p w14:paraId="4D91270F" w14:textId="77777777" w:rsidR="00312B2F" w:rsidRDefault="00312B2F" w:rsidP="00811BFD">
      <w:pPr>
        <w:spacing w:before="240"/>
        <w:jc w:val="both"/>
      </w:pPr>
    </w:p>
    <w:p w14:paraId="54944363" w14:textId="77777777" w:rsidR="00312B2F" w:rsidRPr="00541DA7" w:rsidRDefault="00312B2F" w:rsidP="00312B2F">
      <w:pPr>
        <w:pStyle w:val="code0"/>
        <w:rPr>
          <w:b/>
          <w:bCs/>
          <w:rPrChange w:id="7281" w:author="John Clevenger" w:date="2022-06-16T11:44:00Z">
            <w:rPr/>
          </w:rPrChange>
        </w:rPr>
      </w:pPr>
      <w:r w:rsidRPr="00541DA7">
        <w:rPr>
          <w:b/>
          <w:bCs/>
          <w:rPrChange w:id="7282" w:author="John Clevenger" w:date="2022-06-16T11:44:00Z">
            <w:rPr/>
          </w:rPrChange>
        </w:rPr>
        <w:t xml:space="preserve">Time Limit </w:t>
      </w:r>
      <w:proofErr w:type="spellStart"/>
      <w:r w:rsidRPr="00541DA7">
        <w:rPr>
          <w:b/>
          <w:bCs/>
          <w:rPrChange w:id="7283" w:author="John Clevenger" w:date="2022-06-16T11:44:00Z">
            <w:rPr/>
          </w:rPrChange>
        </w:rPr>
        <w:t>Exceeded|TLE</w:t>
      </w:r>
      <w:proofErr w:type="spellEnd"/>
    </w:p>
    <w:p w14:paraId="56EA1E1B" w14:textId="6C6B4329" w:rsidR="00312B2F" w:rsidRDefault="00312B2F" w:rsidP="00811BFD">
      <w:pPr>
        <w:spacing w:before="240"/>
        <w:jc w:val="both"/>
      </w:pPr>
      <w:r>
        <w:t>This would produce a judgement with the text “No -</w:t>
      </w:r>
      <w:ins w:id="7284" w:author="John Clevenger" w:date="2022-06-16T11:44:00Z">
        <w:r w:rsidR="00541DA7">
          <w:t xml:space="preserve"> </w:t>
        </w:r>
      </w:ins>
      <w:r>
        <w:t>Time Limit Exceeded”</w:t>
      </w:r>
    </w:p>
    <w:p w14:paraId="6E91D649" w14:textId="70FAEC0E" w:rsidR="00811BFD" w:rsidRPr="00312B2F" w:rsidRDefault="00811BFD" w:rsidP="00811BFD">
      <w:pPr>
        <w:spacing w:before="240"/>
        <w:jc w:val="both"/>
        <w:rPr>
          <w:b/>
        </w:rPr>
      </w:pPr>
      <w:r w:rsidRPr="00312B2F">
        <w:rPr>
          <w:b/>
        </w:rPr>
        <w:t xml:space="preserve">Example 1 – </w:t>
      </w:r>
      <w:del w:id="7285" w:author="John Clevenger" w:date="2022-06-16T11:45:00Z">
        <w:r w:rsidRPr="00312B2F" w:rsidDel="00541DA7">
          <w:rPr>
            <w:b/>
          </w:rPr>
          <w:delText xml:space="preserve">reject </w:delText>
        </w:r>
      </w:del>
      <w:ins w:id="7286" w:author="John Clevenger" w:date="2022-06-16T11:45:00Z">
        <w:r w:rsidR="00541DA7" w:rsidRPr="00312B2F">
          <w:rPr>
            <w:b/>
          </w:rPr>
          <w:t>reject</w:t>
        </w:r>
        <w:r w:rsidR="00541DA7">
          <w:rPr>
            <w:b/>
          </w:rPr>
          <w:t>.</w:t>
        </w:r>
      </w:ins>
      <w:r w:rsidRPr="00312B2F">
        <w:rPr>
          <w:b/>
        </w:rPr>
        <w:t xml:space="preserve">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 xml:space="preserve">Compilation </w:t>
      </w:r>
      <w:proofErr w:type="spellStart"/>
      <w:r>
        <w:t>Error|CE</w:t>
      </w:r>
      <w:proofErr w:type="spellEnd"/>
    </w:p>
    <w:p w14:paraId="1345B17E" w14:textId="77777777" w:rsidR="00811BFD" w:rsidRDefault="00811BFD" w:rsidP="00811BFD">
      <w:pPr>
        <w:pStyle w:val="code0"/>
      </w:pPr>
      <w:r>
        <w:t xml:space="preserve">Run-time </w:t>
      </w:r>
      <w:proofErr w:type="spellStart"/>
      <w:r>
        <w:t>Error|RTE</w:t>
      </w:r>
      <w:proofErr w:type="spellEnd"/>
    </w:p>
    <w:p w14:paraId="73B6EC49" w14:textId="77777777" w:rsidR="00811BFD" w:rsidRDefault="00811BFD" w:rsidP="00811BFD">
      <w:pPr>
        <w:pStyle w:val="code0"/>
      </w:pPr>
      <w:r>
        <w:t xml:space="preserve">Time Limit </w:t>
      </w:r>
      <w:proofErr w:type="spellStart"/>
      <w:r>
        <w:t>Exceeded|TLE</w:t>
      </w:r>
      <w:proofErr w:type="spellEnd"/>
    </w:p>
    <w:p w14:paraId="4B93B197" w14:textId="77777777" w:rsidR="00811BFD" w:rsidRDefault="00811BFD" w:rsidP="00811BFD">
      <w:pPr>
        <w:pStyle w:val="code0"/>
      </w:pPr>
      <w:r>
        <w:t xml:space="preserve">Wrong </w:t>
      </w:r>
      <w:proofErr w:type="spellStart"/>
      <w:r>
        <w:t>Answer|WA</w:t>
      </w:r>
      <w:proofErr w:type="spellEnd"/>
    </w:p>
    <w:p w14:paraId="7C10DE78" w14:textId="77777777" w:rsidR="00811BFD" w:rsidRDefault="00811BFD" w:rsidP="00811BFD">
      <w:pPr>
        <w:pStyle w:val="code0"/>
      </w:pPr>
      <w:r>
        <w:t xml:space="preserve">Excessive </w:t>
      </w:r>
      <w:proofErr w:type="spellStart"/>
      <w:r>
        <w:t>Output|EE</w:t>
      </w:r>
      <w:proofErr w:type="spellEnd"/>
    </w:p>
    <w:p w14:paraId="2E33A206" w14:textId="77777777" w:rsidR="00811BFD" w:rsidRDefault="00811BFD" w:rsidP="00811BFD">
      <w:pPr>
        <w:pStyle w:val="code0"/>
      </w:pPr>
      <w:r>
        <w:t xml:space="preserve">Output Format </w:t>
      </w:r>
      <w:proofErr w:type="spellStart"/>
      <w:r>
        <w:t>Error|EFE</w:t>
      </w:r>
      <w:proofErr w:type="spellEnd"/>
    </w:p>
    <w:p w14:paraId="0DDB808C" w14:textId="77777777" w:rsidR="00811BFD" w:rsidRDefault="00811BFD" w:rsidP="00811BFD">
      <w:pPr>
        <w:pStyle w:val="code0"/>
      </w:pPr>
      <w:r>
        <w:t xml:space="preserve">Various </w:t>
      </w:r>
      <w:proofErr w:type="spellStart"/>
      <w:r>
        <w:t>Differences|VD</w:t>
      </w:r>
      <w:proofErr w:type="spellEnd"/>
    </w:p>
    <w:p w14:paraId="38DF2F76" w14:textId="77777777" w:rsidR="00811BFD" w:rsidRDefault="00811BFD" w:rsidP="00811BFD">
      <w:pPr>
        <w:pStyle w:val="code0"/>
      </w:pPr>
      <w:r>
        <w:t xml:space="preserve">Other - Contact </w:t>
      </w:r>
      <w:proofErr w:type="spellStart"/>
      <w:r>
        <w:t>Staff|CS</w:t>
      </w:r>
      <w:proofErr w:type="spellEnd"/>
    </w:p>
    <w:p w14:paraId="652C88F9" w14:textId="77777777" w:rsidR="00811BFD" w:rsidRDefault="00811BFD" w:rsidP="00811BFD">
      <w:pPr>
        <w:pStyle w:val="code0"/>
      </w:pPr>
      <w:r>
        <w:t xml:space="preserve">Yes, yes, </w:t>
      </w:r>
      <w:proofErr w:type="spellStart"/>
      <w:r>
        <w:t>yes|AC</w:t>
      </w:r>
      <w:proofErr w:type="spellEnd"/>
    </w:p>
    <w:p w14:paraId="788FA0C1" w14:textId="77777777" w:rsidR="00312B2F" w:rsidRDefault="00811BFD" w:rsidP="00811BFD">
      <w:pPr>
        <w:spacing w:before="240"/>
        <w:jc w:val="both"/>
      </w:pPr>
      <w:r>
        <w:t>When loaded that will produce the following judgements:</w:t>
      </w:r>
    </w:p>
    <w:p w14:paraId="39170652" w14:textId="174BA4F8" w:rsidR="00643C8D" w:rsidRDefault="00BE4932" w:rsidP="00811BFD">
      <w:pPr>
        <w:spacing w:before="240"/>
        <w:jc w:val="both"/>
      </w:pPr>
      <w:r>
        <w:t xml:space="preserve">Note </w:t>
      </w:r>
      <w:r w:rsidR="00643C8D">
        <w:t xml:space="preserve">that the AC acronym line from the </w:t>
      </w:r>
      <w:r w:rsidR="00643C8D" w:rsidRPr="0074226E">
        <w:rPr>
          <w:rFonts w:ascii="Courier New" w:hAnsi="Courier New" w:cs="Courier New"/>
          <w:b/>
          <w:bCs/>
          <w:sz w:val="20"/>
          <w:rPrChange w:id="7287" w:author="John Clevenger" w:date="2022-06-21T14:27:00Z">
            <w:rPr/>
          </w:rPrChange>
        </w:rPr>
        <w:t>reje</w:t>
      </w:r>
      <w:r w:rsidR="00993DFE" w:rsidRPr="0074226E">
        <w:rPr>
          <w:rFonts w:ascii="Courier New" w:hAnsi="Courier New" w:cs="Courier New"/>
          <w:b/>
          <w:bCs/>
          <w:sz w:val="20"/>
          <w:rPrChange w:id="7288" w:author="John Clevenger" w:date="2022-06-21T14:27:00Z">
            <w:rPr/>
          </w:rPrChange>
        </w:rPr>
        <w:t>ct.ini</w:t>
      </w:r>
      <w:r w:rsidR="00993DFE">
        <w:t xml:space="preserve"> did not have the “No</w:t>
      </w:r>
      <w:ins w:id="7289" w:author="John Clevenger" w:date="2022-06-21T14:26:00Z">
        <w:r w:rsidR="0074226E">
          <w:t xml:space="preserve"> </w:t>
        </w:r>
        <w:proofErr w:type="gramStart"/>
        <w:r w:rsidR="0074226E">
          <w:t>–  ”</w:t>
        </w:r>
      </w:ins>
      <w:proofErr w:type="gramEnd"/>
      <w:del w:id="7290" w:author="John Clevenger" w:date="2022-06-21T14:26:00Z">
        <w:r w:rsidR="00993DFE" w:rsidDel="0074226E">
          <w:delText xml:space="preserve"> –</w:delText>
        </w:r>
      </w:del>
      <w:r w:rsidR="00993DFE">
        <w:t xml:space="preserve"> </w:t>
      </w:r>
      <w:del w:id="7291" w:author="John Clevenger" w:date="2022-06-21T14:25:00Z">
        <w:r w:rsidR="00993DFE" w:rsidDel="0074226E">
          <w:delText xml:space="preserve">“ </w:delText>
        </w:r>
        <w:r w:rsidR="00643C8D" w:rsidDel="0074226E">
          <w:delText>prepended</w:delText>
        </w:r>
      </w:del>
      <w:ins w:id="7292" w:author="John Clevenger" w:date="2022-06-21T14:25:00Z">
        <w:r w:rsidR="0074226E">
          <w:t xml:space="preserve"> prepended</w:t>
        </w:r>
      </w:ins>
      <w:r w:rsidR="00643C8D">
        <w:t>.</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Various Differences </w:t>
      </w:r>
    </w:p>
    <w:p w14:paraId="41114767" w14:textId="77777777" w:rsidR="00811BFD" w:rsidRDefault="00811BFD" w:rsidP="00811BFD">
      <w:pPr>
        <w:pStyle w:val="code0"/>
      </w:pPr>
      <w:r>
        <w:t xml:space="preserve">No - Other - Contact Staff </w:t>
      </w:r>
    </w:p>
    <w:p w14:paraId="4EED01F9" w14:textId="77777777" w:rsidR="00811BFD" w:rsidRDefault="00811BFD" w:rsidP="00811BFD">
      <w:pPr>
        <w:spacing w:before="240"/>
        <w:jc w:val="both"/>
      </w:pPr>
      <w:r>
        <w:lastRenderedPageBreak/>
        <w:t xml:space="preserve">Note that if the judgement acronym is </w:t>
      </w:r>
      <w:proofErr w:type="gramStart"/>
      <w:r>
        <w:t>AC</w:t>
      </w:r>
      <w:proofErr w:type="gramEnd"/>
      <w:r>
        <w:t xml:space="preserve"> then that will replace the Yes judgement text.</w:t>
      </w:r>
    </w:p>
    <w:p w14:paraId="36BB7C36" w14:textId="77777777" w:rsidR="00541DA7" w:rsidRDefault="00541DA7" w:rsidP="00811BFD">
      <w:pPr>
        <w:spacing w:before="240"/>
        <w:jc w:val="both"/>
        <w:rPr>
          <w:ins w:id="7293" w:author="John Clevenger" w:date="2022-06-16T11:45:00Z"/>
          <w:b/>
          <w:bCs/>
        </w:rPr>
      </w:pPr>
    </w:p>
    <w:p w14:paraId="75719933" w14:textId="3A4CFE10" w:rsidR="00811BFD" w:rsidRPr="00541DA7" w:rsidRDefault="00811BFD" w:rsidP="00811BFD">
      <w:pPr>
        <w:spacing w:before="240"/>
        <w:jc w:val="both"/>
        <w:rPr>
          <w:b/>
          <w:bCs/>
          <w:rPrChange w:id="7294" w:author="John Clevenger" w:date="2022-06-16T11:45:00Z">
            <w:rPr/>
          </w:rPrChange>
        </w:rPr>
      </w:pPr>
      <w:r w:rsidRPr="00541DA7">
        <w:rPr>
          <w:b/>
          <w:bCs/>
          <w:rPrChange w:id="7295" w:author="John Clevenger" w:date="2022-06-16T11:45:00Z">
            <w:rPr/>
          </w:rPrChange>
        </w:rP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4C0AB3B6" w:rsidR="00811BFD" w:rsidRDefault="00811BFD" w:rsidP="00811BFD">
      <w:pPr>
        <w:spacing w:before="240"/>
        <w:jc w:val="both"/>
      </w:pPr>
      <w:r>
        <w:t xml:space="preserve">For additional information refer to the </w:t>
      </w:r>
      <w:ins w:id="7296" w:author="John Clevenger" w:date="2022-06-21T14:24:00Z">
        <w:r w:rsidR="0074226E">
          <w:t>PC</w:t>
        </w:r>
        <w:r w:rsidR="0074226E" w:rsidRPr="0074226E">
          <w:rPr>
            <w:vertAlign w:val="superscript"/>
            <w:rPrChange w:id="7297" w:author="John Clevenger" w:date="2022-06-21T14:24:00Z">
              <w:rPr/>
            </w:rPrChange>
          </w:rPr>
          <w:t>2</w:t>
        </w:r>
        <w:r w:rsidR="0074226E">
          <w:t xml:space="preserve"> </w:t>
        </w:r>
      </w:ins>
      <w:r>
        <w:t xml:space="preserve">Wiki Article </w:t>
      </w:r>
      <w:ins w:id="7298" w:author="John Clevenger" w:date="2022-06-21T14:25:00Z">
        <w:r w:rsidR="0074226E">
          <w:fldChar w:fldCharType="begin"/>
        </w:r>
        <w:r w:rsidR="0074226E">
          <w:instrText xml:space="preserve"> HYPERLINK "https://github.com/pc2ccs/pc2v9/wiki/Reject.ini" </w:instrText>
        </w:r>
        <w:r w:rsidR="0074226E">
          <w:fldChar w:fldCharType="separate"/>
        </w:r>
        <w:r w:rsidR="0074226E" w:rsidRPr="0074226E">
          <w:rPr>
            <w:rStyle w:val="Hyperlink"/>
          </w:rPr>
          <w:t>https://github.com/pc2ccs/pc2v9/wiki/Reject.ini</w:t>
        </w:r>
        <w:r w:rsidR="0074226E">
          <w:fldChar w:fldCharType="end"/>
        </w:r>
      </w:ins>
      <w:ins w:id="7299" w:author="John Clevenger" w:date="2022-06-21T14:24:00Z">
        <w:r w:rsidR="0074226E" w:rsidRPr="0074226E" w:rsidDel="0074226E">
          <w:t xml:space="preserve"> </w:t>
        </w:r>
      </w:ins>
      <w:del w:id="7300" w:author="John Clevenger" w:date="2022-06-21T14:24:00Z">
        <w:r w:rsidR="00FE3AD6" w:rsidDel="0074226E">
          <w:fldChar w:fldCharType="begin"/>
        </w:r>
        <w:r w:rsidR="00FE3AD6" w:rsidDel="0074226E">
          <w:delInstrText xml:space="preserve"> HYPERLINK "https://pc2.ecs.csus.edu/wiki/Reject.ini" </w:delInstrText>
        </w:r>
        <w:r w:rsidR="00FE3AD6" w:rsidDel="0074226E">
          <w:fldChar w:fldCharType="separate"/>
        </w:r>
      </w:del>
      <w:r w:rsidR="005A0BAC">
        <w:rPr>
          <w:b/>
          <w:bCs/>
        </w:rPr>
        <w:t>Error! Hyperlink reference not valid.</w:t>
      </w:r>
      <w:del w:id="7301" w:author="John Clevenger" w:date="2022-06-21T14:24:00Z">
        <w:r w:rsidR="00FE3AD6" w:rsidDel="0074226E">
          <w:rPr>
            <w:rStyle w:val="Hyperlink"/>
          </w:rPr>
          <w:fldChar w:fldCharType="end"/>
        </w:r>
      </w:del>
      <w:r>
        <w:t xml:space="preserve"> </w:t>
      </w:r>
    </w:p>
    <w:p w14:paraId="1128C2A4" w14:textId="77777777" w:rsidR="00175AAB" w:rsidRDefault="00175AAB" w:rsidP="00956225">
      <w:pPr>
        <w:pStyle w:val="Appendix"/>
      </w:pPr>
      <w:bookmarkStart w:id="7302" w:name="_Toc132121056"/>
      <w:r>
        <w:lastRenderedPageBreak/>
        <w:t>Appendix Q – GUI Customization</w:t>
      </w:r>
      <w:bookmarkEnd w:id="7302"/>
    </w:p>
    <w:p w14:paraId="63BFC6E5" w14:textId="77777777" w:rsidR="00175AAB" w:rsidRDefault="00175AAB">
      <w:pPr>
        <w:spacing w:before="240"/>
        <w:ind w:firstLine="270"/>
        <w:jc w:val="both"/>
        <w:pPrChange w:id="7303" w:author="John Clevenger" w:date="2022-06-16T11:46:00Z">
          <w:pPr>
            <w:spacing w:before="240"/>
            <w:jc w:val="both"/>
          </w:pPr>
        </w:pPrChange>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w:t>
      </w:r>
      <w:r w:rsidR="00293E8D" w:rsidRPr="00541DA7">
        <w:rPr>
          <w:rFonts w:ascii="Courier New" w:hAnsi="Courier New" w:cs="Courier New"/>
          <w:b/>
          <w:bCs/>
          <w:sz w:val="22"/>
          <w:szCs w:val="22"/>
          <w:rPrChange w:id="7304" w:author="John Clevenger" w:date="2022-06-16T11:46:00Z">
            <w:rPr/>
          </w:rPrChange>
        </w:rPr>
        <w:t>bi</w:t>
      </w:r>
      <w:r w:rsidR="00293E8D" w:rsidRPr="00541DA7">
        <w:rPr>
          <w:rFonts w:ascii="Courier New" w:hAnsi="Courier New" w:cs="Courier New"/>
          <w:b/>
          <w:bCs/>
          <w:sz w:val="22"/>
          <w:szCs w:val="22"/>
          <w:rPrChange w:id="7305" w:author="John Clevenger" w:date="2022-06-16T11:46:00Z">
            <w:rPr>
              <w:rFonts w:ascii="Courier New" w:hAnsi="Courier New" w:cs="Courier New"/>
              <w:sz w:val="22"/>
              <w:szCs w:val="22"/>
            </w:rPr>
          </w:rPrChange>
        </w:rPr>
        <w:t>n</w:t>
      </w:r>
      <w:r w:rsidR="00293E8D">
        <w:t xml:space="preserve">, </w:t>
      </w:r>
      <w:r w:rsidR="00293E8D" w:rsidRPr="00541DA7">
        <w:rPr>
          <w:rFonts w:ascii="Courier New" w:hAnsi="Courier New" w:cs="Courier New"/>
          <w:b/>
          <w:bCs/>
          <w:sz w:val="22"/>
          <w:szCs w:val="22"/>
          <w:rPrChange w:id="7306" w:author="John Clevenger" w:date="2022-06-16T11:46:00Z">
            <w:rPr>
              <w:rFonts w:ascii="Courier New" w:hAnsi="Courier New" w:cs="Courier New"/>
              <w:sz w:val="22"/>
              <w:szCs w:val="22"/>
            </w:rPr>
          </w:rPrChange>
        </w:rPr>
        <w:t>data</w:t>
      </w:r>
      <w:r w:rsidR="00293E8D">
        <w:t xml:space="preserve">, </w:t>
      </w:r>
      <w:r w:rsidR="00293E8D" w:rsidRPr="00541DA7">
        <w:rPr>
          <w:rFonts w:ascii="Courier New" w:hAnsi="Courier New" w:cs="Courier New"/>
          <w:b/>
          <w:bCs/>
          <w:sz w:val="22"/>
          <w:szCs w:val="22"/>
          <w:rPrChange w:id="7307" w:author="John Clevenger" w:date="2022-06-16T11:46:00Z">
            <w:rPr>
              <w:rFonts w:ascii="Courier New" w:hAnsi="Courier New" w:cs="Courier New"/>
              <w:sz w:val="22"/>
              <w:szCs w:val="22"/>
            </w:rPr>
          </w:rPrChange>
        </w:rPr>
        <w:t>doc</w:t>
      </w:r>
      <w:r w:rsidR="00293E8D">
        <w:t xml:space="preserve">, </w:t>
      </w:r>
      <w:r w:rsidR="00293E8D" w:rsidRPr="00541DA7">
        <w:rPr>
          <w:rFonts w:ascii="Courier New" w:hAnsi="Courier New" w:cs="Courier New"/>
          <w:b/>
          <w:bCs/>
          <w:sz w:val="22"/>
          <w:szCs w:val="22"/>
          <w:rPrChange w:id="7308" w:author="John Clevenger" w:date="2022-06-16T11:46:00Z">
            <w:rPr>
              <w:rFonts w:ascii="Courier New" w:hAnsi="Courier New" w:cs="Courier New"/>
              <w:sz w:val="22"/>
              <w:szCs w:val="22"/>
            </w:rPr>
          </w:rPrChange>
        </w:rPr>
        <w:t>lib</w:t>
      </w:r>
      <w:r w:rsidR="00293E8D">
        <w:t xml:space="preserve">, and </w:t>
      </w:r>
      <w:proofErr w:type="spellStart"/>
      <w:r w:rsidR="00293E8D" w:rsidRPr="00541DA7">
        <w:rPr>
          <w:rFonts w:ascii="Courier New" w:hAnsi="Courier New" w:cs="Courier New"/>
          <w:b/>
          <w:bCs/>
          <w:sz w:val="22"/>
          <w:szCs w:val="22"/>
          <w:rPrChange w:id="7309" w:author="John Clevenger" w:date="2022-06-16T11:46:00Z">
            <w:rPr>
              <w:rFonts w:ascii="Courier New" w:hAnsi="Courier New" w:cs="Courier New"/>
              <w:sz w:val="22"/>
              <w:szCs w:val="22"/>
            </w:rPr>
          </w:rPrChange>
        </w:rPr>
        <w:t>samps</w:t>
      </w:r>
      <w:proofErr w:type="spellEnd"/>
      <w:r w:rsidR="00293E8D">
        <w:t xml:space="preserve"> folders) and then </w:t>
      </w:r>
      <w:r>
        <w:t xml:space="preserve">adding appropriate </w:t>
      </w:r>
      <w:r w:rsidR="00293E8D">
        <w:t xml:space="preserve">image </w:t>
      </w:r>
      <w:r>
        <w:t>files to the “</w:t>
      </w:r>
      <w:r w:rsidRPr="00541DA7">
        <w:rPr>
          <w:rFonts w:ascii="Courier New" w:hAnsi="Courier New" w:cs="Courier New"/>
          <w:b/>
          <w:bCs/>
          <w:sz w:val="22"/>
          <w:szCs w:val="22"/>
          <w:rPrChange w:id="7310" w:author="John Clevenger" w:date="2022-06-16T11:47:00Z">
            <w:rPr>
              <w:rFonts w:ascii="Courier New" w:hAnsi="Courier New" w:cs="Courier New"/>
              <w:sz w:val="22"/>
              <w:szCs w:val="22"/>
            </w:rPr>
          </w:rPrChange>
        </w:rPr>
        <w:t>images</w:t>
      </w:r>
      <w:r>
        <w:t xml:space="preserve">” folder.  </w:t>
      </w:r>
      <w:r w:rsidR="00293E8D">
        <w:t xml:space="preserve">Be sure that both the </w:t>
      </w:r>
      <w:r w:rsidR="00293E8D" w:rsidRPr="00541DA7">
        <w:rPr>
          <w:rFonts w:ascii="Courier New" w:hAnsi="Courier New" w:cs="Courier New"/>
          <w:b/>
          <w:bCs/>
          <w:sz w:val="22"/>
          <w:szCs w:val="22"/>
          <w:rPrChange w:id="7311" w:author="John Clevenger" w:date="2022-06-16T11:47:00Z">
            <w:rPr>
              <w:rFonts w:ascii="Courier New" w:hAnsi="Courier New" w:cs="Courier New"/>
              <w:sz w:val="22"/>
              <w:szCs w:val="22"/>
            </w:rPr>
          </w:rPrChange>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541DA7">
        <w:rPr>
          <w:rFonts w:ascii="Courier New" w:hAnsi="Courier New" w:cs="Courier New"/>
          <w:b/>
          <w:bCs/>
          <w:sz w:val="22"/>
          <w:szCs w:val="22"/>
          <w:rPrChange w:id="7312" w:author="John Clevenger" w:date="2022-06-16T11:47:00Z">
            <w:rPr>
              <w:rFonts w:ascii="Courier New" w:hAnsi="Courier New" w:cs="Courier New"/>
              <w:sz w:val="22"/>
              <w:szCs w:val="22"/>
            </w:rPr>
          </w:rPrChange>
        </w:rPr>
        <w:t>logo.png</w:t>
      </w:r>
      <w:r>
        <w:t>” (or “</w:t>
      </w:r>
      <w:r w:rsidRPr="00541DA7">
        <w:rPr>
          <w:rFonts w:ascii="Courier New" w:hAnsi="Courier New" w:cs="Courier New"/>
          <w:b/>
          <w:bCs/>
          <w:sz w:val="22"/>
          <w:szCs w:val="22"/>
          <w:rPrChange w:id="7313" w:author="John Clevenger" w:date="2022-06-16T11:47:00Z">
            <w:rPr>
              <w:rFonts w:ascii="Courier New" w:hAnsi="Courier New" w:cs="Courier New"/>
              <w:sz w:val="22"/>
              <w:szCs w:val="22"/>
            </w:rPr>
          </w:rPrChange>
        </w:rPr>
        <w:t>logo.jpg</w:t>
      </w:r>
      <w:r>
        <w:t>”) and “</w:t>
      </w:r>
      <w:r w:rsidRPr="00541DA7">
        <w:rPr>
          <w:rFonts w:ascii="Courier New" w:hAnsi="Courier New" w:cs="Courier New"/>
          <w:b/>
          <w:bCs/>
          <w:sz w:val="22"/>
          <w:szCs w:val="22"/>
          <w:rPrChange w:id="7314" w:author="John Clevenger" w:date="2022-06-16T11:47:00Z">
            <w:rPr>
              <w:rFonts w:ascii="Courier New" w:hAnsi="Courier New" w:cs="Courier New"/>
              <w:sz w:val="22"/>
              <w:szCs w:val="22"/>
            </w:rPr>
          </w:rPrChange>
        </w:rPr>
        <w:t>banner.png</w:t>
      </w:r>
      <w:r>
        <w:t>” (or “</w:t>
      </w:r>
      <w:r w:rsidRPr="00541DA7">
        <w:rPr>
          <w:rFonts w:ascii="Courier New" w:hAnsi="Courier New" w:cs="Courier New"/>
          <w:b/>
          <w:bCs/>
          <w:sz w:val="22"/>
          <w:szCs w:val="22"/>
          <w:rPrChange w:id="7315" w:author="John Clevenger" w:date="2022-06-16T11:47:00Z">
            <w:rPr>
              <w:rFonts w:ascii="Courier New" w:hAnsi="Courier New" w:cs="Courier New"/>
              <w:sz w:val="22"/>
              <w:szCs w:val="22"/>
            </w:rPr>
          </w:rPrChange>
        </w:rPr>
        <w:t>banner.jpg</w:t>
      </w:r>
      <w:r>
        <w:t>”)</w:t>
      </w:r>
      <w:r w:rsidR="00325167">
        <w:t xml:space="preserve"> in the “</w:t>
      </w:r>
      <w:r w:rsidR="00325167" w:rsidRPr="00541DA7">
        <w:rPr>
          <w:rFonts w:ascii="Courier New" w:hAnsi="Courier New" w:cs="Courier New"/>
          <w:b/>
          <w:bCs/>
          <w:sz w:val="22"/>
          <w:szCs w:val="22"/>
          <w:rPrChange w:id="7316" w:author="John Clevenger" w:date="2022-06-16T11:47:00Z">
            <w:rPr>
              <w:rFonts w:ascii="Courier New" w:hAnsi="Courier New" w:cs="Courier New"/>
              <w:sz w:val="22"/>
              <w:szCs w:val="22"/>
            </w:rPr>
          </w:rPrChange>
        </w:rPr>
        <w:t>images</w:t>
      </w:r>
      <w:r w:rsidR="00325167">
        <w:t>” folder</w:t>
      </w:r>
      <w:r>
        <w:t>.  If a “</w:t>
      </w:r>
      <w:r w:rsidRPr="00541DA7">
        <w:rPr>
          <w:rFonts w:ascii="Courier New" w:hAnsi="Courier New" w:cs="Courier New"/>
          <w:b/>
          <w:bCs/>
          <w:sz w:val="22"/>
          <w:szCs w:val="22"/>
          <w:rPrChange w:id="7317" w:author="John Clevenger" w:date="2022-06-16T11:47:00Z">
            <w:rPr>
              <w:rFonts w:ascii="Courier New" w:hAnsi="Courier New" w:cs="Courier New"/>
              <w:sz w:val="22"/>
              <w:szCs w:val="22"/>
            </w:rPr>
          </w:rPrChange>
        </w:rPr>
        <w:t>logo.</w:t>
      </w:r>
      <w:r w:rsidR="000D7888" w:rsidRPr="00541DA7">
        <w:rPr>
          <w:rFonts w:ascii="Courier New" w:hAnsi="Courier New" w:cs="Courier New"/>
          <w:b/>
          <w:bCs/>
          <w:sz w:val="22"/>
          <w:szCs w:val="22"/>
          <w:rPrChange w:id="7318" w:author="John Clevenger" w:date="2022-06-16T11:47:00Z">
            <w:rPr>
              <w:rFonts w:ascii="Courier New" w:hAnsi="Courier New" w:cs="Courier New"/>
              <w:sz w:val="22"/>
              <w:szCs w:val="22"/>
            </w:rPr>
          </w:rPrChange>
        </w:rPr>
        <w:t>png</w:t>
      </w:r>
      <w:r>
        <w:t xml:space="preserve">” </w:t>
      </w:r>
      <w:r w:rsidR="000D7888">
        <w:t>or “</w:t>
      </w:r>
      <w:r w:rsidR="000D7888" w:rsidRPr="00541DA7">
        <w:rPr>
          <w:rFonts w:ascii="Courier New" w:hAnsi="Courier New" w:cs="Courier New"/>
          <w:b/>
          <w:bCs/>
          <w:sz w:val="22"/>
          <w:szCs w:val="22"/>
          <w:rPrChange w:id="7319" w:author="John Clevenger" w:date="2022-06-16T11:47:00Z">
            <w:rPr>
              <w:rFonts w:ascii="Courier New" w:hAnsi="Courier New" w:cs="Courier New"/>
              <w:sz w:val="22"/>
              <w:szCs w:val="22"/>
            </w:rPr>
          </w:rPrChange>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541DA7">
        <w:rPr>
          <w:rFonts w:ascii="Courier New" w:hAnsi="Courier New" w:cs="Courier New"/>
          <w:b/>
          <w:bCs/>
          <w:sz w:val="22"/>
          <w:szCs w:val="22"/>
          <w:rPrChange w:id="7320" w:author="John Clevenger" w:date="2022-06-16T11:47:00Z">
            <w:rPr>
              <w:rFonts w:ascii="Courier New" w:hAnsi="Courier New" w:cs="Courier New"/>
              <w:sz w:val="22"/>
              <w:szCs w:val="22"/>
            </w:rPr>
          </w:rPrChange>
        </w:rPr>
        <w:t>banner.png</w:t>
      </w:r>
      <w:r w:rsidR="000D7888">
        <w:t>” or “</w:t>
      </w:r>
      <w:r w:rsidR="000D7888" w:rsidRPr="00541DA7">
        <w:rPr>
          <w:rFonts w:ascii="Courier New" w:hAnsi="Courier New" w:cs="Courier New"/>
          <w:b/>
          <w:bCs/>
          <w:sz w:val="22"/>
          <w:szCs w:val="22"/>
          <w:rPrChange w:id="7321" w:author="John Clevenger" w:date="2022-06-16T11:47:00Z">
            <w:rPr>
              <w:rFonts w:ascii="Courier New" w:hAnsi="Courier New" w:cs="Courier New"/>
              <w:sz w:val="22"/>
              <w:szCs w:val="22"/>
            </w:rPr>
          </w:rPrChange>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541DA7">
        <w:rPr>
          <w:rFonts w:ascii="Courier New" w:hAnsi="Courier New" w:cs="Courier New"/>
          <w:b/>
          <w:bCs/>
          <w:sz w:val="22"/>
          <w:szCs w:val="22"/>
          <w:rPrChange w:id="7322" w:author="John Clevenger" w:date="2022-06-16T11:47:00Z">
            <w:rPr>
              <w:rFonts w:ascii="Courier New" w:hAnsi="Courier New" w:cs="Courier New"/>
              <w:sz w:val="22"/>
              <w:szCs w:val="22"/>
            </w:rPr>
          </w:rPrChange>
        </w:rPr>
        <w:t>.</w:t>
      </w:r>
      <w:proofErr w:type="spellStart"/>
      <w:r w:rsidR="00325167" w:rsidRPr="00541DA7">
        <w:rPr>
          <w:rFonts w:ascii="Courier New" w:hAnsi="Courier New" w:cs="Courier New"/>
          <w:b/>
          <w:bCs/>
          <w:sz w:val="22"/>
          <w:szCs w:val="22"/>
          <w:rPrChange w:id="7323" w:author="John Clevenger" w:date="2022-06-16T11:47:00Z">
            <w:rPr>
              <w:rFonts w:ascii="Courier New" w:hAnsi="Courier New" w:cs="Courier New"/>
              <w:sz w:val="22"/>
              <w:szCs w:val="22"/>
            </w:rPr>
          </w:rPrChange>
        </w:rPr>
        <w:t>png</w:t>
      </w:r>
      <w:proofErr w:type="spellEnd"/>
      <w:r w:rsidR="00325167">
        <w:t xml:space="preserve"> and a </w:t>
      </w:r>
      <w:r w:rsidR="00325167" w:rsidRPr="00541DA7">
        <w:rPr>
          <w:rFonts w:ascii="Courier New" w:hAnsi="Courier New" w:cs="Courier New"/>
          <w:b/>
          <w:bCs/>
          <w:sz w:val="22"/>
          <w:szCs w:val="22"/>
          <w:rPrChange w:id="7324" w:author="John Clevenger" w:date="2022-06-16T11:47:00Z">
            <w:rPr>
              <w:rFonts w:ascii="Courier New" w:hAnsi="Courier New" w:cs="Courier New"/>
              <w:sz w:val="22"/>
              <w:szCs w:val="22"/>
            </w:rPr>
          </w:rPrChange>
        </w:rPr>
        <w:t>.jpg</w:t>
      </w:r>
      <w:r w:rsidR="00325167">
        <w:t xml:space="preserve"> file are present, the </w:t>
      </w:r>
      <w:r w:rsidR="00325167" w:rsidRPr="00541DA7">
        <w:rPr>
          <w:rFonts w:ascii="Courier New" w:hAnsi="Courier New" w:cs="Courier New"/>
          <w:b/>
          <w:bCs/>
          <w:sz w:val="22"/>
          <w:szCs w:val="22"/>
          <w:rPrChange w:id="7325" w:author="John Clevenger" w:date="2022-06-16T11:48:00Z">
            <w:rPr>
              <w:rFonts w:ascii="Courier New" w:hAnsi="Courier New" w:cs="Courier New"/>
              <w:sz w:val="22"/>
              <w:szCs w:val="22"/>
            </w:rPr>
          </w:rPrChange>
        </w:rPr>
        <w:t>.</w:t>
      </w:r>
      <w:proofErr w:type="spellStart"/>
      <w:r w:rsidR="00325167" w:rsidRPr="00541DA7">
        <w:rPr>
          <w:rFonts w:ascii="Courier New" w:hAnsi="Courier New" w:cs="Courier New"/>
          <w:b/>
          <w:bCs/>
          <w:sz w:val="22"/>
          <w:szCs w:val="22"/>
          <w:rPrChange w:id="7326" w:author="John Clevenger" w:date="2022-06-16T11:48:00Z">
            <w:rPr>
              <w:rFonts w:ascii="Courier New" w:hAnsi="Courier New" w:cs="Courier New"/>
              <w:sz w:val="22"/>
              <w:szCs w:val="22"/>
            </w:rPr>
          </w:rPrChange>
        </w:rPr>
        <w:t>png</w:t>
      </w:r>
      <w:proofErr w:type="spellEnd"/>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541DA7">
        <w:rPr>
          <w:rFonts w:ascii="Courier New" w:hAnsi="Courier New" w:cs="Courier New"/>
          <w:b/>
          <w:bCs/>
          <w:sz w:val="22"/>
          <w:szCs w:val="22"/>
          <w:rPrChange w:id="7327" w:author="John Clevenger" w:date="2022-06-16T11:48:00Z">
            <w:rPr>
              <w:rFonts w:ascii="Courier New" w:hAnsi="Courier New" w:cs="Courier New"/>
              <w:sz w:val="22"/>
              <w:szCs w:val="22"/>
            </w:rPr>
          </w:rPrChange>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541DA7">
        <w:rPr>
          <w:rFonts w:ascii="Courier New" w:hAnsi="Courier New" w:cs="Courier New"/>
          <w:b/>
          <w:bCs/>
          <w:sz w:val="22"/>
          <w:szCs w:val="22"/>
          <w:rPrChange w:id="7328" w:author="John Clevenger" w:date="2022-06-16T11:48:00Z">
            <w:rPr>
              <w:rFonts w:ascii="Courier New" w:hAnsi="Courier New" w:cs="Courier New"/>
              <w:sz w:val="22"/>
              <w:szCs w:val="22"/>
            </w:rPr>
          </w:rPrChange>
        </w:rPr>
        <w:t>images</w:t>
      </w:r>
      <w:r>
        <w:t xml:space="preserve"> folder/files to each client machine.)</w:t>
      </w:r>
    </w:p>
    <w:p w14:paraId="5C5459AB" w14:textId="77777777" w:rsidR="00A6620E" w:rsidRDefault="00A92296">
      <w:pPr>
        <w:spacing w:before="240"/>
        <w:jc w:val="both"/>
      </w:pPr>
      <w:r>
        <w:rPr>
          <w:noProof/>
        </w:rPr>
        <w:drawing>
          <wp:anchor distT="0" distB="0" distL="114300" distR="114300" simplePos="0" relativeHeight="251655168" behindDoc="0" locked="0" layoutInCell="1" allowOverlap="1" wp14:anchorId="75BD5380" wp14:editId="0D0CFAEC">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956225">
      <w:pPr>
        <w:pStyle w:val="Appendix"/>
      </w:pPr>
      <w:bookmarkStart w:id="7329" w:name="_Toc132121057"/>
      <w:r>
        <w:lastRenderedPageBreak/>
        <w:t>Appendix R – Shadow Mode</w:t>
      </w:r>
      <w:bookmarkEnd w:id="7329"/>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83"/>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325B1C91"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w:t>
      </w:r>
      <w:ins w:id="7330" w:author="John Clevenger" w:date="2022-12-17T16:19:00Z">
        <w:r w:rsidR="004D72C9">
          <w:t xml:space="preserve">most recent </w:t>
        </w:r>
      </w:ins>
      <w:r w:rsidR="00247421">
        <w:t xml:space="preserve">CLICS Contest API can be found at </w:t>
      </w:r>
      <w:ins w:id="7331" w:author="John Clevenger" w:date="2022-12-17T16:19:00Z">
        <w:r w:rsidR="004D72C9">
          <w:fldChar w:fldCharType="begin"/>
        </w:r>
        <w:r w:rsidR="004D72C9">
          <w:instrText xml:space="preserve"> HYPERLINK "https://ccs-specs.icpc.io/2022-07/contest_api" </w:instrText>
        </w:r>
        <w:r w:rsidR="004D72C9">
          <w:fldChar w:fldCharType="separate"/>
        </w:r>
        <w:r w:rsidR="004D72C9" w:rsidRPr="004D72C9">
          <w:rPr>
            <w:rStyle w:val="Hyperlink"/>
          </w:rPr>
          <w:t>https://ccs-specs.icpc.io/2022-07/contest_api</w:t>
        </w:r>
        <w:r w:rsidR="004D72C9">
          <w:fldChar w:fldCharType="end"/>
        </w:r>
      </w:ins>
      <w:del w:id="7332" w:author="John Clevenger" w:date="2022-06-16T11:06:00Z">
        <w:r w:rsidR="00FE3AD6" w:rsidDel="00372652">
          <w:fldChar w:fldCharType="begin"/>
        </w:r>
        <w:r w:rsidR="00FE3AD6" w:rsidDel="00372652">
          <w:delInstrText xml:space="preserve"> HYPERLINK "https://clics.ecs.baylor.edu/index.php?title=Main_Page" </w:delInstrText>
        </w:r>
        <w:r w:rsidR="00FE3AD6" w:rsidDel="00372652">
          <w:fldChar w:fldCharType="separate"/>
        </w:r>
      </w:del>
      <w:r w:rsidR="005A0BAC">
        <w:rPr>
          <w:b/>
          <w:bCs/>
        </w:rPr>
        <w:t>Error! Hyperlink reference not valid.</w:t>
      </w:r>
      <w:del w:id="7333" w:author="John Clevenger" w:date="2022-06-16T11:06:00Z">
        <w:r w:rsidR="00FE3AD6" w:rsidDel="00372652">
          <w:rPr>
            <w:rStyle w:val="Hyperlink"/>
          </w:rPr>
          <w:fldChar w:fldCharType="end"/>
        </w:r>
      </w:del>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59AA9001" w:rsidR="00E2235B" w:rsidRDefault="001805B9" w:rsidP="00FA7C27">
      <w:pPr>
        <w:spacing w:before="240"/>
        <w:ind w:firstLine="540"/>
        <w:jc w:val="both"/>
        <w:rPr>
          <w:ins w:id="7334" w:author="John Clevenger" w:date="2022-06-27T15:23:00Z"/>
        </w:rPr>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14:paraId="7F635F2F" w14:textId="77777777" w:rsidR="006D0822" w:rsidRPr="001805B9" w:rsidRDefault="006D0822" w:rsidP="00FA7C27">
      <w:pPr>
        <w:spacing w:before="240"/>
        <w:ind w:firstLine="540"/>
        <w:jc w:val="both"/>
      </w:pPr>
    </w:p>
    <w:p w14:paraId="55A05DE4" w14:textId="77777777" w:rsidR="00D618A1" w:rsidRDefault="00D618A1" w:rsidP="00D618A1">
      <w:pPr>
        <w:numPr>
          <w:ilvl w:val="0"/>
          <w:numId w:val="35"/>
        </w:numPr>
        <w:spacing w:before="240"/>
        <w:jc w:val="both"/>
        <w:rPr>
          <w:b/>
        </w:rPr>
      </w:pPr>
      <w:r>
        <w:rPr>
          <w:b/>
        </w:rPr>
        <w:t>Shadow Setup</w:t>
      </w:r>
    </w:p>
    <w:p w14:paraId="043EE5F3" w14:textId="7AC07BB4" w:rsidR="001805B9" w:rsidRDefault="001805B9" w:rsidP="001805B9">
      <w:pPr>
        <w:spacing w:before="240"/>
        <w:ind w:firstLine="540"/>
        <w:jc w:val="both"/>
        <w:rPr>
          <w:ins w:id="7335" w:author="John Clevenger" w:date="2022-06-27T15:23:00Z"/>
        </w:rPr>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ins w:id="7336" w:author="John Clevenger" w:date="2022-06-27T15:18:00Z">
        <w:r w:rsidR="006D0822">
          <w:t xml:space="preserve">shadow </w:t>
        </w:r>
      </w:ins>
      <w:r>
        <w:t>system using these approaches.</w:t>
      </w:r>
    </w:p>
    <w:p w14:paraId="45569E1A" w14:textId="2C459BF6" w:rsidR="009A5BD5" w:rsidRDefault="009A5BD5" w:rsidP="001805B9">
      <w:pPr>
        <w:spacing w:before="240"/>
        <w:ind w:firstLine="540"/>
        <w:jc w:val="both"/>
        <w:rPr>
          <w:ins w:id="7337" w:author="John Clevenger" w:date="2022-06-27T15:23:00Z"/>
        </w:rPr>
      </w:pPr>
    </w:p>
    <w:p w14:paraId="057D005E" w14:textId="77777777" w:rsidR="009A5BD5" w:rsidRDefault="009A5BD5" w:rsidP="001805B9">
      <w:pPr>
        <w:spacing w:before="240"/>
        <w:ind w:firstLine="540"/>
        <w:jc w:val="both"/>
      </w:pPr>
    </w:p>
    <w:p w14:paraId="7C0840E3" w14:textId="77777777" w:rsidR="00D618A1" w:rsidRDefault="001805B9">
      <w:pPr>
        <w:keepNext/>
        <w:keepLines/>
        <w:numPr>
          <w:ilvl w:val="1"/>
          <w:numId w:val="35"/>
        </w:numPr>
        <w:spacing w:before="240"/>
        <w:ind w:left="634"/>
        <w:jc w:val="both"/>
        <w:rPr>
          <w:b/>
        </w:rPr>
        <w:pPrChange w:id="7338" w:author="John Clevenger" w:date="2022-06-27T15:23:00Z">
          <w:pPr>
            <w:numPr>
              <w:ilvl w:val="1"/>
              <w:numId w:val="35"/>
            </w:numPr>
            <w:spacing w:before="240"/>
            <w:ind w:left="630" w:hanging="432"/>
            <w:jc w:val="both"/>
          </w:pPr>
        </w:pPrChange>
      </w:pPr>
      <w:r>
        <w:rPr>
          <w:b/>
        </w:rPr>
        <w:lastRenderedPageBreak/>
        <w:t>Interactive Setup</w:t>
      </w:r>
    </w:p>
    <w:p w14:paraId="63AE4BB5" w14:textId="32C13909" w:rsidR="001805B9" w:rsidDel="006D0822" w:rsidRDefault="006D0822">
      <w:pPr>
        <w:spacing w:before="240"/>
        <w:ind w:firstLine="540"/>
        <w:jc w:val="both"/>
        <w:rPr>
          <w:del w:id="7339" w:author="John Clevenger" w:date="2022-06-27T15:18:00Z"/>
        </w:rPr>
      </w:pPr>
      <w:r>
        <w:rPr>
          <w:noProof/>
        </w:rPr>
        <w:drawing>
          <wp:anchor distT="0" distB="0" distL="114300" distR="114300" simplePos="0" relativeHeight="251636736" behindDoc="0" locked="0" layoutInCell="1" allowOverlap="1" wp14:anchorId="625D31BA" wp14:editId="4C90DC2A">
            <wp:simplePos x="0" y="0"/>
            <wp:positionH relativeFrom="column">
              <wp:posOffset>112796</wp:posOffset>
            </wp:positionH>
            <wp:positionV relativeFrom="paragraph">
              <wp:posOffset>721527</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5B9">
        <w:t xml:space="preserve">Interactive </w:t>
      </w:r>
      <w:r w:rsidR="00E2235B">
        <w:t xml:space="preserve">shadow mode </w:t>
      </w:r>
      <w:r w:rsidR="001805B9">
        <w:t xml:space="preserve">configuration is </w:t>
      </w:r>
      <w:ins w:id="7340" w:author="John Clevenger" w:date="2022-06-27T13:09:00Z">
        <w:r w:rsidR="00D45050">
          <w:t xml:space="preserve">primarily </w:t>
        </w:r>
      </w:ins>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39E8CB04" w:rsidR="00E2235B" w:rsidDel="006D0822" w:rsidRDefault="00E2235B">
      <w:pPr>
        <w:spacing w:before="240"/>
        <w:ind w:firstLine="540"/>
        <w:jc w:val="both"/>
        <w:rPr>
          <w:del w:id="7341" w:author="John Clevenger" w:date="2022-06-27T15:18:00Z"/>
        </w:rPr>
      </w:pPr>
    </w:p>
    <w:p w14:paraId="52CD77BA" w14:textId="50D38747" w:rsidR="00E2235B" w:rsidRDefault="00E2235B" w:rsidP="009A5BD5">
      <w:pPr>
        <w:spacing w:before="240"/>
        <w:ind w:firstLine="540"/>
        <w:jc w:val="both"/>
      </w:pP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00847E4B" w:rsidR="00AB4D97" w:rsidRDefault="00AB4D97" w:rsidP="001E4054">
      <w:pPr>
        <w:spacing w:before="240"/>
        <w:ind w:firstLine="540"/>
        <w:jc w:val="both"/>
        <w:rPr>
          <w:ins w:id="7342" w:author="John Clevenger" w:date="2022-06-27T13:09:00Z"/>
        </w:rPr>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75EDA8EF" w14:textId="129A2A5E" w:rsidR="00D45050" w:rsidRDefault="00D45050" w:rsidP="001E4054">
      <w:pPr>
        <w:spacing w:before="240"/>
        <w:ind w:firstLine="540"/>
        <w:jc w:val="both"/>
        <w:rPr>
          <w:ins w:id="7343" w:author="John Clevenger" w:date="2022-06-27T15:43:00Z"/>
        </w:rPr>
      </w:pPr>
      <w:ins w:id="7344" w:author="John Clevenger" w:date="2022-06-27T13:10:00Z">
        <w:r>
          <w:t xml:space="preserve">In addition to configuring </w:t>
        </w:r>
      </w:ins>
      <w:ins w:id="7345" w:author="John Clevenger" w:date="2022-06-27T13:11:00Z">
        <w:r>
          <w:t xml:space="preserve">shadowing on the </w:t>
        </w:r>
        <w:r w:rsidRPr="007453E7">
          <w:rPr>
            <w:rFonts w:ascii="Arial Narrow" w:hAnsi="Arial Narrow"/>
            <w:b/>
            <w:rPrChange w:id="7346" w:author="John Clevenger" w:date="2022-06-27T13:16:00Z">
              <w:rPr/>
            </w:rPrChange>
          </w:rPr>
          <w:t>Settings</w:t>
        </w:r>
        <w:r>
          <w:t xml:space="preserve"> screen as described above, </w:t>
        </w:r>
      </w:ins>
      <w:ins w:id="7347" w:author="John Clevenger" w:date="2022-06-27T15:20:00Z">
        <w:r w:rsidR="006D0822">
          <w:t xml:space="preserve">the </w:t>
        </w:r>
      </w:ins>
      <w:ins w:id="7348" w:author="John Clevenger" w:date="2022-06-27T15:19:00Z">
        <w:r w:rsidR="006D0822">
          <w:t>PC</w:t>
        </w:r>
        <w:r w:rsidR="006D0822" w:rsidRPr="006D0822">
          <w:rPr>
            <w:vertAlign w:val="superscript"/>
            <w:rPrChange w:id="7349" w:author="John Clevenger" w:date="2022-06-27T15:20:00Z">
              <w:rPr/>
            </w:rPrChange>
          </w:rPr>
          <w:t>2</w:t>
        </w:r>
        <w:r w:rsidR="006D0822">
          <w:t xml:space="preserve"> </w:t>
        </w:r>
      </w:ins>
      <w:ins w:id="7350" w:author="John Clevenger" w:date="2022-06-27T15:28:00Z">
        <w:r w:rsidR="009A5BD5">
          <w:t>“</w:t>
        </w:r>
      </w:ins>
      <w:ins w:id="7351" w:author="John Clevenger" w:date="2022-06-27T15:20:00Z">
        <w:r w:rsidR="006D0822">
          <w:t>FEEDER1</w:t>
        </w:r>
      </w:ins>
      <w:ins w:id="7352" w:author="John Clevenger" w:date="2022-06-27T15:28:00Z">
        <w:r w:rsidR="009A5BD5">
          <w:t>”</w:t>
        </w:r>
      </w:ins>
      <w:ins w:id="7353" w:author="John Clevenger" w:date="2022-06-27T15:20:00Z">
        <w:r w:rsidR="006D0822">
          <w:t xml:space="preserve"> </w:t>
        </w:r>
      </w:ins>
      <w:ins w:id="7354" w:author="John Clevenger" w:date="2022-06-27T15:19:00Z">
        <w:r w:rsidR="006D0822">
          <w:t xml:space="preserve">account must </w:t>
        </w:r>
      </w:ins>
      <w:ins w:id="7355" w:author="John Clevenger" w:date="2022-06-27T15:32:00Z">
        <w:r w:rsidR="00FB7A42">
          <w:t xml:space="preserve">exist and be </w:t>
        </w:r>
      </w:ins>
      <w:ins w:id="7356" w:author="John Clevenger" w:date="2022-06-27T15:19:00Z">
        <w:r w:rsidR="006D0822">
          <w:t>configured for shadow operation</w:t>
        </w:r>
      </w:ins>
      <w:ins w:id="7357" w:author="John Clevenger" w:date="2022-06-27T15:20:00Z">
        <w:r w:rsidR="006D0822">
          <w:t>s</w:t>
        </w:r>
      </w:ins>
      <w:ins w:id="7358" w:author="John Clevenger" w:date="2022-06-27T13:12:00Z">
        <w:r>
          <w:t xml:space="preserve">.  Shadowing is started by logging into </w:t>
        </w:r>
      </w:ins>
      <w:ins w:id="7359" w:author="John Clevenger" w:date="2022-06-27T13:13:00Z">
        <w:r>
          <w:t>PC</w:t>
        </w:r>
        <w:r w:rsidRPr="00D45050">
          <w:rPr>
            <w:vertAlign w:val="superscript"/>
            <w:rPrChange w:id="7360" w:author="John Clevenger" w:date="2022-06-27T13:13:00Z">
              <w:rPr/>
            </w:rPrChange>
          </w:rPr>
          <w:t>2</w:t>
        </w:r>
        <w:r>
          <w:t xml:space="preserve"> using </w:t>
        </w:r>
      </w:ins>
      <w:ins w:id="7361" w:author="John Clevenger" w:date="2022-06-27T15:20:00Z">
        <w:r w:rsidR="006D0822">
          <w:t>the</w:t>
        </w:r>
      </w:ins>
      <w:ins w:id="7362" w:author="John Clevenger" w:date="2022-06-27T13:13:00Z">
        <w:r>
          <w:t xml:space="preserve"> FEEDER</w:t>
        </w:r>
      </w:ins>
      <w:ins w:id="7363" w:author="John Clevenger" w:date="2022-06-27T15:20:00Z">
        <w:r w:rsidR="006D0822">
          <w:t>1</w:t>
        </w:r>
      </w:ins>
      <w:ins w:id="7364" w:author="John Clevenger" w:date="2022-06-27T13:13:00Z">
        <w:r>
          <w:t xml:space="preserve"> account (s</w:t>
        </w:r>
      </w:ins>
      <w:ins w:id="7365" w:author="John Clevenger" w:date="2022-06-27T13:12:00Z">
        <w:r>
          <w:t xml:space="preserve">ee </w:t>
        </w:r>
        <w:r w:rsidRPr="007453E7">
          <w:rPr>
            <w:b/>
            <w:bCs/>
            <w:rPrChange w:id="7366" w:author="John Clevenger" w:date="2022-06-27T13:13:00Z">
              <w:rPr/>
            </w:rPrChange>
          </w:rPr>
          <w:t>Starting Shadowing</w:t>
        </w:r>
        <w:r>
          <w:t>, below, for additional details</w:t>
        </w:r>
      </w:ins>
      <w:ins w:id="7367" w:author="John Clevenger" w:date="2022-06-27T13:15:00Z">
        <w:r w:rsidR="007453E7">
          <w:t>)</w:t>
        </w:r>
      </w:ins>
      <w:ins w:id="7368" w:author="John Clevenger" w:date="2022-06-27T13:12:00Z">
        <w:r>
          <w:t xml:space="preserve">.  </w:t>
        </w:r>
      </w:ins>
      <w:ins w:id="7369" w:author="John Clevenger" w:date="2022-06-27T13:16:00Z">
        <w:r w:rsidR="007453E7">
          <w:t>For</w:t>
        </w:r>
      </w:ins>
      <w:ins w:id="7370" w:author="John Clevenger" w:date="2022-06-27T13:14:00Z">
        <w:r w:rsidR="007453E7">
          <w:t xml:space="preserve"> </w:t>
        </w:r>
      </w:ins>
      <w:ins w:id="7371" w:author="John Clevenger" w:date="2022-06-27T15:21:00Z">
        <w:r w:rsidR="006D0822">
          <w:t>the FEEDER1</w:t>
        </w:r>
      </w:ins>
      <w:ins w:id="7372" w:author="John Clevenger" w:date="2022-06-27T13:14:00Z">
        <w:r w:rsidR="007453E7">
          <w:t xml:space="preserve"> account to be able to send submissions to the PC</w:t>
        </w:r>
        <w:r w:rsidR="007453E7" w:rsidRPr="007453E7">
          <w:rPr>
            <w:vertAlign w:val="superscript"/>
            <w:rPrChange w:id="7373" w:author="John Clevenger" w:date="2022-06-27T13:15:00Z">
              <w:rPr/>
            </w:rPrChange>
          </w:rPr>
          <w:t>2</w:t>
        </w:r>
        <w:r w:rsidR="007453E7">
          <w:t xml:space="preserve"> server on behalf o</w:t>
        </w:r>
      </w:ins>
      <w:ins w:id="7374" w:author="John Clevenger" w:date="2022-06-27T13:15:00Z">
        <w:r w:rsidR="007453E7">
          <w:t xml:space="preserve">f a team, </w:t>
        </w:r>
      </w:ins>
      <w:ins w:id="7375" w:author="John Clevenger" w:date="2022-06-27T15:21:00Z">
        <w:r w:rsidR="006D0822">
          <w:t>this</w:t>
        </w:r>
      </w:ins>
      <w:ins w:id="7376" w:author="John Clevenger" w:date="2022-06-27T13:15:00Z">
        <w:r w:rsidR="007453E7">
          <w:t xml:space="preserve"> account must have the ‘</w:t>
        </w:r>
        <w:r w:rsidR="007453E7" w:rsidRPr="00C93464">
          <w:rPr>
            <w:rFonts w:ascii="Arial Narrow" w:hAnsi="Arial Narrow"/>
            <w:b/>
            <w:sz w:val="22"/>
            <w:szCs w:val="22"/>
            <w:rPrChange w:id="7377" w:author="John Clevenger" w:date="2022-12-16T17:57:00Z">
              <w:rPr/>
            </w:rPrChange>
          </w:rPr>
          <w:t>SHADOW_PROXY_TEAM</w:t>
        </w:r>
      </w:ins>
      <w:ins w:id="7378" w:author="John Clevenger" w:date="2022-12-16T17:15:00Z">
        <w:r w:rsidR="00790BFD">
          <w:t>’</w:t>
        </w:r>
      </w:ins>
      <w:ins w:id="7379" w:author="John Clevenger" w:date="2022-06-27T13:15:00Z">
        <w:r w:rsidR="007453E7">
          <w:t xml:space="preserve"> permission</w:t>
        </w:r>
      </w:ins>
      <w:ins w:id="7380" w:author="John Clevenger" w:date="2022-12-16T17:57:00Z">
        <w:r w:rsidR="00C93464">
          <w:t>;</w:t>
        </w:r>
      </w:ins>
      <w:ins w:id="7381" w:author="John Clevenger" w:date="2022-12-16T17:55:00Z">
        <w:r w:rsidR="00C93464">
          <w:t xml:space="preserve"> in order for the FEEDER1 account to </w:t>
        </w:r>
      </w:ins>
      <w:ins w:id="7382" w:author="John Clevenger" w:date="2022-12-16T17:56:00Z">
        <w:r w:rsidR="00C93464">
          <w:t>be able to “resolve” submission differences (</w:t>
        </w:r>
      </w:ins>
      <w:ins w:id="7383" w:author="John Clevenger" w:date="2022-12-16T17:57:00Z">
        <w:r w:rsidR="00C93464">
          <w:t xml:space="preserve">see the section on “Resolving Runs”, below) the account must have the </w:t>
        </w:r>
        <w:r w:rsidR="00C93464" w:rsidRPr="00C93464">
          <w:rPr>
            <w:rFonts w:ascii="Arial Narrow" w:hAnsi="Arial Narrow"/>
            <w:b/>
            <w:sz w:val="22"/>
            <w:szCs w:val="22"/>
            <w:rPrChange w:id="7384" w:author="John Clevenger" w:date="2022-12-16T17:58:00Z">
              <w:rPr/>
            </w:rPrChange>
          </w:rPr>
          <w:t>EDIT_RUN</w:t>
        </w:r>
        <w:r w:rsidR="00C93464">
          <w:t xml:space="preserve"> permission.  </w:t>
        </w:r>
      </w:ins>
      <w:ins w:id="7385" w:author="John Clevenger" w:date="2022-12-16T17:16:00Z">
        <w:r w:rsidR="00790BFD">
          <w:t>These</w:t>
        </w:r>
      </w:ins>
      <w:ins w:id="7386" w:author="John Clevenger" w:date="2022-06-27T13:16:00Z">
        <w:r w:rsidR="007453E7">
          <w:t xml:space="preserve"> permiss</w:t>
        </w:r>
      </w:ins>
      <w:ins w:id="7387" w:author="John Clevenger" w:date="2022-06-27T13:17:00Z">
        <w:r w:rsidR="007453E7">
          <w:t>ion</w:t>
        </w:r>
      </w:ins>
      <w:ins w:id="7388" w:author="John Clevenger" w:date="2022-12-16T17:16:00Z">
        <w:r w:rsidR="00790BFD">
          <w:t>s</w:t>
        </w:r>
      </w:ins>
      <w:ins w:id="7389" w:author="John Clevenger" w:date="2022-06-27T13:17:00Z">
        <w:r w:rsidR="007453E7">
          <w:t xml:space="preserve"> can be added via the PC</w:t>
        </w:r>
        <w:r w:rsidR="007453E7" w:rsidRPr="007453E7">
          <w:rPr>
            <w:vertAlign w:val="superscript"/>
            <w:rPrChange w:id="7390" w:author="John Clevenger" w:date="2022-06-27T13:17:00Z">
              <w:rPr/>
            </w:rPrChange>
          </w:rPr>
          <w:t>2</w:t>
        </w:r>
        <w:r w:rsidR="007453E7">
          <w:t xml:space="preserve"> Admin’s </w:t>
        </w:r>
        <w:r w:rsidR="007453E7" w:rsidRPr="00FB7A42">
          <w:rPr>
            <w:rFonts w:ascii="Arial Narrow" w:hAnsi="Arial Narrow"/>
            <w:b/>
            <w:rPrChange w:id="7391" w:author="John Clevenger" w:date="2022-06-27T15:33:00Z">
              <w:rPr/>
            </w:rPrChange>
          </w:rPr>
          <w:t>Edit Account</w:t>
        </w:r>
        <w:r w:rsidR="007453E7">
          <w:t xml:space="preserve"> function.  </w:t>
        </w:r>
      </w:ins>
      <w:ins w:id="7392" w:author="John Clevenger" w:date="2022-06-27T13:18:00Z">
        <w:r w:rsidR="007453E7">
          <w:t>(</w:t>
        </w:r>
      </w:ins>
      <w:ins w:id="7393" w:author="John Clevenger" w:date="2022-12-16T17:16:00Z">
        <w:r w:rsidR="00790BFD">
          <w:t>They</w:t>
        </w:r>
      </w:ins>
      <w:ins w:id="7394" w:author="John Clevenger" w:date="2022-06-27T13:18:00Z">
        <w:r w:rsidR="007453E7">
          <w:t xml:space="preserve"> can also be added using YAML configuration; see the next section).</w:t>
        </w:r>
      </w:ins>
    </w:p>
    <w:p w14:paraId="03B0954A" w14:textId="6BFD5920" w:rsidR="00D45050" w:rsidRPr="00E2235B" w:rsidDel="0074485F" w:rsidRDefault="00D45050">
      <w:pPr>
        <w:spacing w:before="240"/>
        <w:jc w:val="both"/>
        <w:rPr>
          <w:del w:id="7395" w:author="John Clevenger" w:date="2022-06-27T15:46:00Z"/>
        </w:rPr>
        <w:pPrChange w:id="7396" w:author="John Clevenger" w:date="2022-06-27T13:09:00Z">
          <w:pPr>
            <w:spacing w:before="240"/>
            <w:ind w:firstLine="540"/>
            <w:jc w:val="both"/>
          </w:pPr>
        </w:pPrChange>
      </w:pPr>
    </w:p>
    <w:p w14:paraId="6A7E7E5E" w14:textId="155084D3" w:rsidR="001805B9" w:rsidRDefault="001805B9">
      <w:pPr>
        <w:keepNext/>
        <w:keepLines/>
        <w:numPr>
          <w:ilvl w:val="1"/>
          <w:numId w:val="35"/>
        </w:numPr>
        <w:spacing w:before="240"/>
        <w:ind w:left="634"/>
        <w:jc w:val="both"/>
        <w:rPr>
          <w:b/>
        </w:rPr>
        <w:pPrChange w:id="7397" w:author="John Clevenger" w:date="2022-06-27T15:22:00Z">
          <w:pPr>
            <w:numPr>
              <w:ilvl w:val="1"/>
              <w:numId w:val="35"/>
            </w:numPr>
            <w:spacing w:before="240"/>
            <w:ind w:left="630" w:hanging="432"/>
            <w:jc w:val="both"/>
          </w:pPr>
        </w:pPrChange>
      </w:pPr>
      <w:r>
        <w:rPr>
          <w:b/>
        </w:rPr>
        <w:t xml:space="preserve">YAML </w:t>
      </w:r>
      <w:del w:id="7398" w:author="John Clevenger" w:date="2022-06-27T15:26:00Z">
        <w:r w:rsidDel="009A5BD5">
          <w:rPr>
            <w:b/>
          </w:rPr>
          <w:delText>Configuration</w:delText>
        </w:r>
      </w:del>
      <w:ins w:id="7399" w:author="John Clevenger" w:date="2022-06-27T15:26:00Z">
        <w:r w:rsidR="009A5BD5">
          <w:rPr>
            <w:b/>
          </w:rPr>
          <w:t>Setup</w:t>
        </w:r>
      </w:ins>
    </w:p>
    <w:p w14:paraId="11C2D35D" w14:textId="49DE3B03" w:rsidR="001E4054" w:rsidRDefault="00AB4D97" w:rsidP="001E4054">
      <w:pPr>
        <w:spacing w:before="240"/>
        <w:ind w:firstLine="540"/>
        <w:jc w:val="both"/>
      </w:pPr>
      <w:del w:id="7400" w:author="John Clevenger" w:date="2022-06-27T15:36:00Z">
        <w:r w:rsidDel="009F292C">
          <w:delText>As with almost all other configuration items in</w:delText>
        </w:r>
      </w:del>
      <w:ins w:id="7401" w:author="John Clevenger" w:date="2022-06-27T15:36:00Z">
        <w:r w:rsidR="009F292C">
          <w:t>Starting with Version 9.8,</w:t>
        </w:r>
      </w:ins>
      <w:r>
        <w:t xml:space="preserve"> PC</w:t>
      </w:r>
      <w:r w:rsidRPr="00E2235B">
        <w:rPr>
          <w:vertAlign w:val="superscript"/>
        </w:rPr>
        <w:t>2</w:t>
      </w:r>
      <w:del w:id="7402" w:author="John Clevenger" w:date="2022-06-27T15:36:00Z">
        <w:r w:rsidDel="009F292C">
          <w:delText>,</w:delText>
        </w:r>
      </w:del>
      <w:r>
        <w:t xml:space="preserve"> shadow mode </w:t>
      </w:r>
      <w:del w:id="7403" w:author="John Clevenger" w:date="2022-06-27T15:49:00Z">
        <w:r w:rsidDel="002A7E1C">
          <w:delText xml:space="preserve">can be fully </w:delText>
        </w:r>
      </w:del>
      <w:r>
        <w:t>configur</w:t>
      </w:r>
      <w:ins w:id="7404" w:author="John Clevenger" w:date="2022-06-27T15:49:00Z">
        <w:r w:rsidR="002A7E1C">
          <w:t>ation can be done</w:t>
        </w:r>
      </w:ins>
      <w:del w:id="7405" w:author="John Clevenger" w:date="2022-06-27T15:49:00Z">
        <w:r w:rsidDel="002A7E1C">
          <w:delText>ed</w:delText>
        </w:r>
      </w:del>
      <w:r>
        <w:t xml:space="preserve"> </w:t>
      </w:r>
      <w:r w:rsidR="00573B5E">
        <w:t xml:space="preserve">via a YAML file (see the chapter on </w:t>
      </w:r>
      <w:r w:rsidR="001E4054" w:rsidRPr="001E4054">
        <w:rPr>
          <w:rFonts w:ascii="Arial Narrow" w:hAnsi="Arial Narrow"/>
          <w:b/>
        </w:rPr>
        <w:t>Configuring the Contest via Configuration Files</w:t>
      </w:r>
      <w:ins w:id="7406" w:author="John Clevenger" w:date="2022-12-17T15:24:00Z">
        <w:r w:rsidR="009F568F" w:rsidRPr="009F568F">
          <w:t xml:space="preserve"> </w:t>
        </w:r>
        <w:r w:rsidR="009F568F">
          <w:rPr>
            <w:iCs/>
          </w:rPr>
          <w:t>as well as the PC</w:t>
        </w:r>
        <w:r w:rsidR="009F568F" w:rsidRPr="009F568F">
          <w:rPr>
            <w:iCs/>
            <w:vertAlign w:val="superscript"/>
            <w:rPrChange w:id="7407" w:author="John Clevenger" w:date="2022-12-17T15:24:00Z">
              <w:rPr>
                <w:iCs/>
              </w:rPr>
            </w:rPrChange>
          </w:rPr>
          <w:t>2</w:t>
        </w:r>
        <w:r w:rsidR="009F568F">
          <w:rPr>
            <w:iCs/>
          </w:rPr>
          <w:t xml:space="preserve"> Wiki page at </w:t>
        </w:r>
        <w:r w:rsidR="009F568F">
          <w:rPr>
            <w:iCs/>
          </w:rPr>
          <w:fldChar w:fldCharType="begin"/>
        </w:r>
        <w:r w:rsidR="009F568F">
          <w:rPr>
            <w:iCs/>
          </w:rPr>
          <w:instrText xml:space="preserve"> HYPERLINK "https://github.com/pc2ccs/pc2v9/wiki/YAML-Contest-Configuration" </w:instrText>
        </w:r>
        <w:r w:rsidR="009F568F">
          <w:rPr>
            <w:iCs/>
          </w:rPr>
        </w:r>
        <w:r w:rsidR="009F568F">
          <w:rPr>
            <w:iCs/>
          </w:rPr>
          <w:fldChar w:fldCharType="separate"/>
        </w:r>
        <w:r w:rsidR="009F568F" w:rsidRPr="009F568F">
          <w:rPr>
            <w:rStyle w:val="Hyperlink"/>
            <w:iCs/>
          </w:rPr>
          <w:t>https://github.com/pc2ccs/pc2v9/wiki/YAML-Contest-Configuration</w:t>
        </w:r>
        <w:r w:rsidR="009F568F">
          <w:rPr>
            <w:iCs/>
          </w:rPr>
          <w:fldChar w:fldCharType="end"/>
        </w:r>
        <w:r w:rsidR="009F568F">
          <w:rPr>
            <w:iCs/>
          </w:rPr>
          <w:t xml:space="preserve"> </w:t>
        </w:r>
        <w:r w:rsidR="009F568F">
          <w:t>for details on YAML configuration files).</w:t>
        </w:r>
      </w:ins>
      <w:del w:id="7408" w:author="John Clevenger" w:date="2022-12-17T15:24:00Z">
        <w:r w:rsidR="001E4054" w:rsidDel="009F568F">
          <w:delText>).</w:delText>
        </w:r>
      </w:del>
      <w:r w:rsidR="001E4054">
        <w:t xml:space="preserve">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Pr="00FB7A42" w:rsidRDefault="001E4054" w:rsidP="00C825EF">
      <w:pPr>
        <w:spacing w:before="120" w:after="60"/>
        <w:ind w:firstLine="547"/>
        <w:jc w:val="both"/>
        <w:rPr>
          <w:rFonts w:ascii="Arial Narrow" w:hAnsi="Arial Narrow"/>
          <w:b/>
          <w:bCs/>
          <w:rPrChange w:id="7409" w:author="John Clevenger" w:date="2022-06-27T15:29:00Z">
            <w:rPr>
              <w:rFonts w:ascii="Arial Narrow" w:hAnsi="Arial Narrow"/>
            </w:rPr>
          </w:rPrChange>
        </w:rPr>
      </w:pPr>
      <w:r w:rsidRPr="00FB7A42">
        <w:rPr>
          <w:rFonts w:ascii="Arial Narrow" w:hAnsi="Arial Narrow"/>
          <w:b/>
          <w:bCs/>
          <w:rPrChange w:id="7410" w:author="John Clevenger" w:date="2022-06-27T15:29:00Z">
            <w:rPr>
              <w:rFonts w:ascii="Arial Narrow" w:hAnsi="Arial Narrow"/>
            </w:rPr>
          </w:rPrChange>
        </w:rPr>
        <w:t>shadow-mode: true</w:t>
      </w:r>
    </w:p>
    <w:p w14:paraId="1CA65EA9" w14:textId="77777777" w:rsidR="001E4054" w:rsidRPr="00FB7A42" w:rsidRDefault="001E4054" w:rsidP="001E4054">
      <w:pPr>
        <w:spacing w:after="60"/>
        <w:ind w:firstLine="547"/>
        <w:jc w:val="both"/>
        <w:rPr>
          <w:rFonts w:ascii="Arial Narrow" w:hAnsi="Arial Narrow"/>
          <w:b/>
          <w:bCs/>
          <w:rPrChange w:id="7411" w:author="John Clevenger" w:date="2022-06-27T15:29:00Z">
            <w:rPr>
              <w:rFonts w:ascii="Arial Narrow" w:hAnsi="Arial Narrow"/>
            </w:rPr>
          </w:rPrChange>
        </w:rPr>
      </w:pPr>
      <w:r w:rsidRPr="00FB7A42">
        <w:rPr>
          <w:rFonts w:ascii="Arial Narrow" w:hAnsi="Arial Narrow"/>
          <w:b/>
          <w:bCs/>
          <w:rPrChange w:id="7412" w:author="John Clevenger" w:date="2022-06-27T15:29:00Z">
            <w:rPr>
              <w:rFonts w:ascii="Arial Narrow" w:hAnsi="Arial Narrow"/>
            </w:rPr>
          </w:rPrChange>
        </w:rPr>
        <w:t>ccs-test-mode: true</w:t>
      </w:r>
    </w:p>
    <w:p w14:paraId="358A411A" w14:textId="77777777" w:rsidR="001E4054" w:rsidRPr="00FB7A42" w:rsidRDefault="001E4054" w:rsidP="001E4054">
      <w:pPr>
        <w:spacing w:after="60"/>
        <w:ind w:firstLine="547"/>
        <w:jc w:val="both"/>
        <w:rPr>
          <w:rFonts w:ascii="Arial Narrow" w:hAnsi="Arial Narrow"/>
          <w:b/>
          <w:bCs/>
          <w:rPrChange w:id="7413" w:author="John Clevenger" w:date="2022-06-27T15:29:00Z">
            <w:rPr>
              <w:rFonts w:ascii="Arial Narrow" w:hAnsi="Arial Narrow"/>
            </w:rPr>
          </w:rPrChange>
        </w:rPr>
      </w:pPr>
      <w:r w:rsidRPr="00FB7A42">
        <w:rPr>
          <w:rFonts w:ascii="Arial Narrow" w:hAnsi="Arial Narrow"/>
          <w:b/>
          <w:bCs/>
          <w:rPrChange w:id="7414" w:author="John Clevenger" w:date="2022-06-27T15:29:00Z">
            <w:rPr>
              <w:rFonts w:ascii="Arial Narrow" w:hAnsi="Arial Narrow"/>
            </w:rPr>
          </w:rPrChange>
        </w:rPr>
        <w:t>ccs-url: &lt;URL for primary CCS&gt;</w:t>
      </w:r>
    </w:p>
    <w:p w14:paraId="13F055C5" w14:textId="77777777" w:rsidR="001E4054" w:rsidRPr="00FB7A42" w:rsidRDefault="001E4054" w:rsidP="001E4054">
      <w:pPr>
        <w:spacing w:after="60"/>
        <w:ind w:firstLine="547"/>
        <w:jc w:val="both"/>
        <w:rPr>
          <w:rFonts w:ascii="Arial Narrow" w:hAnsi="Arial Narrow"/>
          <w:b/>
          <w:bCs/>
          <w:rPrChange w:id="7415" w:author="John Clevenger" w:date="2022-06-27T15:29:00Z">
            <w:rPr>
              <w:rFonts w:ascii="Arial Narrow" w:hAnsi="Arial Narrow"/>
            </w:rPr>
          </w:rPrChange>
        </w:rPr>
      </w:pPr>
      <w:r w:rsidRPr="00FB7A42">
        <w:rPr>
          <w:rFonts w:ascii="Arial Narrow" w:hAnsi="Arial Narrow"/>
          <w:b/>
          <w:bCs/>
          <w:rPrChange w:id="7416" w:author="John Clevenger" w:date="2022-06-27T15:29:00Z">
            <w:rPr>
              <w:rFonts w:ascii="Arial Narrow" w:hAnsi="Arial Narrow"/>
            </w:rPr>
          </w:rPrChange>
        </w:rPr>
        <w:t>ccs-login: &lt;login account on primary CCS&gt;</w:t>
      </w:r>
    </w:p>
    <w:p w14:paraId="06171972" w14:textId="77777777" w:rsidR="001E4054" w:rsidRPr="00FB7A42" w:rsidRDefault="001E4054" w:rsidP="001E4054">
      <w:pPr>
        <w:spacing w:after="60"/>
        <w:ind w:firstLine="547"/>
        <w:jc w:val="both"/>
        <w:rPr>
          <w:rFonts w:ascii="Arial Narrow" w:hAnsi="Arial Narrow"/>
          <w:b/>
          <w:bCs/>
          <w:rPrChange w:id="7417" w:author="John Clevenger" w:date="2022-06-27T15:29:00Z">
            <w:rPr>
              <w:rFonts w:ascii="Arial Narrow" w:hAnsi="Arial Narrow"/>
            </w:rPr>
          </w:rPrChange>
        </w:rPr>
      </w:pPr>
      <w:r w:rsidRPr="00FB7A42">
        <w:rPr>
          <w:rFonts w:ascii="Arial Narrow" w:hAnsi="Arial Narrow"/>
          <w:b/>
          <w:bCs/>
          <w:rPrChange w:id="7418" w:author="John Clevenger" w:date="2022-06-27T15:29:00Z">
            <w:rPr>
              <w:rFonts w:ascii="Arial Narrow" w:hAnsi="Arial Narrow"/>
            </w:rPr>
          </w:rPrChange>
        </w:rPr>
        <w:t>ccs-password: &lt;primary CCS account pw&gt;</w:t>
      </w:r>
    </w:p>
    <w:p w14:paraId="3F37EAB4" w14:textId="09702B39" w:rsidR="001E4054" w:rsidRPr="00FB7A42" w:rsidRDefault="001E4054" w:rsidP="001E4054">
      <w:pPr>
        <w:spacing w:after="60"/>
        <w:ind w:firstLine="547"/>
        <w:jc w:val="both"/>
        <w:rPr>
          <w:ins w:id="7419" w:author="John Clevenger" w:date="2022-06-27T15:25:00Z"/>
          <w:rFonts w:ascii="Arial Narrow" w:hAnsi="Arial Narrow"/>
          <w:b/>
          <w:bCs/>
          <w:rPrChange w:id="7420" w:author="John Clevenger" w:date="2022-06-27T15:29:00Z">
            <w:rPr>
              <w:ins w:id="7421" w:author="John Clevenger" w:date="2022-06-27T15:25:00Z"/>
              <w:rFonts w:ascii="Arial Narrow" w:hAnsi="Arial Narrow"/>
            </w:rPr>
          </w:rPrChange>
        </w:rPr>
      </w:pPr>
      <w:r w:rsidRPr="00FB7A42">
        <w:rPr>
          <w:rFonts w:ascii="Arial Narrow" w:hAnsi="Arial Narrow"/>
          <w:b/>
          <w:bCs/>
          <w:rPrChange w:id="7422" w:author="John Clevenger" w:date="2022-06-27T15:29:00Z">
            <w:rPr>
              <w:rFonts w:ascii="Arial Narrow" w:hAnsi="Arial Narrow"/>
            </w:rPr>
          </w:rPrChange>
        </w:rPr>
        <w:t>ccs-last-event-id: &lt;event id from which shadowing should start&gt;</w:t>
      </w:r>
      <w:proofErr w:type="gramStart"/>
      <w:r w:rsidR="00FA7C27" w:rsidRPr="00FB7A42">
        <w:rPr>
          <w:rFonts w:ascii="Arial Narrow" w:hAnsi="Arial Narrow"/>
          <w:b/>
          <w:bCs/>
          <w:rPrChange w:id="7423" w:author="John Clevenger" w:date="2022-06-27T15:29:00Z">
            <w:rPr>
              <w:rFonts w:ascii="Arial Narrow" w:hAnsi="Arial Narrow"/>
            </w:rPr>
          </w:rPrChange>
        </w:rPr>
        <w:t xml:space="preserve">   </w:t>
      </w:r>
      <w:r w:rsidR="00FA7C27" w:rsidRPr="00FB7A42">
        <w:rPr>
          <w:rPrChange w:id="7424" w:author="John Clevenger" w:date="2022-06-27T15:29:00Z">
            <w:rPr>
              <w:rFonts w:ascii="Arial Narrow" w:hAnsi="Arial Narrow"/>
            </w:rPr>
          </w:rPrChange>
        </w:rPr>
        <w:t>(</w:t>
      </w:r>
      <w:proofErr w:type="gramEnd"/>
      <w:r w:rsidR="00FA7C27" w:rsidRPr="00FB7A42">
        <w:rPr>
          <w:rPrChange w:id="7425" w:author="John Clevenger" w:date="2022-06-27T15:29:00Z">
            <w:rPr>
              <w:rFonts w:ascii="Arial Narrow" w:hAnsi="Arial Narrow"/>
            </w:rPr>
          </w:rPrChange>
        </w:rPr>
        <w:t>see below)</w:t>
      </w:r>
    </w:p>
    <w:p w14:paraId="7AD343B0" w14:textId="0D821A69" w:rsidR="00790BFD" w:rsidRDefault="00790BFD" w:rsidP="001E4054">
      <w:pPr>
        <w:spacing w:after="60"/>
        <w:ind w:firstLine="547"/>
        <w:jc w:val="both"/>
        <w:rPr>
          <w:ins w:id="7426" w:author="John Clevenger" w:date="2022-12-16T17:19:00Z"/>
          <w:rFonts w:ascii="Arial Narrow" w:hAnsi="Arial Narrow"/>
          <w:b/>
          <w:bCs/>
        </w:rPr>
      </w:pPr>
      <w:ins w:id="7427" w:author="John Clevenger" w:date="2022-12-16T17:19:00Z">
        <w:r>
          <w:rPr>
            <w:rFonts w:ascii="Arial Narrow" w:hAnsi="Arial Narrow"/>
            <w:b/>
            <w:bCs/>
          </w:rPr>
          <w:t>permissions:</w:t>
        </w:r>
      </w:ins>
    </w:p>
    <w:p w14:paraId="533BD841" w14:textId="1D920F18" w:rsidR="00790BFD" w:rsidRDefault="00790BFD" w:rsidP="001E4054">
      <w:pPr>
        <w:spacing w:after="60"/>
        <w:ind w:firstLine="547"/>
        <w:jc w:val="both"/>
        <w:rPr>
          <w:ins w:id="7428" w:author="John Clevenger" w:date="2022-12-16T17:19:00Z"/>
          <w:rFonts w:ascii="Arial Narrow" w:hAnsi="Arial Narrow"/>
          <w:b/>
          <w:bCs/>
        </w:rPr>
      </w:pPr>
      <w:ins w:id="7429" w:author="John Clevenger" w:date="2022-12-16T17:19:00Z">
        <w:r>
          <w:rPr>
            <w:rFonts w:ascii="Arial Narrow" w:hAnsi="Arial Narrow"/>
            <w:b/>
            <w:bCs/>
          </w:rPr>
          <w:t xml:space="preserve">    - account: FEEDER</w:t>
        </w:r>
      </w:ins>
    </w:p>
    <w:p w14:paraId="0759CFE8" w14:textId="771BAB02" w:rsidR="00790BFD" w:rsidRDefault="00790BFD" w:rsidP="001E4054">
      <w:pPr>
        <w:spacing w:after="60"/>
        <w:ind w:firstLine="547"/>
        <w:jc w:val="both"/>
        <w:rPr>
          <w:ins w:id="7430" w:author="John Clevenger" w:date="2022-12-16T17:20:00Z"/>
          <w:rFonts w:ascii="Arial Narrow" w:hAnsi="Arial Narrow"/>
          <w:b/>
          <w:bCs/>
        </w:rPr>
      </w:pPr>
      <w:ins w:id="7431" w:author="John Clevenger" w:date="2022-12-16T17:19:00Z">
        <w:r>
          <w:rPr>
            <w:rFonts w:ascii="Arial Narrow" w:hAnsi="Arial Narrow"/>
            <w:b/>
            <w:bCs/>
          </w:rPr>
          <w:t xml:space="preserve">      number: 1</w:t>
        </w:r>
      </w:ins>
    </w:p>
    <w:p w14:paraId="7B7C5825" w14:textId="6C74BBF1" w:rsidR="00790BFD" w:rsidRPr="00FB7A42" w:rsidRDefault="00790BFD" w:rsidP="001E4054">
      <w:pPr>
        <w:spacing w:after="60"/>
        <w:ind w:firstLine="547"/>
        <w:jc w:val="both"/>
        <w:rPr>
          <w:rFonts w:ascii="Arial Narrow" w:hAnsi="Arial Narrow"/>
          <w:b/>
          <w:bCs/>
          <w:rPrChange w:id="7432" w:author="John Clevenger" w:date="2022-06-27T15:29:00Z">
            <w:rPr>
              <w:rFonts w:ascii="Arial Narrow" w:hAnsi="Arial Narrow"/>
            </w:rPr>
          </w:rPrChange>
        </w:rPr>
      </w:pPr>
      <w:ins w:id="7433" w:author="John Clevenger" w:date="2022-12-16T17:20:00Z">
        <w:r>
          <w:rPr>
            <w:rFonts w:ascii="Arial Narrow" w:hAnsi="Arial Narrow"/>
            <w:b/>
            <w:bCs/>
          </w:rPr>
          <w:t xml:space="preserve">      enable: EDIT_RUN</w:t>
        </w:r>
      </w:ins>
      <w:ins w:id="7434" w:author="John Clevenger" w:date="2022-12-16T17:25:00Z">
        <w:r w:rsidR="0002725E">
          <w:rPr>
            <w:rFonts w:ascii="Arial Narrow" w:hAnsi="Arial Narrow"/>
            <w:b/>
            <w:bCs/>
          </w:rPr>
          <w:t>, SHADOW_PROXY_ACCOUNT</w:t>
        </w:r>
      </w:ins>
    </w:p>
    <w:p w14:paraId="5F33CF62" w14:textId="77777777" w:rsidR="00921279" w:rsidRDefault="00921279">
      <w:pPr>
        <w:numPr>
          <w:ilvl w:val="1"/>
          <w:numId w:val="35"/>
        </w:numPr>
        <w:spacing w:before="360"/>
        <w:ind w:left="634"/>
        <w:jc w:val="both"/>
        <w:rPr>
          <w:b/>
        </w:rPr>
        <w:pPrChange w:id="7435" w:author="John Clevenger" w:date="2022-12-16T17:55:00Z">
          <w:pPr>
            <w:numPr>
              <w:ilvl w:val="1"/>
              <w:numId w:val="35"/>
            </w:numPr>
            <w:spacing w:before="240"/>
            <w:ind w:left="630" w:hanging="432"/>
            <w:jc w:val="both"/>
          </w:pPr>
        </w:pPrChange>
      </w:pPr>
      <w:r>
        <w:rPr>
          <w:b/>
        </w:rPr>
        <w:t>Shadow Contest Configuration</w:t>
      </w:r>
    </w:p>
    <w:p w14:paraId="61A7D431" w14:textId="15C3FED0" w:rsidR="00D62819" w:rsidRDefault="00921279" w:rsidP="00921279">
      <w:pPr>
        <w:spacing w:before="240"/>
        <w:ind w:firstLine="540"/>
        <w:jc w:val="both"/>
      </w:pPr>
      <w:r>
        <w:t>In addition to configuring the PC</w:t>
      </w:r>
      <w:r w:rsidRPr="007E4F29">
        <w:rPr>
          <w:vertAlign w:val="superscript"/>
        </w:rPr>
        <w:t>2</w:t>
      </w:r>
      <w:r>
        <w:t xml:space="preserve"> system </w:t>
      </w:r>
      <w:ins w:id="7436" w:author="John Clevenger" w:date="2022-12-16T17:29:00Z">
        <w:r w:rsidR="0002725E">
          <w:t xml:space="preserve">for shadow mode </w:t>
        </w:r>
      </w:ins>
      <w:r>
        <w:t>(either in</w:t>
      </w:r>
      <w:ins w:id="7437" w:author="John Clevenger" w:date="2022-12-16T17:29:00Z">
        <w:r w:rsidR="0002725E">
          <w:t>ter</w:t>
        </w:r>
      </w:ins>
      <w:r>
        <w:t>actively or via YAML files)</w:t>
      </w:r>
      <w:del w:id="7438" w:author="John Clevenger" w:date="2022-12-16T17:29:00Z">
        <w:r w:rsidDel="0002725E">
          <w:delText xml:space="preserve"> for shadow mode</w:delText>
        </w:r>
      </w:del>
      <w:r>
        <w:t>,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w:t>
      </w:r>
      <w:del w:id="7439" w:author="John Clevenger" w:date="2022-06-16T11:51:00Z">
        <w:r w:rsidDel="00517D62">
          <w:delText>All of</w:delText>
        </w:r>
      </w:del>
      <w:ins w:id="7440" w:author="John Clevenger" w:date="2022-06-16T11:51:00Z">
        <w:r w:rsidR="00517D62">
          <w:t>All</w:t>
        </w:r>
      </w:ins>
      <w:r>
        <w:t xml:space="preserve"> this configuration needs to be set up prior to starting shadowing operations.  </w:t>
      </w:r>
    </w:p>
    <w:p w14:paraId="7E8443B9" w14:textId="2A3CB09D"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w:t>
      </w:r>
      <w:del w:id="7441" w:author="John Clevenger" w:date="2022-06-16T11:51:00Z">
        <w:r w:rsidR="00D62819" w:rsidDel="00517D62">
          <w:delText>in order for</w:delText>
        </w:r>
      </w:del>
      <w:ins w:id="7442" w:author="John Clevenger" w:date="2022-06-16T11:51:00Z">
        <w:r w:rsidR="00517D62">
          <w:t>for</w:t>
        </w:r>
      </w:ins>
      <w:r w:rsidR="00D62819">
        <w:t xml:space="preserve"> shadowing to work correctly. </w:t>
      </w:r>
    </w:p>
    <w:p w14:paraId="33270DF0" w14:textId="769D946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pPr>
        <w:numPr>
          <w:ilvl w:val="5"/>
          <w:numId w:val="1"/>
        </w:numPr>
        <w:spacing w:before="240"/>
        <w:ind w:left="907"/>
        <w:jc w:val="both"/>
        <w:pPrChange w:id="7443" w:author="John Clevenger" w:date="2022-06-27T15:52:00Z">
          <w:pPr>
            <w:numPr>
              <w:ilvl w:val="5"/>
              <w:numId w:val="1"/>
            </w:numPr>
            <w:spacing w:before="120"/>
            <w:ind w:left="907" w:hanging="360"/>
            <w:jc w:val="both"/>
          </w:pPr>
        </w:pPrChange>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4D400C54" w:rsidR="00D62819" w:rsidRDefault="00D62819" w:rsidP="00D62819">
      <w:pPr>
        <w:numPr>
          <w:ilvl w:val="5"/>
          <w:numId w:val="1"/>
        </w:numPr>
        <w:spacing w:before="120"/>
        <w:ind w:left="907"/>
        <w:jc w:val="both"/>
        <w:rPr>
          <w:ins w:id="7444" w:author="John Clevenger" w:date="2022-06-27T15:30:00Z"/>
        </w:rPr>
      </w:pPr>
      <w:r>
        <w:t xml:space="preserve">Start one or more “Auto-Judges”. </w:t>
      </w:r>
    </w:p>
    <w:p w14:paraId="2D25CCF5" w14:textId="77777777" w:rsidR="00FB7A42" w:rsidRDefault="00FB7A42">
      <w:pPr>
        <w:spacing w:before="120"/>
        <w:ind w:left="3240"/>
        <w:jc w:val="both"/>
        <w:pPrChange w:id="7445" w:author="John Clevenger" w:date="2022-06-27T15:30:00Z">
          <w:pPr>
            <w:numPr>
              <w:ilvl w:val="5"/>
              <w:numId w:val="1"/>
            </w:numPr>
            <w:spacing w:before="120"/>
            <w:ind w:left="907" w:hanging="360"/>
            <w:jc w:val="both"/>
          </w:pPr>
        </w:pPrChange>
      </w:pPr>
    </w:p>
    <w:p w14:paraId="60559077" w14:textId="77777777" w:rsidR="001D7389" w:rsidRPr="00921279" w:rsidRDefault="001D7389" w:rsidP="001D7389">
      <w:pPr>
        <w:spacing w:before="120"/>
        <w:jc w:val="both"/>
      </w:pPr>
    </w:p>
    <w:p w14:paraId="4D9404B0" w14:textId="77777777" w:rsidR="00D618A1" w:rsidRPr="00D618A1" w:rsidRDefault="000E4A54">
      <w:pPr>
        <w:keepNext/>
        <w:keepLines/>
        <w:numPr>
          <w:ilvl w:val="0"/>
          <w:numId w:val="35"/>
        </w:numPr>
        <w:spacing w:before="240"/>
        <w:jc w:val="both"/>
        <w:rPr>
          <w:b/>
        </w:rPr>
        <w:pPrChange w:id="7446" w:author="John Clevenger" w:date="2022-06-27T15:37:00Z">
          <w:pPr>
            <w:numPr>
              <w:numId w:val="35"/>
            </w:numPr>
            <w:spacing w:before="240"/>
            <w:ind w:left="360" w:hanging="360"/>
            <w:jc w:val="both"/>
          </w:pPr>
        </w:pPrChange>
      </w:pPr>
      <w:r>
        <w:rPr>
          <w:b/>
        </w:rPr>
        <w:t>Starting</w:t>
      </w:r>
      <w:r w:rsidR="00D618A1">
        <w:rPr>
          <w:b/>
        </w:rPr>
        <w:t xml:space="preserve"> Shadow</w:t>
      </w:r>
      <w:r>
        <w:rPr>
          <w:b/>
        </w:rPr>
        <w:t>ing</w:t>
      </w:r>
    </w:p>
    <w:p w14:paraId="4284BD83" w14:textId="1040A69C"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w:t>
      </w:r>
      <w:del w:id="7447" w:author="John Clevenger" w:date="2022-06-25T15:30:00Z">
        <w:r w:rsidDel="00E509C6">
          <w:delText xml:space="preserve">the system performing </w:delText>
        </w:r>
      </w:del>
      <w:r>
        <w:t>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w:t>
      </w:r>
      <w:ins w:id="7448" w:author="John Clevenger" w:date="2022-06-27T15:32:00Z">
        <w:r w:rsidR="00FB7A42">
          <w:t xml:space="preserve">client </w:t>
        </w:r>
      </w:ins>
      <w:r>
        <w:t xml:space="preserve">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41685DF2" w14:textId="028F7EAE" w:rsidR="003B0AFC" w:rsidRDefault="00DC32C7" w:rsidP="003B0AFC">
      <w:pPr>
        <w:spacing w:before="240"/>
        <w:ind w:firstLine="540"/>
        <w:jc w:val="both"/>
        <w:rPr>
          <w:ins w:id="7449" w:author="John Clevenger" w:date="2022-12-15T15:42:00Z"/>
        </w:rPr>
      </w:pPr>
      <w:ins w:id="7450" w:author="John Clevenger" w:date="2022-12-15T15:42:00Z">
        <w:r>
          <w:rPr>
            <w:noProof/>
          </w:rPr>
          <w:drawing>
            <wp:anchor distT="0" distB="0" distL="114300" distR="114300" simplePos="0" relativeHeight="251662336" behindDoc="0" locked="0" layoutInCell="1" allowOverlap="1" wp14:anchorId="5A2F0F9F" wp14:editId="27A1F84F">
              <wp:simplePos x="0" y="0"/>
              <wp:positionH relativeFrom="column">
                <wp:posOffset>352926</wp:posOffset>
              </wp:positionH>
              <wp:positionV relativeFrom="paragraph">
                <wp:posOffset>1522162</wp:posOffset>
              </wp:positionV>
              <wp:extent cx="5243195" cy="2823845"/>
              <wp:effectExtent l="0" t="0" r="0" b="0"/>
              <wp:wrapTopAndBottom/>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243195" cy="2823845"/>
                      </a:xfrm>
                      <a:prstGeom prst="rect">
                        <a:avLst/>
                      </a:prstGeom>
                    </pic:spPr>
                  </pic:pic>
                </a:graphicData>
              </a:graphic>
              <wp14:sizeRelH relativeFrom="page">
                <wp14:pctWidth>0</wp14:pctWidth>
              </wp14:sizeRelH>
              <wp14:sizeRelV relativeFrom="page">
                <wp14:pctHeight>0</wp14:pctHeight>
              </wp14:sizeRelV>
            </wp:anchor>
          </w:drawing>
        </w:r>
      </w:ins>
      <w:ins w:id="7451" w:author="John Clevenger" w:date="2022-06-16T12:03:00Z">
        <w:del w:id="7452" w:author="John Clevenger [2]" w:date="2022-12-14T11:32:00Z">
          <w:r w:rsidR="00FB7A42" w:rsidDel="003B0AFC">
            <w:rPr>
              <w:noProof/>
            </w:rPr>
            <w:drawing>
              <wp:anchor distT="0" distB="0" distL="114300" distR="114300" simplePos="0" relativeHeight="251649024" behindDoc="0" locked="0" layoutInCell="1" allowOverlap="1" wp14:anchorId="3B5949E4" wp14:editId="62550BCC">
                <wp:simplePos x="0" y="0"/>
                <wp:positionH relativeFrom="margin">
                  <wp:posOffset>654685</wp:posOffset>
                </wp:positionH>
                <wp:positionV relativeFrom="paragraph">
                  <wp:posOffset>1444127</wp:posOffset>
                </wp:positionV>
                <wp:extent cx="4734560" cy="2743200"/>
                <wp:effectExtent l="0" t="0" r="889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734560" cy="2743200"/>
                        </a:xfrm>
                        <a:prstGeom prst="rect">
                          <a:avLst/>
                        </a:prstGeom>
                      </pic:spPr>
                    </pic:pic>
                  </a:graphicData>
                </a:graphic>
                <wp14:sizeRelH relativeFrom="page">
                  <wp14:pctWidth>0</wp14:pctWidth>
                </wp14:sizeRelH>
                <wp14:sizeRelV relativeFrom="page">
                  <wp14:pctHeight>0</wp14:pctHeight>
                </wp14:sizeRelV>
              </wp:anchor>
            </w:drawing>
          </w:r>
        </w:del>
      </w:ins>
      <w:del w:id="7453" w:author="John Clevenger" w:date="2022-06-16T11:52:00Z">
        <w:r w:rsidR="00B15DDA" w:rsidDel="00517D62">
          <w:delText>In order to</w:delText>
        </w:r>
      </w:del>
      <w:ins w:id="7454" w:author="John Clevenger" w:date="2022-06-16T11:52:00Z">
        <w:r w:rsidR="00517D62">
          <w:t>To</w:t>
        </w:r>
      </w:ins>
      <w:r w:rsidR="00B15DDA">
        <w:t xml:space="preserve"> run a </w:t>
      </w:r>
      <w:r w:rsidR="008A6A5F">
        <w:t>PC</w:t>
      </w:r>
      <w:r w:rsidR="008A6A5F" w:rsidRPr="007E4F29">
        <w:rPr>
          <w:vertAlign w:val="superscript"/>
        </w:rPr>
        <w:t>2</w:t>
      </w:r>
      <w:r w:rsidR="00B15DDA">
        <w:t xml:space="preserve"> </w:t>
      </w:r>
      <w:r w:rsidR="00B15DDA" w:rsidRPr="008A6A5F">
        <w:rPr>
          <w:rFonts w:ascii="Arial Narrow" w:hAnsi="Arial Narrow"/>
          <w:b/>
        </w:rPr>
        <w:t>Event Feeder</w:t>
      </w:r>
      <w:r w:rsidR="00B15DDA">
        <w:t xml:space="preserve"> there must first exist a </w:t>
      </w:r>
      <w:r w:rsidR="009F292C" w:rsidRPr="008A6A5F">
        <w:rPr>
          <w:rFonts w:ascii="Arial Narrow" w:hAnsi="Arial Narrow"/>
          <w:b/>
        </w:rPr>
        <w:t>FEEDER</w:t>
      </w:r>
      <w:ins w:id="7455" w:author="John Clevenger" w:date="2022-06-27T15:38:00Z">
        <w:r w:rsidR="009F292C">
          <w:rPr>
            <w:rFonts w:ascii="Arial Narrow" w:hAnsi="Arial Narrow"/>
            <w:b/>
          </w:rPr>
          <w:t>1</w:t>
        </w:r>
      </w:ins>
      <w:r w:rsidR="009F292C">
        <w:t xml:space="preserve"> </w:t>
      </w:r>
      <w:r w:rsidR="00B15DDA">
        <w:t xml:space="preserve">account with which to login; </w:t>
      </w:r>
      <w:del w:id="7456" w:author="John Clevenger" w:date="2022-06-27T15:38:00Z">
        <w:r w:rsidR="00B15DDA" w:rsidDel="009F292C">
          <w:delText>at least one such</w:delText>
        </w:r>
      </w:del>
      <w:ins w:id="7457" w:author="John Clevenger" w:date="2022-06-27T15:38:00Z">
        <w:r w:rsidR="009F292C">
          <w:t>this</w:t>
        </w:r>
      </w:ins>
      <w:r w:rsidR="00B15DDA">
        <w:t xml:space="preserve"> account must be created using the </w:t>
      </w:r>
      <w:r w:rsidR="008A6A5F">
        <w:t>PC</w:t>
      </w:r>
      <w:r w:rsidR="008A6A5F" w:rsidRPr="007E4F29">
        <w:rPr>
          <w:vertAlign w:val="superscript"/>
        </w:rPr>
        <w:t>2</w:t>
      </w:r>
      <w:r w:rsidR="00B15DDA">
        <w:t xml:space="preserve"> Admin </w:t>
      </w:r>
      <w:r w:rsidR="00B15DDA" w:rsidRPr="008A6A5F">
        <w:rPr>
          <w:rFonts w:ascii="Arial Narrow" w:hAnsi="Arial Narrow"/>
          <w:b/>
        </w:rPr>
        <w:t>Accounts &gt; Generate</w:t>
      </w:r>
      <w:r w:rsidR="00B15DDA">
        <w:t xml:space="preserve"> function</w:t>
      </w:r>
      <w:ins w:id="7458" w:author="John Clevenger" w:date="2022-06-27T15:38:00Z">
        <w:r w:rsidR="009F292C">
          <w:t xml:space="preserve"> (or via the corresponding YAML account generation </w:t>
        </w:r>
        <w:r w:rsidR="00841BF3">
          <w:t>keywords)</w:t>
        </w:r>
      </w:ins>
      <w:r w:rsidR="00B15DDA">
        <w:t xml:space="preserve">.  Once a </w:t>
      </w:r>
      <w:r w:rsidR="00841BF3" w:rsidRPr="008A6A5F">
        <w:rPr>
          <w:rFonts w:ascii="Arial Narrow" w:hAnsi="Arial Narrow"/>
          <w:b/>
        </w:rPr>
        <w:t>FEEDER</w:t>
      </w:r>
      <w:ins w:id="7459" w:author="John Clevenger" w:date="2022-06-27T15:38:00Z">
        <w:r w:rsidR="00841BF3">
          <w:rPr>
            <w:rFonts w:ascii="Arial Narrow" w:hAnsi="Arial Narrow"/>
            <w:b/>
          </w:rPr>
          <w:t>1</w:t>
        </w:r>
      </w:ins>
      <w:r w:rsidR="00841BF3">
        <w:t xml:space="preserve"> </w:t>
      </w:r>
      <w:r w:rsidR="00B15DDA">
        <w:t xml:space="preserve">account has been created, an </w:t>
      </w:r>
      <w:r w:rsidR="00B15DDA" w:rsidRPr="008A6A5F">
        <w:rPr>
          <w:rFonts w:ascii="Arial Narrow" w:hAnsi="Arial Narrow"/>
          <w:b/>
        </w:rPr>
        <w:t>Event Feeder</w:t>
      </w:r>
      <w:r w:rsidR="00B15DDA">
        <w:t xml:space="preserve"> module can be started by executing the </w:t>
      </w:r>
      <w:proofErr w:type="gramStart"/>
      <w:r w:rsidR="00B15DDA">
        <w:t xml:space="preserve">command </w:t>
      </w:r>
      <w:r w:rsidR="00B15DDA" w:rsidRPr="008A6A5F">
        <w:rPr>
          <w:rFonts w:ascii="Courier New" w:hAnsi="Courier New" w:cs="Courier New"/>
          <w:b/>
        </w:rPr>
        <w:t>.</w:t>
      </w:r>
      <w:proofErr w:type="gramEnd"/>
      <w:r w:rsidR="00B15DDA" w:rsidRPr="008A6A5F">
        <w:rPr>
          <w:rFonts w:ascii="Courier New" w:hAnsi="Courier New" w:cs="Courier New"/>
          <w:b/>
        </w:rPr>
        <w:t>/bin/pc2ef</w:t>
      </w:r>
      <w:r w:rsidR="00B15DDA">
        <w:t xml:space="preserve"> and logging in using the </w:t>
      </w:r>
      <w:ins w:id="7460" w:author="John Clevenger" w:date="2022-06-27T15:38:00Z">
        <w:r w:rsidR="00841BF3" w:rsidRPr="008A6A5F">
          <w:rPr>
            <w:rFonts w:ascii="Arial Narrow" w:hAnsi="Arial Narrow"/>
            <w:b/>
          </w:rPr>
          <w:t>FEEDER</w:t>
        </w:r>
        <w:r w:rsidR="00841BF3">
          <w:rPr>
            <w:rFonts w:ascii="Arial Narrow" w:hAnsi="Arial Narrow"/>
            <w:b/>
          </w:rPr>
          <w:t>1</w:t>
        </w:r>
        <w:r w:rsidR="00841BF3">
          <w:t xml:space="preserve"> </w:t>
        </w:r>
      </w:ins>
      <w:del w:id="7461" w:author="John Clevenger" w:date="2022-06-27T15:38:00Z">
        <w:r w:rsidR="00B15DDA" w:rsidRPr="008A6A5F" w:rsidDel="00841BF3">
          <w:rPr>
            <w:rFonts w:ascii="Arial Narrow" w:hAnsi="Arial Narrow"/>
            <w:b/>
          </w:rPr>
          <w:delText>Feeder</w:delText>
        </w:r>
        <w:r w:rsidR="00B15DDA" w:rsidDel="00841BF3">
          <w:delText xml:space="preserve"> </w:delText>
        </w:r>
      </w:del>
      <w:r w:rsidR="00B15DDA">
        <w:t xml:space="preserve">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ins w:id="7462" w:author="John Clevenger [2]" w:date="2022-12-14T11:53:00Z">
        <w:del w:id="7463" w:author="John Clevenger" w:date="2022-12-15T15:42:00Z">
          <w:r w:rsidR="00470077" w:rsidDel="00DC32C7">
            <w:delText xml:space="preserve"> and shadowing has been started</w:delText>
          </w:r>
        </w:del>
      </w:ins>
      <w:r w:rsidR="008A6A5F">
        <w:t>):</w:t>
      </w:r>
    </w:p>
    <w:p w14:paraId="12E8F102" w14:textId="2EFB9249" w:rsidR="00DC32C7" w:rsidDel="00DC32C7" w:rsidRDefault="00DC32C7" w:rsidP="003B0AFC">
      <w:pPr>
        <w:spacing w:before="240"/>
        <w:ind w:firstLine="540"/>
        <w:jc w:val="both"/>
        <w:rPr>
          <w:del w:id="7464" w:author="John Clevenger" w:date="2022-12-15T15:43:00Z"/>
        </w:rPr>
      </w:pPr>
    </w:p>
    <w:p w14:paraId="0488C62A" w14:textId="614737CC" w:rsidR="001D7389" w:rsidDel="00007756" w:rsidRDefault="001D7389" w:rsidP="006430FA">
      <w:pPr>
        <w:spacing w:before="480"/>
        <w:ind w:firstLine="547"/>
        <w:jc w:val="both"/>
        <w:rPr>
          <w:del w:id="7465" w:author="John Clevenger" w:date="2022-06-16T12:03:00Z"/>
        </w:rPr>
      </w:pPr>
    </w:p>
    <w:p w14:paraId="59164176" w14:textId="77777777" w:rsidR="00DC32C7" w:rsidRDefault="00A92296" w:rsidP="00DC32C7">
      <w:pPr>
        <w:spacing w:before="360"/>
        <w:ind w:firstLine="547"/>
        <w:jc w:val="both"/>
        <w:rPr>
          <w:ins w:id="7466" w:author="John Clevenger" w:date="2022-12-15T15:44:00Z"/>
        </w:rPr>
      </w:pPr>
      <w:del w:id="7467" w:author="John Clevenger" w:date="2022-06-16T12:03:00Z">
        <w:r w:rsidDel="00007756">
          <w:rPr>
            <w:noProof/>
          </w:rPr>
          <w:drawing>
            <wp:anchor distT="0" distB="0" distL="114300" distR="114300" simplePos="0" relativeHeight="251654144" behindDoc="0" locked="0" layoutInCell="1" allowOverlap="1" wp14:anchorId="1FFA8AAD" wp14:editId="45FC265E">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7468" w:author="John Clevenger" w:date="2022-12-15T15:44:00Z">
        <w:r w:rsidR="00DC32C7">
          <w:t xml:space="preserve">This screen displays the current shadow mode values (as configured either interactively or via a YAML file).  Note that this screen does </w:t>
        </w:r>
        <w:r w:rsidR="00DC32C7">
          <w:rPr>
            <w:i/>
          </w:rPr>
          <w:t xml:space="preserve">not </w:t>
        </w:r>
        <w:r w:rsidR="00DC32C7">
          <w:t xml:space="preserve">provide for enabling the legacy </w:t>
        </w:r>
        <w:r w:rsidR="00DC32C7" w:rsidRPr="001D7389">
          <w:rPr>
            <w:rFonts w:ascii="Arial Narrow" w:hAnsi="Arial Narrow"/>
            <w:b/>
          </w:rPr>
          <w:t>CCS Test Mode</w:t>
        </w:r>
        <w:r w:rsidR="00DC32C7">
          <w:t xml:space="preserve"> state, which is required for shadow operations to proceed.  This is one reason why it is necessary to either configure shadow mode interactively (and check the </w:t>
        </w:r>
        <w:r w:rsidR="00DC32C7" w:rsidRPr="001D7389">
          <w:rPr>
            <w:rFonts w:ascii="Arial Narrow" w:hAnsi="Arial Narrow"/>
            <w:b/>
          </w:rPr>
          <w:t>CCS Test Mode</w:t>
        </w:r>
        <w:r w:rsidR="00DC32C7">
          <w:t xml:space="preserve"> box on the Admin’s Settings screen), or to specify </w:t>
        </w:r>
        <w:r w:rsidR="00DC32C7" w:rsidRPr="00717B4E">
          <w:rPr>
            <w:rFonts w:ascii="Arial Narrow" w:hAnsi="Arial Narrow"/>
            <w:b/>
            <w:bCs/>
            <w:sz w:val="26"/>
          </w:rPr>
          <w:t xml:space="preserve">ccs-test-mode: </w:t>
        </w:r>
        <w:proofErr w:type="gramStart"/>
        <w:r w:rsidR="00DC32C7" w:rsidRPr="00717B4E">
          <w:rPr>
            <w:rFonts w:ascii="Arial Narrow" w:hAnsi="Arial Narrow"/>
            <w:b/>
            <w:bCs/>
            <w:sz w:val="26"/>
          </w:rPr>
          <w:t>true</w:t>
        </w:r>
        <w:r w:rsidR="00DC32C7" w:rsidRPr="001D7389">
          <w:rPr>
            <w:rFonts w:ascii="Arial Narrow" w:hAnsi="Arial Narrow"/>
            <w:sz w:val="26"/>
          </w:rPr>
          <w:t xml:space="preserve"> </w:t>
        </w:r>
        <w:r w:rsidR="00DC32C7">
          <w:rPr>
            <w:rFonts w:ascii="Arial Narrow" w:hAnsi="Arial Narrow"/>
            <w:sz w:val="26"/>
          </w:rPr>
          <w:t xml:space="preserve"> </w:t>
        </w:r>
        <w:r w:rsidR="00DC32C7">
          <w:t>in</w:t>
        </w:r>
        <w:proofErr w:type="gramEnd"/>
        <w:r w:rsidR="00DC32C7">
          <w:t xml:space="preserve"> a YAML file.</w:t>
        </w:r>
      </w:ins>
    </w:p>
    <w:p w14:paraId="4A8AA961" w14:textId="77777777" w:rsidR="00DC32C7" w:rsidRPr="00921279" w:rsidRDefault="006430FA" w:rsidP="00DC32C7">
      <w:pPr>
        <w:spacing w:before="240"/>
        <w:ind w:firstLine="540"/>
        <w:jc w:val="both"/>
        <w:rPr>
          <w:ins w:id="7469" w:author="John Clevenger" w:date="2022-12-15T15:45:00Z"/>
        </w:rPr>
      </w:pPr>
      <w:del w:id="7470" w:author="John Clevenger" w:date="2022-12-15T15:44:00Z">
        <w:r w:rsidDel="00DC32C7">
          <w:delText xml:space="preserve">This screen displays the current shadow mode values </w:delText>
        </w:r>
        <w:r w:rsidR="001D7389" w:rsidDel="00DC32C7">
          <w:delText>(</w:delText>
        </w:r>
        <w:r w:rsidDel="00DC32C7">
          <w:delText>as configured either interactively or via a YAML file</w:delText>
        </w:r>
        <w:r w:rsidR="001D7389" w:rsidDel="00DC32C7">
          <w:delText>)</w:delText>
        </w:r>
        <w:r w:rsidDel="00DC32C7">
          <w:delText>.</w:delText>
        </w:r>
      </w:del>
      <w:r>
        <w:t xml:space="preserve">  </w:t>
      </w:r>
      <w:ins w:id="7471" w:author="John Clevenger" w:date="2022-12-15T15:45:00Z">
        <w:r w:rsidR="00DC32C7">
          <w:t xml:space="preserve">The </w:t>
        </w:r>
        <w:r w:rsidR="00DC32C7" w:rsidRPr="006430FA">
          <w:rPr>
            <w:rFonts w:ascii="Arial Narrow" w:hAnsi="Arial Narrow"/>
            <w:b/>
          </w:rPr>
          <w:t>Test Connection</w:t>
        </w:r>
        <w:r w:rsidR="00DC32C7">
          <w:t xml:space="preserve"> button can be used to verify that the PC</w:t>
        </w:r>
        <w:r w:rsidR="00DC32C7" w:rsidRPr="007E4F29">
          <w:rPr>
            <w:vertAlign w:val="superscript"/>
          </w:rPr>
          <w:t>2</w:t>
        </w:r>
        <w:r w:rsidR="00DC32C7">
          <w:t xml:space="preserve"> shadow can establish a connection to the primary CCS using the specified URL; pressing </w:t>
        </w:r>
        <w:r w:rsidR="00DC32C7" w:rsidRPr="00921279">
          <w:rPr>
            <w:rFonts w:ascii="Arial Narrow" w:hAnsi="Arial Narrow"/>
            <w:b/>
          </w:rPr>
          <w:t>Test Connection</w:t>
        </w:r>
        <w:r w:rsidR="00DC32C7">
          <w:t xml:space="preserve"> will return a failure message if no connection could be established.   Note: </w:t>
        </w:r>
        <w:r w:rsidR="00DC32C7" w:rsidRPr="00921279">
          <w:rPr>
            <w:rFonts w:ascii="Arial Narrow" w:hAnsi="Arial Narrow"/>
            <w:b/>
          </w:rPr>
          <w:t>Test Connection</w:t>
        </w:r>
        <w:r w:rsidR="00DC32C7">
          <w:t xml:space="preserve"> only verifies that </w:t>
        </w:r>
        <w:r w:rsidR="00DC32C7">
          <w:rPr>
            <w:i/>
          </w:rPr>
          <w:t>there is a valid network path to the specified URL.</w:t>
        </w:r>
        <w:r w:rsidR="00DC32C7">
          <w:t xml:space="preserve"> It does </w:t>
        </w:r>
        <w:r w:rsidR="00DC32C7">
          <w:rPr>
            <w:i/>
          </w:rPr>
          <w:t xml:space="preserve">not, </w:t>
        </w:r>
        <w:r w:rsidR="00DC32C7">
          <w:t>for example, actually login to the remote (primary) system, validate credentials, or similar operations.</w:t>
        </w:r>
      </w:ins>
    </w:p>
    <w:p w14:paraId="32EA5FFA" w14:textId="77777777" w:rsidR="00DC32C7" w:rsidRDefault="00DC32C7" w:rsidP="00DC32C7">
      <w:pPr>
        <w:spacing w:before="240"/>
        <w:ind w:firstLine="540"/>
        <w:jc w:val="both"/>
        <w:rPr>
          <w:ins w:id="7472" w:author="John Clevenger" w:date="2022-12-15T15:45:00Z"/>
        </w:rPr>
      </w:pPr>
      <w:ins w:id="7473" w:author="John Clevenger" w:date="2022-12-15T15:45:00Z">
        <w:r>
          <w:lastRenderedPageBreak/>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(presuming an Auto-Judge has been started) executing submissions.   </w:t>
        </w:r>
      </w:ins>
    </w:p>
    <w:p w14:paraId="4AF785C6" w14:textId="77777777" w:rsidR="00DC32C7" w:rsidRDefault="00DC32C7" w:rsidP="00DC32C7">
      <w:pPr>
        <w:spacing w:before="240"/>
        <w:ind w:firstLine="547"/>
        <w:jc w:val="both"/>
        <w:rPr>
          <w:ins w:id="7474" w:author="John Clevenger" w:date="2022-12-15T15:46:00Z"/>
        </w:rPr>
      </w:pPr>
      <w:ins w:id="7475" w:author="John Clevenger" w:date="2022-12-15T15:46:00Z">
        <w:r>
          <w:rPr>
            <w:noProof/>
          </w:rPr>
          <w:drawing>
            <wp:anchor distT="0" distB="0" distL="114300" distR="114300" simplePos="0" relativeHeight="251663360" behindDoc="0" locked="0" layoutInCell="1" allowOverlap="1" wp14:anchorId="14D3E78E" wp14:editId="2066F846">
              <wp:simplePos x="0" y="0"/>
              <wp:positionH relativeFrom="column">
                <wp:posOffset>523240</wp:posOffset>
              </wp:positionH>
              <wp:positionV relativeFrom="paragraph">
                <wp:posOffset>985254</wp:posOffset>
              </wp:positionV>
              <wp:extent cx="5004435" cy="2743200"/>
              <wp:effectExtent l="0" t="0" r="0" b="0"/>
              <wp:wrapTopAndBottom/>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0443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Shadow Mode screen also displays additional fields </w:t>
        </w:r>
        <w:r w:rsidRPr="009742B1">
          <w:rPr>
            <w:rFonts w:ascii="Arial Narrow" w:hAnsi="Arial Narrow"/>
            <w:b/>
          </w:rPr>
          <w:t>Last Event Processed At</w:t>
        </w:r>
        <w:r>
          <w:t xml:space="preserve">, </w:t>
        </w:r>
        <w:r w:rsidRPr="006430FA">
          <w:rPr>
            <w:rFonts w:ascii="Arial Narrow" w:hAnsi="Arial Narrow"/>
            <w:b/>
          </w:rPr>
          <w:t>Last Event ID</w:t>
        </w:r>
        <w:r>
          <w:rPr>
            <w:rFonts w:ascii="Arial Narrow" w:hAnsi="Arial Narrow"/>
            <w:b/>
          </w:rPr>
          <w:t xml:space="preserve">, </w:t>
        </w:r>
        <w:r w:rsidRPr="009742B1">
          <w:t xml:space="preserve">and </w:t>
        </w:r>
        <w:r w:rsidRPr="009742B1">
          <w:rPr>
            <w:rFonts w:ascii="Arial Narrow" w:hAnsi="Arial Narrow"/>
            <w:b/>
          </w:rPr>
          <w:t>Records Read</w:t>
        </w:r>
        <w:r>
          <w:t>.  Once shadowing has been started, these fields are dynamically updated as the Event Feed from the Primary CCS provides event input, thus giving visual feedback regarding the status of shadow operations as shown below.</w:t>
        </w:r>
      </w:ins>
    </w:p>
    <w:p w14:paraId="7FB2BAB8" w14:textId="77777777" w:rsidR="001C6D6E" w:rsidRDefault="001C6D6E" w:rsidP="001C6D6E">
      <w:pPr>
        <w:spacing w:before="360"/>
        <w:ind w:firstLine="547"/>
        <w:jc w:val="both"/>
        <w:rPr>
          <w:ins w:id="7476" w:author="John Clevenger" w:date="2022-12-15T15:47:00Z"/>
        </w:rPr>
      </w:pPr>
      <w:ins w:id="7477" w:author="John Clevenger" w:date="2022-12-15T15:47:00Z">
        <w:r>
          <w:t xml:space="preserve">If the Primary CCS supports the operations of the CLICS API, the </w:t>
        </w:r>
        <w:r w:rsidRPr="009742B1">
          <w:rPr>
            <w:rFonts w:ascii="Arial Narrow" w:hAnsi="Arial Narrow"/>
            <w:b/>
          </w:rPr>
          <w:t>Last Event ID</w:t>
        </w:r>
        <w:r>
          <w:t xml:space="preserve"> field can be used to inform the primary CCS that the shadow wishes not to start from the very beginning of the contest, but rather is only interested in events which have occurred </w:t>
        </w:r>
        <w:r>
          <w:rPr>
            <w:i/>
          </w:rPr>
          <w:t xml:space="preserve">since </w:t>
        </w:r>
        <w:r>
          <w:t xml:space="preserve">the specified </w:t>
        </w:r>
        <w:r w:rsidRPr="006430FA">
          <w:rPr>
            <w:rFonts w:ascii="Arial Narrow" w:hAnsi="Arial Narrow"/>
            <w:b/>
          </w:rPr>
          <w:t>Last Event ID</w:t>
        </w:r>
        <w:r>
          <w:t xml:space="preserve">.   To do this, press the “Stop Shadowing” button, enter an Event Id into the </w:t>
        </w:r>
        <w:r w:rsidRPr="00717B4E">
          <w:rPr>
            <w:rFonts w:ascii="Arial Narrow" w:hAnsi="Arial Narrow"/>
            <w:b/>
          </w:rPr>
          <w:t>Last Event ID</w:t>
        </w:r>
        <w:r>
          <w:t xml:space="preserve"> field, and press Start Shadowing to begin shadowing operations once more.  This will cause the PC</w:t>
        </w:r>
        <w:r w:rsidRPr="00717B4E">
          <w:rPr>
            <w:vertAlign w:val="superscript"/>
          </w:rPr>
          <w:t>2</w:t>
        </w:r>
        <w:r>
          <w:t xml:space="preserve"> shadow to request events from the Primary CCS starting from the specified event. This is useful when a shadow has already fetched and executed large amounts of data from the primary; it avoids having to repeat the fetch/execute cycle for submissions already processed by the shadow.  </w:t>
        </w:r>
      </w:ins>
    </w:p>
    <w:p w14:paraId="06B23469" w14:textId="77777777" w:rsidR="001C6D6E" w:rsidRDefault="001C6D6E" w:rsidP="001C6D6E">
      <w:pPr>
        <w:spacing w:before="240"/>
        <w:ind w:firstLine="547"/>
        <w:jc w:val="both"/>
        <w:rPr>
          <w:ins w:id="7478" w:author="John Clevenger" w:date="2022-12-15T15:47:00Z"/>
        </w:rPr>
      </w:pPr>
      <w:ins w:id="7479" w:author="John Clevenger" w:date="2022-12-15T15:47:00Z">
        <w:r>
          <w:t xml:space="preserve">When restarting shadowing from a specified Event Id, the format of the </w:t>
        </w:r>
        <w:r w:rsidRPr="001D7389">
          <w:rPr>
            <w:rFonts w:ascii="Arial Narrow" w:hAnsi="Arial Narrow"/>
            <w:b/>
          </w:rPr>
          <w:t>Last Event ID</w:t>
        </w:r>
        <w:r>
          <w:t xml:space="preserve"> must match the format of event IDs sent from the primary CCS.  For PC</w:t>
        </w:r>
        <w:r w:rsidRPr="00717B4E">
          <w:rPr>
            <w:vertAlign w:val="superscript"/>
          </w:rPr>
          <w:t>2</w:t>
        </w:r>
        <w:r>
          <w:t>, event Id’s have the form “</w:t>
        </w:r>
        <w:r w:rsidRPr="00717B4E">
          <w:t>pc2-</w:t>
        </w:r>
        <w:r>
          <w:t>xxx”</w:t>
        </w:r>
        <w:r w:rsidRPr="00717B4E">
          <w:t xml:space="preserve">, where </w:t>
        </w:r>
        <w:r>
          <w:t>“xxx”</w:t>
        </w:r>
        <w:r w:rsidRPr="00717B4E">
          <w:t xml:space="preserve"> is </w:t>
        </w:r>
        <w:r>
          <w:t xml:space="preserve">a </w:t>
        </w:r>
        <w:r w:rsidRPr="00717B4E">
          <w:t>monotonically increasing</w:t>
        </w:r>
        <w:r>
          <w:t xml:space="preserve"> integer</w:t>
        </w:r>
        <w:r w:rsidRPr="00717B4E">
          <w:t>.</w:t>
        </w:r>
        <w:r>
          <w:t xml:space="preserve">  Other CCS’s use different formats for their Event Ids</w:t>
        </w:r>
        <w:r>
          <w:rPr>
            <w:rStyle w:val="FootnoteReference"/>
          </w:rPr>
          <w:footnoteReference w:id="84"/>
        </w:r>
        <w:r>
          <w:t>; it is the responsibility of the person running PC</w:t>
        </w:r>
        <w:r w:rsidRPr="00717B4E">
          <w:rPr>
            <w:vertAlign w:val="superscript"/>
          </w:rPr>
          <w:t>2</w:t>
        </w:r>
        <w:r>
          <w:t xml:space="preserve"> in Shadow Mode to comply with the Event Id format of the Primary CCS being shadowed.</w:t>
        </w:r>
      </w:ins>
    </w:p>
    <w:p w14:paraId="7354F96B" w14:textId="45B131C0" w:rsidR="00360A01" w:rsidDel="00DC32C7" w:rsidRDefault="006430FA" w:rsidP="006430FA">
      <w:pPr>
        <w:spacing w:before="480"/>
        <w:ind w:firstLine="547"/>
        <w:jc w:val="both"/>
        <w:rPr>
          <w:ins w:id="7482" w:author="John Clevenger [2]" w:date="2022-12-14T11:50:00Z"/>
          <w:del w:id="7483" w:author="John Clevenger" w:date="2022-12-15T15:46:00Z"/>
        </w:rPr>
      </w:pPr>
      <w:del w:id="7484" w:author="John Clevenger" w:date="2022-12-15T15:46:00Z">
        <w:r w:rsidDel="00DC32C7">
          <w:delText>It also displays an additional field</w:delText>
        </w:r>
      </w:del>
      <w:ins w:id="7485" w:author="John Clevenger [2]" w:date="2022-12-14T11:47:00Z">
        <w:del w:id="7486" w:author="John Clevenger" w:date="2022-12-15T15:46:00Z">
          <w:r w:rsidR="00360A01" w:rsidDel="00DC32C7">
            <w:delText>s</w:delText>
          </w:r>
        </w:del>
      </w:ins>
      <w:del w:id="7487" w:author="John Clevenger" w:date="2022-12-15T15:46:00Z">
        <w:r w:rsidDel="00DC32C7">
          <w:delText xml:space="preserve">, </w:delText>
        </w:r>
      </w:del>
      <w:ins w:id="7488" w:author="John Clevenger [2]" w:date="2022-12-14T11:47:00Z">
        <w:del w:id="7489" w:author="John Clevenger" w:date="2022-12-15T15:46:00Z">
          <w:r w:rsidR="00360A01" w:rsidRPr="00360A01" w:rsidDel="00DC32C7">
            <w:rPr>
              <w:rFonts w:ascii="Arial Narrow" w:hAnsi="Arial Narrow"/>
              <w:b/>
              <w:rPrChange w:id="7490" w:author="John Clevenger [2]" w:date="2022-12-14T11:48:00Z">
                <w:rPr/>
              </w:rPrChange>
            </w:rPr>
            <w:delText>Last Event Processed At</w:delText>
          </w:r>
          <w:r w:rsidR="00360A01" w:rsidDel="00DC32C7">
            <w:delText xml:space="preserve">, </w:delText>
          </w:r>
        </w:del>
      </w:ins>
      <w:del w:id="7491" w:author="John Clevenger" w:date="2022-12-15T15:46:00Z">
        <w:r w:rsidRPr="006430FA" w:rsidDel="00DC32C7">
          <w:rPr>
            <w:rFonts w:ascii="Arial Narrow" w:hAnsi="Arial Narrow"/>
            <w:b/>
          </w:rPr>
          <w:delText>Last Event ID</w:delText>
        </w:r>
      </w:del>
      <w:ins w:id="7492" w:author="John Clevenger [2]" w:date="2022-12-14T11:47:00Z">
        <w:del w:id="7493" w:author="John Clevenger" w:date="2022-12-15T15:46:00Z">
          <w:r w:rsidR="00360A01" w:rsidDel="00DC32C7">
            <w:rPr>
              <w:rFonts w:ascii="Arial Narrow" w:hAnsi="Arial Narrow"/>
              <w:b/>
            </w:rPr>
            <w:delText xml:space="preserve">, </w:delText>
          </w:r>
          <w:r w:rsidR="00360A01" w:rsidRPr="00360A01" w:rsidDel="00DC32C7">
            <w:rPr>
              <w:rPrChange w:id="7494" w:author="John Clevenger [2]" w:date="2022-12-14T11:47:00Z">
                <w:rPr>
                  <w:rFonts w:ascii="Arial Narrow" w:hAnsi="Arial Narrow"/>
                  <w:b/>
                </w:rPr>
              </w:rPrChange>
            </w:rPr>
            <w:delText xml:space="preserve">and </w:delText>
          </w:r>
          <w:r w:rsidR="00360A01" w:rsidRPr="00360A01" w:rsidDel="00DC32C7">
            <w:rPr>
              <w:rFonts w:ascii="Arial Narrow" w:hAnsi="Arial Narrow"/>
              <w:b/>
              <w:rPrChange w:id="7495" w:author="John Clevenger [2]" w:date="2022-12-14T11:48:00Z">
                <w:rPr/>
              </w:rPrChange>
            </w:rPr>
            <w:delText>Records Read</w:delText>
          </w:r>
        </w:del>
      </w:ins>
      <w:del w:id="7496" w:author="John Clevenger" w:date="2022-12-15T15:46:00Z">
        <w:r w:rsidDel="00DC32C7">
          <w:delText xml:space="preserve">.  </w:delText>
        </w:r>
      </w:del>
      <w:ins w:id="7497" w:author="John Clevenger [2]" w:date="2022-12-14T11:48:00Z">
        <w:del w:id="7498" w:author="John Clevenger" w:date="2022-12-15T15:46:00Z">
          <w:r w:rsidR="00360A01" w:rsidDel="00DC32C7">
            <w:delText xml:space="preserve">Once </w:delText>
          </w:r>
        </w:del>
      </w:ins>
      <w:ins w:id="7499" w:author="John Clevenger [2]" w:date="2022-12-14T11:50:00Z">
        <w:del w:id="7500" w:author="John Clevenger" w:date="2022-12-15T15:46:00Z">
          <w:r w:rsidR="00360A01" w:rsidDel="00DC32C7">
            <w:delText>s</w:delText>
          </w:r>
        </w:del>
      </w:ins>
      <w:ins w:id="7501" w:author="John Clevenger [2]" w:date="2022-12-14T11:48:00Z">
        <w:del w:id="7502" w:author="John Clevenger" w:date="2022-12-15T15:46:00Z">
          <w:r w:rsidR="00360A01" w:rsidDel="00DC32C7">
            <w:delText>hadowing h</w:delText>
          </w:r>
        </w:del>
      </w:ins>
      <w:ins w:id="7503" w:author="John Clevenger [2]" w:date="2022-12-14T11:49:00Z">
        <w:del w:id="7504" w:author="John Clevenger" w:date="2022-12-15T15:46:00Z">
          <w:r w:rsidR="00360A01" w:rsidDel="00DC32C7">
            <w:delText>as been started, t</w:delText>
          </w:r>
        </w:del>
      </w:ins>
      <w:ins w:id="7505" w:author="John Clevenger [2]" w:date="2022-12-14T11:48:00Z">
        <w:del w:id="7506" w:author="John Clevenger" w:date="2022-12-15T15:46:00Z">
          <w:r w:rsidR="00360A01" w:rsidDel="00DC32C7">
            <w:delText xml:space="preserve">hese fields are dynamically updated as the Event Feed from the </w:delText>
          </w:r>
        </w:del>
      </w:ins>
      <w:ins w:id="7507" w:author="John Clevenger [2]" w:date="2022-12-14T11:49:00Z">
        <w:del w:id="7508" w:author="John Clevenger" w:date="2022-12-15T15:46:00Z">
          <w:r w:rsidR="00360A01" w:rsidDel="00DC32C7">
            <w:delText xml:space="preserve">Primary CCS provides </w:delText>
          </w:r>
        </w:del>
      </w:ins>
      <w:ins w:id="7509" w:author="John Clevenger [2]" w:date="2022-12-14T11:54:00Z">
        <w:del w:id="7510" w:author="John Clevenger" w:date="2022-12-15T15:46:00Z">
          <w:r w:rsidR="00470077" w:rsidDel="00DC32C7">
            <w:delText xml:space="preserve">event </w:delText>
          </w:r>
        </w:del>
      </w:ins>
      <w:ins w:id="7511" w:author="John Clevenger [2]" w:date="2022-12-14T11:49:00Z">
        <w:del w:id="7512" w:author="John Clevenger" w:date="2022-12-15T15:46:00Z">
          <w:r w:rsidR="00360A01" w:rsidDel="00DC32C7">
            <w:delText xml:space="preserve">input, giving visual </w:delText>
          </w:r>
        </w:del>
      </w:ins>
      <w:ins w:id="7513" w:author="John Clevenger [2]" w:date="2022-12-14T11:50:00Z">
        <w:del w:id="7514" w:author="John Clevenger" w:date="2022-12-15T15:46:00Z">
          <w:r w:rsidR="00360A01" w:rsidDel="00DC32C7">
            <w:delText>feedback regarding the status of shadow operations.</w:delText>
          </w:r>
        </w:del>
      </w:ins>
    </w:p>
    <w:p w14:paraId="0E26E325" w14:textId="5C35EB02" w:rsidR="008A6A5F" w:rsidDel="001C6D6E" w:rsidRDefault="00DC32C7">
      <w:pPr>
        <w:spacing w:before="240"/>
        <w:ind w:firstLine="547"/>
        <w:jc w:val="both"/>
        <w:rPr>
          <w:del w:id="7515" w:author="John Clevenger" w:date="2022-12-15T15:47:00Z"/>
        </w:rPr>
        <w:pPrChange w:id="7516" w:author="John Clevenger [2]" w:date="2022-12-14T11:52:00Z">
          <w:pPr>
            <w:spacing w:before="480"/>
            <w:ind w:firstLine="547"/>
            <w:jc w:val="both"/>
          </w:pPr>
        </w:pPrChange>
      </w:pPr>
      <w:ins w:id="7517" w:author="John Clevenger [2]" w:date="2022-12-14T11:32:00Z">
        <w:del w:id="7518" w:author="John Clevenger" w:date="2022-12-15T15:46:00Z">
          <w:r w:rsidDel="00DC32C7">
            <w:rPr>
              <w:noProof/>
            </w:rPr>
            <w:drawing>
              <wp:anchor distT="0" distB="0" distL="114300" distR="114300" simplePos="0" relativeHeight="251650048" behindDoc="0" locked="0" layoutInCell="1" allowOverlap="1" wp14:anchorId="6A6FD1CD" wp14:editId="61F2C936">
                <wp:simplePos x="0" y="0"/>
                <wp:positionH relativeFrom="column">
                  <wp:posOffset>1051994</wp:posOffset>
                </wp:positionH>
                <wp:positionV relativeFrom="paragraph">
                  <wp:posOffset>177466</wp:posOffset>
                </wp:positionV>
                <wp:extent cx="5004705" cy="3124200"/>
                <wp:effectExtent l="0" t="0" r="0" b="0"/>
                <wp:wrapTopAndBottom/>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04705" cy="3124200"/>
                        </a:xfrm>
                        <a:prstGeom prst="rect">
                          <a:avLst/>
                        </a:prstGeom>
                        <a:noFill/>
                        <a:ln>
                          <a:noFill/>
                        </a:ln>
                      </pic:spPr>
                    </pic:pic>
                  </a:graphicData>
                </a:graphic>
                <wp14:sizeRelH relativeFrom="page">
                  <wp14:pctWidth>0</wp14:pctWidth>
                </wp14:sizeRelH>
                <wp14:sizeRelV relativeFrom="page">
                  <wp14:pctHeight>0</wp14:pctHeight>
                </wp14:sizeRelV>
              </wp:anchor>
            </w:drawing>
          </w:r>
        </w:del>
      </w:ins>
      <w:del w:id="7519" w:author="John Clevenger" w:date="2022-06-27T15:34:00Z">
        <w:r w:rsidR="006430FA" w:rsidDel="009F292C">
          <w:delText xml:space="preserve">This </w:delText>
        </w:r>
      </w:del>
      <w:ins w:id="7520" w:author="John Clevenger [2]" w:date="2022-12-14T11:54:00Z">
        <w:del w:id="7521" w:author="John Clevenger" w:date="2022-12-15T15:47:00Z">
          <w:r w:rsidR="00470077" w:rsidDel="001C6D6E">
            <w:delText xml:space="preserve">the </w:delText>
          </w:r>
          <w:r w:rsidR="00470077" w:rsidRPr="00470077" w:rsidDel="001C6D6E">
            <w:rPr>
              <w:rFonts w:ascii="Arial Narrow" w:hAnsi="Arial Narrow"/>
              <w:b/>
              <w:rPrChange w:id="7522" w:author="John Clevenger [2]" w:date="2022-12-14T11:54:00Z">
                <w:rPr/>
              </w:rPrChange>
            </w:rPr>
            <w:delText>Last Event ID</w:delText>
          </w:r>
        </w:del>
      </w:ins>
      <w:del w:id="7523" w:author="John Clevenger" w:date="2022-12-15T15:47:00Z">
        <w:r w:rsidR="006430FA" w:rsidDel="001C6D6E">
          <w:delText xml:space="preserve">field can be used to inform the primary CCS that the shadow wishes not to start from the very beginning of the contest, but rather is only interested in events which have occurred </w:delText>
        </w:r>
        <w:r w:rsidR="006430FA" w:rsidDel="001C6D6E">
          <w:rPr>
            <w:i/>
          </w:rPr>
          <w:delText xml:space="preserve">since </w:delText>
        </w:r>
        <w:r w:rsidR="006430FA" w:rsidDel="001C6D6E">
          <w:delText xml:space="preserve">the specified </w:delText>
        </w:r>
        <w:r w:rsidR="006430FA" w:rsidRPr="006430FA" w:rsidDel="001C6D6E">
          <w:rPr>
            <w:rFonts w:ascii="Arial Narrow" w:hAnsi="Arial Narrow"/>
            <w:b/>
          </w:rPr>
          <w:delText>Last Event ID</w:delText>
        </w:r>
        <w:r w:rsidR="006430FA" w:rsidDel="001C6D6E">
          <w:delText>.  This is useful when restarting a shadow which has already fetched and executed large amounts of data from the primary; it avoids having to repeat the fetch/execute cycle for submissions already processed by the shadow.</w:delText>
        </w:r>
        <w:r w:rsidR="001D7389" w:rsidDel="001C6D6E">
          <w:delText xml:space="preserve">  The format of the </w:delText>
        </w:r>
        <w:r w:rsidR="001D7389" w:rsidRPr="001D7389" w:rsidDel="001C6D6E">
          <w:rPr>
            <w:rFonts w:ascii="Arial Narrow" w:hAnsi="Arial Narrow"/>
            <w:b/>
          </w:rPr>
          <w:delText>Last Event ID</w:delText>
        </w:r>
        <w:r w:rsidR="001D7389" w:rsidDel="001C6D6E">
          <w:delText xml:space="preserve"> must match the format of event IDs sent from the primary CCS.</w:delText>
        </w:r>
      </w:del>
    </w:p>
    <w:p w14:paraId="04E4CA87" w14:textId="16CED647" w:rsidR="006430FA" w:rsidDel="00DC32C7" w:rsidRDefault="006430FA" w:rsidP="001D7389">
      <w:pPr>
        <w:spacing w:before="240"/>
        <w:ind w:firstLine="547"/>
        <w:jc w:val="both"/>
        <w:rPr>
          <w:del w:id="7524" w:author="John Clevenger" w:date="2022-12-15T15:45:00Z"/>
        </w:rPr>
      </w:pPr>
      <w:del w:id="7525" w:author="John Clevenger" w:date="2022-12-15T15:45:00Z">
        <w:r w:rsidDel="00DC32C7">
          <w:delText xml:space="preserve">One thing to note is that this screen does </w:delText>
        </w:r>
        <w:r w:rsidDel="00DC32C7">
          <w:rPr>
            <w:i/>
          </w:rPr>
          <w:delText xml:space="preserve">not </w:delText>
        </w:r>
        <w:r w:rsidDel="00DC32C7">
          <w:delText>provide for enabling the</w:delText>
        </w:r>
        <w:r w:rsidR="001D7389" w:rsidDel="00DC32C7">
          <w:delText xml:space="preserve"> legacy</w:delText>
        </w:r>
        <w:r w:rsidDel="00DC32C7">
          <w:delText xml:space="preserve"> </w:delText>
        </w:r>
        <w:r w:rsidRPr="001D7389" w:rsidDel="00DC32C7">
          <w:rPr>
            <w:rFonts w:ascii="Arial Narrow" w:hAnsi="Arial Narrow"/>
            <w:b/>
          </w:rPr>
          <w:delText>CCS Test Mode</w:delText>
        </w:r>
        <w:r w:rsidDel="00DC32C7">
          <w:delText xml:space="preserve"> state, which is required for shadow operations to proceed.  This is one reason why it is necessary to either configure shadow mode interactively</w:delText>
        </w:r>
        <w:r w:rsidR="001D7389" w:rsidDel="00DC32C7">
          <w:delText xml:space="preserve"> (and check the </w:delText>
        </w:r>
        <w:r w:rsidR="001D7389" w:rsidRPr="001D7389" w:rsidDel="00DC32C7">
          <w:rPr>
            <w:rFonts w:ascii="Arial Narrow" w:hAnsi="Arial Narrow"/>
            <w:b/>
          </w:rPr>
          <w:delText>CCS Test Mode</w:delText>
        </w:r>
        <w:r w:rsidR="001D7389" w:rsidDel="00DC32C7">
          <w:delText xml:space="preserve"> box)</w:delText>
        </w:r>
        <w:r w:rsidDel="00DC32C7">
          <w:delText xml:space="preserve">, or to </w:delText>
        </w:r>
      </w:del>
      <w:del w:id="7526" w:author="John Clevenger" w:date="2022-06-16T11:52:00Z">
        <w:r w:rsidDel="00517D62">
          <w:delText>specify</w:delText>
        </w:r>
        <w:r w:rsidR="001D7389" w:rsidDel="00517D62">
          <w:delText xml:space="preserve"> </w:delText>
        </w:r>
        <w:r w:rsidDel="00517D62">
          <w:delText xml:space="preserve"> </w:delText>
        </w:r>
        <w:r w:rsidR="001D7389" w:rsidRPr="001D7389" w:rsidDel="00517D62">
          <w:rPr>
            <w:rFonts w:ascii="Arial Narrow" w:hAnsi="Arial Narrow"/>
            <w:sz w:val="26"/>
          </w:rPr>
          <w:delText>ccs</w:delText>
        </w:r>
      </w:del>
      <w:del w:id="7527" w:author="John Clevenger" w:date="2022-12-15T15:45:00Z">
        <w:r w:rsidR="001D7389" w:rsidRPr="001D7389" w:rsidDel="00DC32C7">
          <w:rPr>
            <w:rFonts w:ascii="Arial Narrow" w:hAnsi="Arial Narrow"/>
            <w:sz w:val="26"/>
          </w:rPr>
          <w:delText xml:space="preserve">-test-mode: true </w:delText>
        </w:r>
        <w:r w:rsidR="001D7389" w:rsidDel="00DC32C7">
          <w:rPr>
            <w:rFonts w:ascii="Arial Narrow" w:hAnsi="Arial Narrow"/>
            <w:sz w:val="26"/>
          </w:rPr>
          <w:delText xml:space="preserve"> </w:delText>
        </w:r>
        <w:r w:rsidDel="00DC32C7">
          <w:delText>in a YAML file.</w:delText>
        </w:r>
      </w:del>
    </w:p>
    <w:p w14:paraId="583A467A" w14:textId="288B5A20" w:rsidR="006430FA" w:rsidRPr="00921279" w:rsidDel="00DC32C7" w:rsidRDefault="006430FA" w:rsidP="00FA7C27">
      <w:pPr>
        <w:spacing w:before="240"/>
        <w:ind w:firstLine="540"/>
        <w:jc w:val="both"/>
        <w:rPr>
          <w:del w:id="7528" w:author="John Clevenger" w:date="2022-12-15T15:45:00Z"/>
        </w:rPr>
      </w:pPr>
      <w:del w:id="7529" w:author="John Clevenger" w:date="2022-12-15T15:45:00Z">
        <w:r w:rsidDel="00DC32C7">
          <w:delText xml:space="preserve">The </w:delText>
        </w:r>
        <w:r w:rsidRPr="006430FA" w:rsidDel="00DC32C7">
          <w:rPr>
            <w:rFonts w:ascii="Arial Narrow" w:hAnsi="Arial Narrow"/>
            <w:b/>
          </w:rPr>
          <w:delText>Test Connection</w:delText>
        </w:r>
        <w:r w:rsidDel="00DC32C7">
          <w:delText xml:space="preserve"> button can be used to verify that the </w:delText>
        </w:r>
        <w:r w:rsidR="00921279" w:rsidDel="00DC32C7">
          <w:delText>PC</w:delText>
        </w:r>
        <w:r w:rsidR="00921279" w:rsidRPr="007E4F29" w:rsidDel="00DC32C7">
          <w:rPr>
            <w:vertAlign w:val="superscript"/>
          </w:rPr>
          <w:delText>2</w:delText>
        </w:r>
        <w:r w:rsidDel="00DC32C7">
          <w:delText xml:space="preserve"> shadow can establish a connection to the primary using the specified URL; pressing </w:delText>
        </w:r>
        <w:r w:rsidRPr="00921279" w:rsidDel="00DC32C7">
          <w:rPr>
            <w:rFonts w:ascii="Arial Narrow" w:hAnsi="Arial Narrow"/>
            <w:b/>
          </w:rPr>
          <w:delText>Test Connection</w:delText>
        </w:r>
        <w:r w:rsidDel="00DC32C7">
          <w:delText xml:space="preserve"> will return a failure message if no connection could be established.   Note: </w:delText>
        </w:r>
        <w:r w:rsidRPr="00921279" w:rsidDel="00DC32C7">
          <w:rPr>
            <w:rFonts w:ascii="Arial Narrow" w:hAnsi="Arial Narrow"/>
            <w:b/>
          </w:rPr>
          <w:delText>Test Connection</w:delText>
        </w:r>
        <w:r w:rsidDel="00DC32C7">
          <w:delText xml:space="preserve"> only verifies that </w:delText>
        </w:r>
        <w:r w:rsidR="00921279" w:rsidDel="00DC32C7">
          <w:rPr>
            <w:i/>
          </w:rPr>
          <w:delText>there is a valid network path to the specified URL.</w:delText>
        </w:r>
        <w:r w:rsidR="00921279" w:rsidDel="00DC32C7">
          <w:delText xml:space="preserve"> It does </w:delText>
        </w:r>
        <w:r w:rsidR="00921279" w:rsidDel="00DC32C7">
          <w:rPr>
            <w:i/>
          </w:rPr>
          <w:delText xml:space="preserve">not, </w:delText>
        </w:r>
        <w:r w:rsidR="00921279" w:rsidDel="00DC32C7">
          <w:delText>for example, actually login to the remote (primary) system, validate credentials, or similar operations.</w:delText>
        </w:r>
      </w:del>
    </w:p>
    <w:p w14:paraId="1764EF0D" w14:textId="6E91DBDD" w:rsidR="002A04E3" w:rsidRPr="002A04E3" w:rsidRDefault="00921279" w:rsidP="00FA7C27">
      <w:pPr>
        <w:spacing w:before="240"/>
        <w:ind w:firstLine="540"/>
        <w:jc w:val="both"/>
      </w:pPr>
      <w:del w:id="7530" w:author="John Clevenger" w:date="2022-12-15T15:45:00Z">
        <w:r w:rsidDel="00DC32C7">
          <w:delText xml:space="preserve">Pressing the </w:delText>
        </w:r>
        <w:r w:rsidRPr="000E4A54" w:rsidDel="00DC32C7">
          <w:rPr>
            <w:rFonts w:ascii="Arial Narrow" w:hAnsi="Arial Narrow"/>
            <w:b/>
          </w:rPr>
          <w:delText>Start Shadowing</w:delText>
        </w:r>
        <w:r w:rsidDel="00DC32C7">
          <w:delText xml:space="preserve"> button will cause PC</w:delText>
        </w:r>
        <w:r w:rsidRPr="000E4A54" w:rsidDel="00DC32C7">
          <w:rPr>
            <w:vertAlign w:val="superscript"/>
          </w:rPr>
          <w:delText>2</w:delText>
        </w:r>
        <w:r w:rsidDel="00DC32C7">
          <w:delText xml:space="preserve"> to login to the primary CCS and begin fetching and </w:delText>
        </w:r>
        <w:r w:rsidR="001D7389" w:rsidDel="00DC32C7">
          <w:delText xml:space="preserve">(presuming an Auto-Judge has been started) </w:delText>
        </w:r>
        <w:r w:rsidDel="00DC32C7">
          <w:delText xml:space="preserve">executing submissions.   </w:delText>
        </w:r>
      </w:del>
      <w:ins w:id="7531" w:author="John Clevenger" w:date="2022-06-24T13:28:00Z">
        <w:r w:rsidR="002A04E3">
          <w:t>Starting with Version 9.8, PC</w:t>
        </w:r>
        <w:r w:rsidR="002A04E3" w:rsidRPr="002A04E3">
          <w:rPr>
            <w:vertAlign w:val="superscript"/>
            <w:rPrChange w:id="7532" w:author="John Clevenger" w:date="2022-06-24T13:29:00Z">
              <w:rPr/>
            </w:rPrChange>
          </w:rPr>
          <w:t>2</w:t>
        </w:r>
        <w:r w:rsidR="002A04E3">
          <w:t xml:space="preserve"> supports the ability to run multiple shadow clients.  </w:t>
        </w:r>
      </w:ins>
      <w:ins w:id="7533" w:author="John Clevenger" w:date="2022-06-24T13:29:00Z">
        <w:r w:rsidR="002A04E3">
          <w:t xml:space="preserve">However, </w:t>
        </w:r>
      </w:ins>
      <w:ins w:id="7534" w:author="John Clevenger" w:date="2022-06-24T13:30:00Z">
        <w:r w:rsidR="002A04E3">
          <w:t xml:space="preserve">only </w:t>
        </w:r>
        <w:r w:rsidR="002A04E3">
          <w:rPr>
            <w:i/>
            <w:iCs/>
          </w:rPr>
          <w:t xml:space="preserve">one </w:t>
        </w:r>
        <w:r w:rsidR="002A04E3">
          <w:t xml:space="preserve">shadow client is allowed to perform </w:t>
        </w:r>
      </w:ins>
      <w:ins w:id="7535" w:author="John Clevenger" w:date="2022-06-24T13:31:00Z">
        <w:r w:rsidR="002A04E3">
          <w:t>modifications to the PC</w:t>
        </w:r>
        <w:r w:rsidR="002A04E3" w:rsidRPr="002A04E3">
          <w:rPr>
            <w:vertAlign w:val="superscript"/>
            <w:rPrChange w:id="7536" w:author="John Clevenger" w:date="2022-06-24T13:33:00Z">
              <w:rPr/>
            </w:rPrChange>
          </w:rPr>
          <w:t>2</w:t>
        </w:r>
        <w:r w:rsidR="002A04E3">
          <w:t xml:space="preserve"> system; the others can act as “</w:t>
        </w:r>
      </w:ins>
      <w:ins w:id="7537" w:author="John Clevenger" w:date="2022-06-24T13:35:00Z">
        <w:r w:rsidR="0060115F">
          <w:t>r</w:t>
        </w:r>
      </w:ins>
      <w:ins w:id="7538" w:author="John Clevenger" w:date="2022-06-24T13:31:00Z">
        <w:r w:rsidR="002A04E3">
          <w:t>ead-only Shadows”, allowing them to observe ongoing shadow operations – but they will not be a</w:t>
        </w:r>
      </w:ins>
      <w:ins w:id="7539" w:author="John Clevenger" w:date="2022-06-24T13:32:00Z">
        <w:r w:rsidR="002A04E3">
          <w:t>ble to invoke shadow operations which modify the PC</w:t>
        </w:r>
        <w:r w:rsidR="002A04E3" w:rsidRPr="002A04E3">
          <w:rPr>
            <w:vertAlign w:val="superscript"/>
            <w:rPrChange w:id="7540" w:author="John Clevenger" w:date="2022-06-24T13:33:00Z">
              <w:rPr/>
            </w:rPrChange>
          </w:rPr>
          <w:t>2</w:t>
        </w:r>
        <w:r w:rsidR="002A04E3">
          <w:t xml:space="preserve"> server data</w:t>
        </w:r>
      </w:ins>
      <w:ins w:id="7541" w:author="John Clevenger" w:date="2022-06-24T13:35:00Z">
        <w:r w:rsidR="0060115F">
          <w:t xml:space="preserve"> (such as submitting runs or </w:t>
        </w:r>
        <w:r w:rsidR="0060115F">
          <w:lastRenderedPageBreak/>
          <w:t>resolving conflicts)</w:t>
        </w:r>
      </w:ins>
      <w:ins w:id="7542" w:author="John Clevenger" w:date="2022-06-24T13:32:00Z">
        <w:r w:rsidR="002A04E3">
          <w:t xml:space="preserve">.   </w:t>
        </w:r>
      </w:ins>
      <w:ins w:id="7543" w:author="John Clevenger" w:date="2022-06-24T13:33:00Z">
        <w:r w:rsidR="002A04E3">
          <w:t>A</w:t>
        </w:r>
      </w:ins>
      <w:ins w:id="7544" w:author="John Clevenger" w:date="2022-06-24T13:32:00Z">
        <w:r w:rsidR="002A04E3">
          <w:t xml:space="preserve">ccount </w:t>
        </w:r>
      </w:ins>
      <w:ins w:id="7545" w:author="John Clevenger" w:date="2022-06-27T15:40:00Z">
        <w:r w:rsidR="00841BF3" w:rsidRPr="008A6A5F">
          <w:rPr>
            <w:rFonts w:ascii="Arial Narrow" w:hAnsi="Arial Narrow"/>
            <w:b/>
          </w:rPr>
          <w:t>FEEDER</w:t>
        </w:r>
        <w:r w:rsidR="00841BF3">
          <w:rPr>
            <w:rFonts w:ascii="Arial Narrow" w:hAnsi="Arial Narrow"/>
            <w:b/>
          </w:rPr>
          <w:t>1</w:t>
        </w:r>
        <w:r w:rsidR="00841BF3">
          <w:t xml:space="preserve"> </w:t>
        </w:r>
      </w:ins>
      <w:ins w:id="7546" w:author="John Clevenger" w:date="2022-06-24T13:32:00Z">
        <w:r w:rsidR="002A04E3">
          <w:t>is allowed to perform the full range of sha</w:t>
        </w:r>
      </w:ins>
      <w:ins w:id="7547" w:author="John Clevenger" w:date="2022-06-24T13:33:00Z">
        <w:r w:rsidR="002A04E3">
          <w:t>dowing operations; logging in with a higher-numbered FEEDER account produces a read-only shadow.</w:t>
        </w:r>
      </w:ins>
    </w:p>
    <w:p w14:paraId="41F4D9E1" w14:textId="07697093" w:rsidR="00007756" w:rsidDel="0060115F" w:rsidRDefault="00007756">
      <w:pPr>
        <w:keepNext/>
        <w:keepLines/>
        <w:spacing w:before="240"/>
        <w:jc w:val="both"/>
        <w:rPr>
          <w:del w:id="7548" w:author="John Clevenger" w:date="2022-06-24T13:35:00Z"/>
        </w:rPr>
        <w:pPrChange w:id="7549" w:author="John Clevenger" w:date="2022-06-27T15:54:00Z">
          <w:pPr>
            <w:spacing w:before="240"/>
            <w:ind w:firstLine="540"/>
            <w:jc w:val="both"/>
          </w:pPr>
        </w:pPrChange>
      </w:pPr>
    </w:p>
    <w:p w14:paraId="7DE5BB06" w14:textId="2E1397D9" w:rsidR="000E4A54" w:rsidRDefault="006E385D" w:rsidP="00BD2D02">
      <w:pPr>
        <w:keepNext/>
        <w:keepLines/>
        <w:pageBreakBefore/>
        <w:numPr>
          <w:ilvl w:val="0"/>
          <w:numId w:val="35"/>
        </w:numPr>
        <w:spacing w:before="240"/>
        <w:jc w:val="both"/>
        <w:rPr>
          <w:ins w:id="7550" w:author="John Clevenger" w:date="2022-06-27T15:59:00Z"/>
          <w:b/>
        </w:rPr>
      </w:pPr>
      <w:r>
        <w:rPr>
          <w:b/>
        </w:rPr>
        <w:lastRenderedPageBreak/>
        <w:t xml:space="preserve">Comparing </w:t>
      </w:r>
      <w:del w:id="7551" w:author="John Clevenger" w:date="2022-06-16T12:08:00Z">
        <w:r w:rsidDel="00007756">
          <w:rPr>
            <w:b/>
          </w:rPr>
          <w:delText xml:space="preserve">Shadow </w:delText>
        </w:r>
      </w:del>
      <w:r>
        <w:rPr>
          <w:b/>
        </w:rPr>
        <w:t>Results</w:t>
      </w:r>
    </w:p>
    <w:p w14:paraId="40B53746" w14:textId="51977EB6" w:rsidR="00C30426" w:rsidRPr="00D618A1" w:rsidRDefault="00C30426">
      <w:pPr>
        <w:keepNext/>
        <w:keepLines/>
        <w:numPr>
          <w:ilvl w:val="1"/>
          <w:numId w:val="35"/>
        </w:numPr>
        <w:spacing w:before="240"/>
        <w:jc w:val="both"/>
        <w:rPr>
          <w:b/>
        </w:rPr>
        <w:pPrChange w:id="7552" w:author="John Clevenger" w:date="2022-06-27T16:01:00Z">
          <w:pPr>
            <w:numPr>
              <w:numId w:val="35"/>
            </w:numPr>
            <w:spacing w:before="240"/>
            <w:ind w:left="360" w:hanging="360"/>
            <w:jc w:val="both"/>
          </w:pPr>
        </w:pPrChange>
      </w:pPr>
      <w:ins w:id="7553" w:author="John Clevenger" w:date="2022-06-27T15:59:00Z">
        <w:r>
          <w:rPr>
            <w:b/>
          </w:rPr>
          <w:t>Comparing Runs</w:t>
        </w:r>
      </w:ins>
    </w:p>
    <w:p w14:paraId="7144D2D5" w14:textId="10D6D647" w:rsidR="000E4A54" w:rsidRPr="00C30426" w:rsidDel="00C30426" w:rsidRDefault="00C30426">
      <w:pPr>
        <w:keepNext/>
        <w:keepLines/>
        <w:pageBreakBefore/>
        <w:numPr>
          <w:ilvl w:val="1"/>
          <w:numId w:val="35"/>
        </w:numPr>
        <w:spacing w:before="240"/>
        <w:jc w:val="both"/>
        <w:rPr>
          <w:del w:id="7554" w:author="John Clevenger" w:date="2022-06-27T16:00:00Z"/>
          <w:b/>
          <w:bCs/>
          <w:rPrChange w:id="7555" w:author="John Clevenger" w:date="2022-06-27T15:59:00Z">
            <w:rPr>
              <w:del w:id="7556" w:author="John Clevenger" w:date="2022-06-27T16:00:00Z"/>
            </w:rPr>
          </w:rPrChange>
        </w:rPr>
        <w:pPrChange w:id="7557" w:author="John Clevenger" w:date="2022-06-27T15:59:00Z">
          <w:pPr>
            <w:spacing w:before="240"/>
            <w:ind w:firstLine="540"/>
            <w:jc w:val="both"/>
          </w:pPr>
        </w:pPrChange>
      </w:pPr>
      <w:ins w:id="7558" w:author="John Clevenger" w:date="2022-06-24T15:32:00Z">
        <w:r>
          <w:rPr>
            <w:noProof/>
          </w:rPr>
          <w:drawing>
            <wp:anchor distT="0" distB="0" distL="114300" distR="114300" simplePos="0" relativeHeight="251634688" behindDoc="0" locked="0" layoutInCell="1" allowOverlap="1" wp14:anchorId="634CDD1A" wp14:editId="7558C6AD">
              <wp:simplePos x="0" y="0"/>
              <wp:positionH relativeFrom="column">
                <wp:posOffset>359473</wp:posOffset>
              </wp:positionH>
              <wp:positionV relativeFrom="paragraph">
                <wp:posOffset>878593</wp:posOffset>
              </wp:positionV>
              <wp:extent cx="5208270" cy="631952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208270" cy="6319520"/>
                      </a:xfrm>
                      <a:prstGeom prst="rect">
                        <a:avLst/>
                      </a:prstGeom>
                    </pic:spPr>
                  </pic:pic>
                </a:graphicData>
              </a:graphic>
              <wp14:sizeRelH relativeFrom="page">
                <wp14:pctWidth>0</wp14:pctWidth>
              </wp14:sizeRelH>
              <wp14:sizeRelV relativeFrom="page">
                <wp14:pctHeight>0</wp14:pctHeight>
              </wp14:sizeRelV>
            </wp:anchor>
          </w:drawing>
        </w:r>
      </w:ins>
      <w:del w:id="7559" w:author="John Clevenger" w:date="2022-06-16T12:04:00Z">
        <w:r w:rsidR="001D7389" w:rsidRPr="00C30426" w:rsidDel="00007756">
          <w:rPr>
            <w:b/>
            <w:bCs/>
            <w:rPrChange w:id="7560" w:author="John Clevenger" w:date="2022-06-27T15:59:00Z">
              <w:rPr/>
            </w:rPrChange>
          </w:rPr>
          <w:delText>Starting a PC</w:delText>
        </w:r>
        <w:r w:rsidR="001D7389" w:rsidRPr="00C30426" w:rsidDel="00007756">
          <w:rPr>
            <w:b/>
            <w:bCs/>
            <w:vertAlign w:val="superscript"/>
            <w:rPrChange w:id="7561" w:author="John Clevenger" w:date="2022-06-27T15:59:00Z">
              <w:rPr>
                <w:vertAlign w:val="superscript"/>
              </w:rPr>
            </w:rPrChange>
          </w:rPr>
          <w:delText>2</w:delText>
        </w:r>
        <w:r w:rsidR="001D7389" w:rsidRPr="00C30426" w:rsidDel="00007756">
          <w:rPr>
            <w:b/>
            <w:bCs/>
            <w:rPrChange w:id="7562" w:author="John Clevenger" w:date="2022-06-27T15:59:00Z">
              <w:rPr/>
            </w:rPrChange>
          </w:rPr>
          <w:delText xml:space="preserve"> scoreboard (as described elsewhere in this manual) will allow viewing the </w:delText>
        </w:r>
        <w:r w:rsidR="006E385D" w:rsidRPr="00C30426" w:rsidDel="00007756">
          <w:rPr>
            <w:b/>
            <w:bCs/>
            <w:rPrChange w:id="7563" w:author="John Clevenger" w:date="2022-06-27T15:59:00Z">
              <w:rPr/>
            </w:rPrChange>
          </w:rPr>
          <w:delText>PC</w:delText>
        </w:r>
        <w:r w:rsidR="006E385D" w:rsidRPr="00C30426" w:rsidDel="00007756">
          <w:rPr>
            <w:b/>
            <w:bCs/>
            <w:vertAlign w:val="superscript"/>
            <w:rPrChange w:id="7564" w:author="John Clevenger" w:date="2022-06-27T15:59:00Z">
              <w:rPr>
                <w:vertAlign w:val="superscript"/>
              </w:rPr>
            </w:rPrChange>
          </w:rPr>
          <w:delText>2</w:delText>
        </w:r>
        <w:r w:rsidR="006E385D" w:rsidRPr="00C30426" w:rsidDel="00007756">
          <w:rPr>
            <w:b/>
            <w:bCs/>
            <w:rPrChange w:id="7565" w:author="John Clevenger" w:date="2022-06-27T15:59:00Z">
              <w:rPr/>
            </w:rPrChange>
          </w:rPr>
          <w:delText>-</w:delText>
        </w:r>
        <w:r w:rsidR="001D7389" w:rsidRPr="00C30426" w:rsidDel="00007756">
          <w:rPr>
            <w:b/>
            <w:bCs/>
            <w:rPrChange w:id="7566" w:author="John Clevenger" w:date="2022-06-27T15:59:00Z">
              <w:rPr/>
            </w:rPrChange>
          </w:rPr>
          <w:delText>computed results</w:delText>
        </w:r>
        <w:r w:rsidR="000E4A54" w:rsidRPr="00C30426" w:rsidDel="00007756">
          <w:rPr>
            <w:b/>
            <w:bCs/>
            <w:rPrChange w:id="7567" w:author="John Clevenger" w:date="2022-06-27T15:59:00Z">
              <w:rPr/>
            </w:rPrChange>
          </w:rPr>
          <w:delText xml:space="preserve"> for comparison with the primary CCS</w:delText>
        </w:r>
        <w:r w:rsidR="001D7389" w:rsidRPr="00C30426" w:rsidDel="00007756">
          <w:rPr>
            <w:b/>
            <w:bCs/>
            <w:rPrChange w:id="7568" w:author="John Clevenger" w:date="2022-06-27T15:59:00Z">
              <w:rPr/>
            </w:rPrChange>
          </w:rPr>
          <w:delText>.</w:delText>
        </w:r>
        <w:r w:rsidR="000E4A54" w:rsidRPr="00C30426" w:rsidDel="00007756">
          <w:rPr>
            <w:b/>
            <w:bCs/>
            <w:rPrChange w:id="7569" w:author="John Clevenger" w:date="2022-06-27T15:59:00Z">
              <w:rPr/>
            </w:rPrChange>
          </w:rPr>
          <w:delText xml:space="preserve">  However, this is really only practical at the </w:delText>
        </w:r>
        <w:r w:rsidR="000E4A54" w:rsidRPr="00C30426" w:rsidDel="00007756">
          <w:rPr>
            <w:b/>
            <w:bCs/>
            <w:i/>
            <w:rPrChange w:id="7570" w:author="John Clevenger" w:date="2022-06-27T15:59:00Z">
              <w:rPr>
                <w:i/>
              </w:rPr>
            </w:rPrChange>
          </w:rPr>
          <w:delText>end</w:delText>
        </w:r>
        <w:r w:rsidR="000E4A54" w:rsidRPr="00C30426" w:rsidDel="00007756">
          <w:rPr>
            <w:b/>
            <w:bCs/>
            <w:rPrChange w:id="7571" w:author="John Clevenger" w:date="2022-06-27T15:59:00Z">
              <w:rPr/>
            </w:rPrChange>
          </w:rPr>
          <w:delText xml:space="preserve"> of a contest (otherwise, it’s hard to grab the primary and shadow scoreboards at exactly the same moment/state).</w:delText>
        </w:r>
      </w:del>
    </w:p>
    <w:p w14:paraId="785926BE" w14:textId="55F41BAE" w:rsidR="001D7389" w:rsidRDefault="000E4A54" w:rsidP="00115EAA">
      <w:pPr>
        <w:spacing w:before="240"/>
        <w:ind w:firstLine="540"/>
        <w:jc w:val="both"/>
      </w:pPr>
      <w:del w:id="7572" w:author="John Clevenger" w:date="2022-06-16T12:06:00Z">
        <w:r w:rsidDel="00007756">
          <w:delText xml:space="preserve">A much more useful method of comparing what the shadow is </w:delText>
        </w:r>
        <w:r w:rsidR="00373399" w:rsidDel="00007756">
          <w:delText>doing</w:delText>
        </w:r>
        <w:r w:rsidDel="00007756">
          <w:delText xml:space="preserve"> with respect to the primary is to press the </w:delText>
        </w:r>
        <w:r w:rsidRPr="00373399" w:rsidDel="00007756">
          <w:rPr>
            <w:rFonts w:ascii="Arial Narrow" w:hAnsi="Arial Narrow"/>
            <w:b/>
          </w:rPr>
          <w:delText>Compare</w:delText>
        </w:r>
        <w:r w:rsidR="00373399" w:rsidDel="00007756">
          <w:delText xml:space="preserve"> button after pressing </w:delText>
        </w:r>
        <w:r w:rsidR="00373399" w:rsidRPr="00373399" w:rsidDel="00007756">
          <w:rPr>
            <w:rFonts w:ascii="Arial Narrow" w:hAnsi="Arial Narrow"/>
            <w:b/>
          </w:rPr>
          <w:delText>Start Shadowing</w:delText>
        </w:r>
        <w:r w:rsidR="00373399" w:rsidDel="00007756">
          <w:delText>.</w:delText>
        </w:r>
        <w:r w:rsidDel="00007756">
          <w:delText xml:space="preserve">  </w:delText>
        </w:r>
      </w:del>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w:t>
      </w:r>
      <w:ins w:id="7573" w:author="John Clevenger" w:date="2022-06-16T12:06:00Z">
        <w:r w:rsidR="00007756">
          <w:t xml:space="preserve">pressing </w:t>
        </w:r>
      </w:ins>
      <w:r w:rsidR="00373399">
        <w:t xml:space="preserve">the </w:t>
      </w:r>
      <w:r w:rsidR="00373399" w:rsidRPr="00373399">
        <w:rPr>
          <w:rFonts w:ascii="Arial Narrow" w:hAnsi="Arial Narrow"/>
          <w:b/>
        </w:rPr>
        <w:t>Compare</w:t>
      </w:r>
      <w:ins w:id="7574" w:author="John Clevenger" w:date="2022-06-16T12:06:00Z">
        <w:r w:rsidR="00007756">
          <w:rPr>
            <w:rFonts w:ascii="Arial Narrow" w:hAnsi="Arial Narrow"/>
            <w:b/>
          </w:rPr>
          <w:t xml:space="preserve"> Runs</w:t>
        </w:r>
      </w:ins>
      <w:r w:rsidR="00373399">
        <w:t xml:space="preserve"> button will produce a screen </w:t>
      </w:r>
      <w:del w:id="7575" w:author="John Clevenger" w:date="2022-06-22T19:07:00Z">
        <w:r w:rsidR="00373399" w:rsidDel="005921CC">
          <w:delText>similar to</w:delText>
        </w:r>
      </w:del>
      <w:ins w:id="7576" w:author="John Clevenger" w:date="2022-06-22T19:07:00Z">
        <w:r w:rsidR="005921CC">
          <w:t>like</w:t>
        </w:r>
      </w:ins>
      <w:r w:rsidR="00373399">
        <w:t xml:space="preserve"> the following:</w:t>
      </w:r>
      <w:ins w:id="7577" w:author="John Clevenger" w:date="2022-06-24T15:32:00Z">
        <w:r w:rsidR="00A365EF" w:rsidRPr="00A365EF">
          <w:rPr>
            <w:noProof/>
          </w:rPr>
          <w:t xml:space="preserve"> </w:t>
        </w:r>
      </w:ins>
    </w:p>
    <w:p w14:paraId="0F30407C" w14:textId="29131225" w:rsidR="00046B1F" w:rsidRDefault="00A92296" w:rsidP="00115EAA">
      <w:pPr>
        <w:spacing w:before="240"/>
        <w:ind w:firstLine="540"/>
        <w:jc w:val="both"/>
      </w:pPr>
      <w:del w:id="7578" w:author="John Clevenger" w:date="2022-06-24T15:32:00Z">
        <w:r w:rsidDel="00A365EF">
          <w:rPr>
            <w:noProof/>
          </w:rPr>
          <w:lastRenderedPageBreak/>
          <w:drawing>
            <wp:anchor distT="0" distB="0" distL="114300" distR="114300" simplePos="0" relativeHeight="251632640" behindDoc="0" locked="0" layoutInCell="1" allowOverlap="1" wp14:anchorId="3E70F0B4" wp14:editId="69CAD594">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w:t>
      </w:r>
      <w:del w:id="7579" w:author="John Clevenger" w:date="2022-06-24T15:33:00Z">
        <w:r w:rsidR="00115EAA" w:rsidDel="00FE3FFB">
          <w:delText xml:space="preserve">20 </w:delText>
        </w:r>
      </w:del>
      <w:ins w:id="7580" w:author="John Clevenger" w:date="2022-06-24T15:33:00Z">
        <w:r w:rsidR="00FE3FFB">
          <w:t xml:space="preserve">58 </w:t>
        </w:r>
      </w:ins>
      <w:r w:rsidR="00115EAA">
        <w:t>submissions from the primary CCS</w:t>
      </w:r>
      <w:ins w:id="7581" w:author="John Clevenger" w:date="2022-06-24T15:38:00Z">
        <w:r w:rsidR="00FE3FFB">
          <w:t>.  Two of these submissions</w:t>
        </w:r>
      </w:ins>
      <w:del w:id="7582" w:author="John Clevenger" w:date="2022-06-24T15:38:00Z">
        <w:r w:rsidR="00115EAA" w:rsidDel="00FE3FFB">
          <w:delText xml:space="preserve">; 2 of them </w:delText>
        </w:r>
      </w:del>
      <w:ins w:id="7583" w:author="John Clevenger" w:date="2022-06-24T15:38:00Z">
        <w:r w:rsidR="00FE3FFB">
          <w:t xml:space="preserve"> </w:t>
        </w:r>
      </w:ins>
      <w:r w:rsidR="005978FF">
        <w:t>(</w:t>
      </w:r>
      <w:ins w:id="7584" w:author="John Clevenger" w:date="2022-06-24T15:35:00Z">
        <w:r w:rsidR="00FE3FFB">
          <w:t xml:space="preserve">shown in </w:t>
        </w:r>
      </w:ins>
      <w:del w:id="7585" w:author="John Clevenger" w:date="2022-06-24T15:34:00Z">
        <w:r w:rsidR="005978FF" w:rsidDel="00FE3FFB">
          <w:delText>green</w:delText>
        </w:r>
      </w:del>
      <w:ins w:id="7586" w:author="John Clevenger" w:date="2022-06-24T15:34:00Z">
        <w:r w:rsidR="00FE3FFB">
          <w:t>red</w:t>
        </w:r>
      </w:ins>
      <w:r w:rsidR="005978FF">
        <w:t xml:space="preserve">) </w:t>
      </w:r>
      <w:ins w:id="7587" w:author="John Clevenger" w:date="2022-06-24T16:07:00Z">
        <w:r w:rsidR="00A563D7">
          <w:t>produced judgements in</w:t>
        </w:r>
      </w:ins>
      <w:ins w:id="7588" w:author="John Clevenger" w:date="2022-06-24T15:34:00Z">
        <w:r w:rsidR="00FE3FFB">
          <w:t xml:space="preserve"> PC</w:t>
        </w:r>
        <w:r w:rsidR="00FE3FFB" w:rsidRPr="00373399">
          <w:rPr>
            <w:vertAlign w:val="superscript"/>
          </w:rPr>
          <w:t>2</w:t>
        </w:r>
        <w:r w:rsidR="00FE3FFB">
          <w:t xml:space="preserve"> that did not </w:t>
        </w:r>
      </w:ins>
      <w:del w:id="7589" w:author="John Clevenger" w:date="2022-06-24T15:35:00Z">
        <w:r w:rsidR="00115EAA" w:rsidDel="00FE3FFB">
          <w:delText>“</w:delText>
        </w:r>
      </w:del>
      <w:r w:rsidR="00115EAA">
        <w:t>match</w:t>
      </w:r>
      <w:del w:id="7590" w:author="John Clevenger" w:date="2022-06-24T15:35:00Z">
        <w:r w:rsidR="00115EAA" w:rsidDel="00FE3FFB">
          <w:delText>”</w:delText>
        </w:r>
      </w:del>
      <w:r w:rsidR="00115EAA">
        <w:t xml:space="preserve"> </w:t>
      </w:r>
      <w:ins w:id="7591" w:author="John Clevenger" w:date="2022-06-24T15:34:00Z">
        <w:r w:rsidR="00FE3FFB">
          <w:t xml:space="preserve">the Remote CCS </w:t>
        </w:r>
      </w:ins>
      <w:ins w:id="7592" w:author="John Clevenger" w:date="2022-06-24T16:07:00Z">
        <w:r w:rsidR="00A563D7">
          <w:t>judgeme</w:t>
        </w:r>
      </w:ins>
      <w:ins w:id="7593" w:author="John Clevenger" w:date="2022-06-24T16:08:00Z">
        <w:r w:rsidR="00A563D7">
          <w:t>nts</w:t>
        </w:r>
      </w:ins>
      <w:del w:id="7594" w:author="John Clevenger" w:date="2022-06-24T16:08:00Z">
        <w:r w:rsidR="00115EAA" w:rsidDel="00A563D7">
          <w:delText>(that is, PC</w:delText>
        </w:r>
        <w:r w:rsidR="00115EAA" w:rsidRPr="00373399" w:rsidDel="00A563D7">
          <w:rPr>
            <w:vertAlign w:val="superscript"/>
          </w:rPr>
          <w:delText>2</w:delText>
        </w:r>
        <w:r w:rsidR="00115EAA" w:rsidDel="00A563D7">
          <w:delText xml:space="preserve"> arrived at </w:delText>
        </w:r>
      </w:del>
      <w:del w:id="7595" w:author="John Clevenger" w:date="2022-06-24T15:34:00Z">
        <w:r w:rsidR="00115EAA" w:rsidDel="00FE3FFB">
          <w:delText>the same</w:delText>
        </w:r>
      </w:del>
      <w:del w:id="7596" w:author="John Clevenger" w:date="2022-06-24T16:08:00Z">
        <w:r w:rsidR="00115EAA" w:rsidDel="00A563D7">
          <w:delText xml:space="preserve"> judgement </w:delText>
        </w:r>
      </w:del>
      <w:del w:id="7597" w:author="John Clevenger" w:date="2022-06-24T15:35:00Z">
        <w:r w:rsidR="00115EAA" w:rsidDel="00FE3FFB">
          <w:delText xml:space="preserve">as </w:delText>
        </w:r>
      </w:del>
      <w:del w:id="7598" w:author="John Clevenger" w:date="2022-06-24T16:08:00Z">
        <w:r w:rsidR="00115EAA" w:rsidDel="00A563D7">
          <w:delText>the primary)</w:delText>
        </w:r>
      </w:del>
      <w:ins w:id="7599" w:author="John Clevenger" w:date="2022-06-24T15:38:00Z">
        <w:r w:rsidR="00FE3FFB">
          <w:t>;</w:t>
        </w:r>
      </w:ins>
      <w:del w:id="7600" w:author="John Clevenger" w:date="2022-06-24T15:38:00Z">
        <w:r w:rsidR="00115EAA" w:rsidDel="00FE3FFB">
          <w:delText>,</w:delText>
        </w:r>
      </w:del>
      <w:r w:rsidR="00115EAA">
        <w:t xml:space="preserve"> </w:t>
      </w:r>
      <w:del w:id="7601" w:author="John Clevenger" w:date="2022-06-24T15:36:00Z">
        <w:r w:rsidR="00115EAA" w:rsidDel="00FE3FFB">
          <w:delText xml:space="preserve">6 </w:delText>
        </w:r>
      </w:del>
      <w:ins w:id="7602" w:author="John Clevenger" w:date="2022-06-24T15:38:00Z">
        <w:r w:rsidR="00FE3FFB">
          <w:t>ten</w:t>
        </w:r>
      </w:ins>
      <w:ins w:id="7603" w:author="John Clevenger" w:date="2022-06-24T15:36:00Z">
        <w:r w:rsidR="00FE3FFB">
          <w:t xml:space="preserve"> </w:t>
        </w:r>
      </w:ins>
      <w:ins w:id="7604" w:author="John Clevenger" w:date="2022-06-24T15:40:00Z">
        <w:r w:rsidR="006C52AA">
          <w:t xml:space="preserve">of these submissions </w:t>
        </w:r>
      </w:ins>
      <w:r w:rsidR="005978FF">
        <w:t>(</w:t>
      </w:r>
      <w:del w:id="7605" w:author="John Clevenger" w:date="2022-06-24T15:36:00Z">
        <w:r w:rsidR="005978FF" w:rsidDel="00FE3FFB">
          <w:delText>red</w:delText>
        </w:r>
      </w:del>
      <w:ins w:id="7606" w:author="John Clevenger" w:date="2022-06-24T15:36:00Z">
        <w:r w:rsidR="00FE3FFB">
          <w:t>shown in yellow</w:t>
        </w:r>
      </w:ins>
      <w:r w:rsidR="005978FF">
        <w:t xml:space="preserve">) </w:t>
      </w:r>
      <w:del w:id="7607" w:author="John Clevenger" w:date="2022-06-24T15:36:00Z">
        <w:r w:rsidR="00115EAA" w:rsidDel="00FE3FFB">
          <w:delText>did not match (PC</w:delText>
        </w:r>
        <w:r w:rsidR="00115EAA" w:rsidRPr="00373399" w:rsidDel="00FE3FFB">
          <w:rPr>
            <w:vertAlign w:val="superscript"/>
          </w:rPr>
          <w:delText>2</w:delText>
        </w:r>
        <w:r w:rsidR="00115EAA" w:rsidDel="00FE3FFB">
          <w:delText xml:space="preserve"> arrived at a </w:delText>
        </w:r>
        <w:r w:rsidR="00115EAA" w:rsidDel="00FE3FFB">
          <w:rPr>
            <w:i/>
          </w:rPr>
          <w:delText xml:space="preserve">different </w:delText>
        </w:r>
        <w:r w:rsidR="00115EAA" w:rsidDel="00FE3FFB">
          <w:delText xml:space="preserve">judgement), and 12 submissions </w:delText>
        </w:r>
        <w:r w:rsidR="005978FF" w:rsidDel="00FE3FFB">
          <w:delText xml:space="preserve">(yellow) </w:delText>
        </w:r>
      </w:del>
      <w:r w:rsidR="00115EAA">
        <w:t xml:space="preserve">are </w:t>
      </w:r>
      <w:ins w:id="7608" w:author="John Clevenger" w:date="2022-06-24T15:36:00Z">
        <w:r w:rsidR="00FE3FFB">
          <w:t xml:space="preserve">still </w:t>
        </w:r>
      </w:ins>
      <w:r w:rsidR="00115EAA">
        <w:t>“pending” (</w:t>
      </w:r>
      <w:del w:id="7609" w:author="John Clevenger" w:date="2022-06-24T15:37:00Z">
        <w:r w:rsidR="00115EAA" w:rsidDel="00FE3FFB">
          <w:delText>still being judged</w:delText>
        </w:r>
      </w:del>
      <w:ins w:id="7610" w:author="John Clevenger" w:date="2022-06-24T15:37:00Z">
        <w:r w:rsidR="00FE3FFB">
          <w:t>waiting to be judged either</w:t>
        </w:r>
      </w:ins>
      <w:r w:rsidR="00115EAA">
        <w:t xml:space="preserve"> by PC</w:t>
      </w:r>
      <w:r w:rsidR="00115EAA" w:rsidRPr="00373399">
        <w:rPr>
          <w:vertAlign w:val="superscript"/>
        </w:rPr>
        <w:t>2</w:t>
      </w:r>
      <w:ins w:id="7611" w:author="John Clevenger" w:date="2022-06-24T15:37:00Z">
        <w:r w:rsidR="00FE3FFB">
          <w:rPr>
            <w:vertAlign w:val="superscript"/>
          </w:rPr>
          <w:t xml:space="preserve"> </w:t>
        </w:r>
        <w:r w:rsidR="00FE3FFB">
          <w:t>and/or the Remote CCS</w:t>
        </w:r>
      </w:ins>
      <w:r w:rsidR="00115EAA">
        <w:t>)</w:t>
      </w:r>
      <w:del w:id="7612" w:author="John Clevenger" w:date="2022-06-24T15:37:00Z">
        <w:r w:rsidR="00115EAA" w:rsidDel="00FE3FFB">
          <w:delText xml:space="preserve">.  </w:delText>
        </w:r>
      </w:del>
      <w:ins w:id="7613" w:author="John Clevenger" w:date="2022-06-24T15:38:00Z">
        <w:r w:rsidR="006C52AA">
          <w:t xml:space="preserve">; and the remaining 46 </w:t>
        </w:r>
      </w:ins>
      <w:ins w:id="7614" w:author="John Clevenger" w:date="2022-06-24T15:40:00Z">
        <w:r w:rsidR="006C52AA">
          <w:t xml:space="preserve">submissions </w:t>
        </w:r>
      </w:ins>
      <w:ins w:id="7615" w:author="John Clevenger" w:date="2022-06-24T15:38:00Z">
        <w:r w:rsidR="006C52AA">
          <w:t xml:space="preserve">(shown in green) have judgements which </w:t>
        </w:r>
      </w:ins>
      <w:ins w:id="7616" w:author="John Clevenger" w:date="2022-06-24T15:39:00Z">
        <w:r w:rsidR="006C52AA">
          <w:t>match between PC</w:t>
        </w:r>
        <w:r w:rsidR="006C52AA" w:rsidRPr="006C52AA">
          <w:rPr>
            <w:vertAlign w:val="superscript"/>
            <w:rPrChange w:id="7617" w:author="John Clevenger" w:date="2022-06-24T15:40:00Z">
              <w:rPr/>
            </w:rPrChange>
          </w:rPr>
          <w:t>2</w:t>
        </w:r>
        <w:r w:rsidR="006C52AA">
          <w:t xml:space="preserve"> and the Remote CCS</w:t>
        </w:r>
      </w:ins>
      <w:ins w:id="7618" w:author="John Clevenger" w:date="2022-06-24T15:40:00Z">
        <w:r w:rsidR="006C52AA">
          <w:t>.</w:t>
        </w:r>
      </w:ins>
      <w:del w:id="7619" w:author="John Clevenger" w:date="2022-06-24T15:38:00Z">
        <w:r w:rsidR="00115EAA" w:rsidDel="006C52AA">
          <w:delText xml:space="preserve">  </w:delText>
        </w:r>
      </w:del>
    </w:p>
    <w:p w14:paraId="49269975" w14:textId="02C72309" w:rsidR="00115EAA" w:rsidDel="006C52AA" w:rsidRDefault="00115EAA" w:rsidP="00115EAA">
      <w:pPr>
        <w:spacing w:before="240"/>
        <w:ind w:firstLine="540"/>
        <w:jc w:val="both"/>
        <w:rPr>
          <w:del w:id="7620" w:author="John Clevenger" w:date="2022-06-24T15:40:00Z"/>
        </w:rPr>
      </w:pPr>
      <w:del w:id="7621" w:author="John Clevenger" w:date="2022-06-24T15:40:00Z">
        <w:r w:rsidDel="006C52AA">
          <w:delTex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delText>
        </w:r>
      </w:del>
    </w:p>
    <w:p w14:paraId="17C5A6D9" w14:textId="51183879" w:rsidR="008572B1" w:rsidRDefault="00115EAA" w:rsidP="008572B1">
      <w:pPr>
        <w:spacing w:before="240"/>
        <w:ind w:firstLine="540"/>
        <w:jc w:val="both"/>
        <w:rPr>
          <w:ins w:id="7622" w:author="John Clevenger" w:date="2022-06-24T15:44:00Z"/>
        </w:rPr>
      </w:pPr>
      <w:r>
        <w:t xml:space="preserve">The </w:t>
      </w:r>
      <w:r w:rsidRPr="005978FF">
        <w:rPr>
          <w:rFonts w:ascii="Arial Narrow" w:hAnsi="Arial Narrow"/>
          <w:b/>
        </w:rPr>
        <w:t>Compare</w:t>
      </w:r>
      <w:ins w:id="7623" w:author="John Clevenger" w:date="2022-06-16T12:07:00Z">
        <w:r w:rsidR="00007756">
          <w:rPr>
            <w:rFonts w:ascii="Arial Narrow" w:hAnsi="Arial Narrow"/>
            <w:b/>
          </w:rPr>
          <w:t xml:space="preserve"> Runs</w:t>
        </w:r>
      </w:ins>
      <w:r>
        <w:t xml:space="preserve"> screen can be sorted on any column by clicking in that column’s header</w:t>
      </w:r>
      <w:ins w:id="7624" w:author="John Clevenger" w:date="2022-06-24T15:44:00Z">
        <w:r w:rsidR="008572B1">
          <w:t>;</w:t>
        </w:r>
      </w:ins>
      <w:ins w:id="7625" w:author="John Clevenger" w:date="2022-06-24T15:41:00Z">
        <w:r w:rsidR="006C52AA">
          <w:t xml:space="preserve"> the screen shown above has been sorted on the “Match?” column so that all submissions of the same “match status” are grouped together.</w:t>
        </w:r>
      </w:ins>
    </w:p>
    <w:p w14:paraId="4153F262" w14:textId="1E7FFA0B" w:rsidR="00C30426" w:rsidRPr="000B13D1" w:rsidRDefault="00C30426">
      <w:pPr>
        <w:keepNext/>
        <w:keepLines/>
        <w:numPr>
          <w:ilvl w:val="1"/>
          <w:numId w:val="35"/>
        </w:numPr>
        <w:spacing w:before="360"/>
        <w:jc w:val="both"/>
        <w:rPr>
          <w:ins w:id="7626" w:author="John Clevenger" w:date="2022-06-27T16:00:00Z"/>
          <w:b/>
          <w:bCs/>
        </w:rPr>
        <w:pPrChange w:id="7627" w:author="John Clevenger" w:date="2022-06-27T16:01:00Z">
          <w:pPr>
            <w:keepNext/>
            <w:keepLines/>
            <w:pageBreakBefore/>
            <w:numPr>
              <w:ilvl w:val="1"/>
              <w:numId w:val="35"/>
            </w:numPr>
            <w:spacing w:before="240"/>
            <w:ind w:left="792" w:hanging="432"/>
            <w:jc w:val="both"/>
          </w:pPr>
        </w:pPrChange>
      </w:pPr>
      <w:ins w:id="7628" w:author="John Clevenger" w:date="2022-06-27T16:00:00Z">
        <w:r>
          <w:rPr>
            <w:b/>
            <w:bCs/>
          </w:rPr>
          <w:t>Resolving Runs</w:t>
        </w:r>
      </w:ins>
    </w:p>
    <w:p w14:paraId="5474A7ED" w14:textId="15717A1B" w:rsidR="00891C62" w:rsidRDefault="008572B1" w:rsidP="008572B1">
      <w:pPr>
        <w:spacing w:before="240"/>
        <w:ind w:firstLine="540"/>
        <w:jc w:val="both"/>
        <w:rPr>
          <w:ins w:id="7629" w:author="John Clevenger" w:date="2022-06-24T15:50:00Z"/>
        </w:rPr>
      </w:pPr>
      <w:ins w:id="7630" w:author="John Clevenger" w:date="2022-06-24T15:44:00Z">
        <w:r>
          <w:t>When the PC</w:t>
        </w:r>
        <w:r w:rsidRPr="008572B1">
          <w:rPr>
            <w:vertAlign w:val="superscript"/>
            <w:rPrChange w:id="7631" w:author="John Clevenger" w:date="2022-06-24T15:46:00Z">
              <w:rPr/>
            </w:rPrChange>
          </w:rPr>
          <w:t>2</w:t>
        </w:r>
        <w:r>
          <w:t xml:space="preserve"> Shadow</w:t>
        </w:r>
      </w:ins>
      <w:ins w:id="7632" w:author="John Clevenger" w:date="2022-06-24T15:45:00Z">
        <w:r>
          <w:t xml:space="preserve"> produces a judgement which does not match the Remote CCS (</w:t>
        </w:r>
      </w:ins>
      <w:ins w:id="7633" w:author="John Clevenger" w:date="2022-06-24T15:47:00Z">
        <w:r>
          <w:t xml:space="preserve">for example, </w:t>
        </w:r>
      </w:ins>
      <w:ins w:id="7634" w:author="John Clevenger" w:date="2022-06-24T15:45:00Z">
        <w:r>
          <w:t xml:space="preserve">the submissions shown in red above), it is up to the Contest Administrator to investigate the reasons for this discrepancy.  </w:t>
        </w:r>
      </w:ins>
      <w:ins w:id="7635" w:author="John Clevenger" w:date="2022-06-24T15:46:00Z">
        <w:r>
          <w:t>A common reason for discrepancies is different timings on the judge machines used by PC</w:t>
        </w:r>
        <w:r w:rsidRPr="008572B1">
          <w:rPr>
            <w:vertAlign w:val="superscript"/>
            <w:rPrChange w:id="7636" w:author="John Clevenger" w:date="2022-06-24T15:47:00Z">
              <w:rPr/>
            </w:rPrChange>
          </w:rPr>
          <w:t>2</w:t>
        </w:r>
        <w:r>
          <w:t xml:space="preserve"> as compared to those used by the Remote CCS</w:t>
        </w:r>
      </w:ins>
      <w:ins w:id="7637" w:author="John Clevenger" w:date="2022-06-24T15:47:00Z">
        <w:r>
          <w:t>; another reason might be differences in the configurations of PC</w:t>
        </w:r>
        <w:r w:rsidRPr="008572B1">
          <w:rPr>
            <w:vertAlign w:val="superscript"/>
            <w:rPrChange w:id="7638" w:author="John Clevenger" w:date="2022-06-24T15:48:00Z">
              <w:rPr/>
            </w:rPrChange>
          </w:rPr>
          <w:t>2</w:t>
        </w:r>
        <w:r>
          <w:t xml:space="preserve"> vs. the Re</w:t>
        </w:r>
      </w:ins>
      <w:ins w:id="7639" w:author="John Clevenger" w:date="2022-06-24T15:48:00Z">
        <w:r>
          <w:t xml:space="preserve">mote CCS.  </w:t>
        </w:r>
      </w:ins>
    </w:p>
    <w:p w14:paraId="73C1B1AD" w14:textId="2B6F058F" w:rsidR="00E40EA3" w:rsidRDefault="00E40EA3" w:rsidP="00E40EA3">
      <w:pPr>
        <w:spacing w:before="240"/>
        <w:ind w:firstLine="540"/>
        <w:jc w:val="both"/>
        <w:rPr>
          <w:ins w:id="7640" w:author="John Clevenger" w:date="2022-06-24T15:58:00Z"/>
        </w:rPr>
      </w:pPr>
      <w:ins w:id="7641" w:author="John Clevenger" w:date="2022-06-24T15:58:00Z">
        <w:r>
          <w:rPr>
            <w:noProof/>
          </w:rPr>
          <w:drawing>
            <wp:anchor distT="0" distB="0" distL="114300" distR="114300" simplePos="0" relativeHeight="251644928" behindDoc="0" locked="0" layoutInCell="1" allowOverlap="1" wp14:anchorId="3EE4CACF" wp14:editId="25707CFD">
              <wp:simplePos x="0" y="0"/>
              <wp:positionH relativeFrom="column">
                <wp:posOffset>478155</wp:posOffset>
              </wp:positionH>
              <wp:positionV relativeFrom="paragraph">
                <wp:posOffset>1072772</wp:posOffset>
              </wp:positionV>
              <wp:extent cx="4986020" cy="1219835"/>
              <wp:effectExtent l="0" t="0" r="0" b="0"/>
              <wp:wrapTopAndBottom/>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986020" cy="1219835"/>
                      </a:xfrm>
                      <a:prstGeom prst="rect">
                        <a:avLst/>
                      </a:prstGeom>
                    </pic:spPr>
                  </pic:pic>
                </a:graphicData>
              </a:graphic>
              <wp14:sizeRelH relativeFrom="page">
                <wp14:pctWidth>0</wp14:pctWidth>
              </wp14:sizeRelH>
              <wp14:sizeRelV relativeFrom="page">
                <wp14:pctHeight>0</wp14:pctHeight>
              </wp14:sizeRelV>
            </wp:anchor>
          </w:drawing>
        </w:r>
      </w:ins>
      <w:ins w:id="7642" w:author="John Clevenger" w:date="2022-06-24T15:48:00Z">
        <w:r w:rsidR="008572B1">
          <w:t xml:space="preserve">In any case, once the reason for the discrepancy is determined, </w:t>
        </w:r>
      </w:ins>
      <w:ins w:id="7643" w:author="John Clevenger" w:date="2022-06-24T15:50:00Z">
        <w:r w:rsidR="00891C62">
          <w:t>sometimes it is desired</w:t>
        </w:r>
      </w:ins>
      <w:ins w:id="7644" w:author="John Clevenger" w:date="2022-06-24T15:48:00Z">
        <w:r w:rsidR="008572B1">
          <w:t xml:space="preserve"> to instruct PC</w:t>
        </w:r>
        <w:r w:rsidR="008572B1" w:rsidRPr="008572B1">
          <w:rPr>
            <w:vertAlign w:val="superscript"/>
            <w:rPrChange w:id="7645" w:author="John Clevenger" w:date="2022-06-24T15:49:00Z">
              <w:rPr/>
            </w:rPrChange>
          </w:rPr>
          <w:t>2</w:t>
        </w:r>
        <w:r w:rsidR="008572B1">
          <w:t xml:space="preserve"> to accept the Remote CCS judge</w:t>
        </w:r>
      </w:ins>
      <w:ins w:id="7646" w:author="John Clevenger" w:date="2022-06-24T15:49:00Z">
        <w:r w:rsidR="008572B1">
          <w:t xml:space="preserve">ment.  This can be done automatically by selecting </w:t>
        </w:r>
      </w:ins>
      <w:ins w:id="7647" w:author="John Clevenger" w:date="2022-06-24T15:59:00Z">
        <w:r>
          <w:t>one or more</w:t>
        </w:r>
      </w:ins>
      <w:ins w:id="7648" w:author="John Clevenger" w:date="2022-06-24T15:49:00Z">
        <w:r w:rsidR="008572B1">
          <w:t xml:space="preserve"> </w:t>
        </w:r>
      </w:ins>
      <w:ins w:id="7649" w:author="John Clevenger" w:date="2022-06-24T15:51:00Z">
        <w:r w:rsidR="00891C62">
          <w:t>submission</w:t>
        </w:r>
      </w:ins>
      <w:ins w:id="7650" w:author="John Clevenger" w:date="2022-06-24T15:59:00Z">
        <w:r>
          <w:t>s</w:t>
        </w:r>
      </w:ins>
      <w:ins w:id="7651" w:author="John Clevenger" w:date="2022-06-24T15:49:00Z">
        <w:r w:rsidR="008572B1">
          <w:t xml:space="preserve"> in the </w:t>
        </w:r>
        <w:r w:rsidR="008572B1" w:rsidRPr="00891C62">
          <w:rPr>
            <w:rFonts w:ascii="Arial Narrow" w:hAnsi="Arial Narrow"/>
            <w:b/>
            <w:rPrChange w:id="7652" w:author="John Clevenger" w:date="2022-06-24T15:50:00Z">
              <w:rPr/>
            </w:rPrChange>
          </w:rPr>
          <w:t>Compare Runs</w:t>
        </w:r>
        <w:r w:rsidR="008572B1">
          <w:t xml:space="preserve"> table, then clicking the “</w:t>
        </w:r>
        <w:r w:rsidR="008572B1" w:rsidRPr="00891C62">
          <w:rPr>
            <w:rFonts w:ascii="Arial Narrow" w:hAnsi="Arial Narrow"/>
            <w:b/>
            <w:rPrChange w:id="7653" w:author="John Clevenger" w:date="2022-06-24T15:51:00Z">
              <w:rPr/>
            </w:rPrChange>
          </w:rPr>
          <w:t>Resolve Selected</w:t>
        </w:r>
        <w:r w:rsidR="008572B1">
          <w:t>” button</w:t>
        </w:r>
      </w:ins>
      <w:ins w:id="7654" w:author="John Clevenger" w:date="2022-06-24T15:57:00Z">
        <w:r>
          <w:t>, which displays the followi</w:t>
        </w:r>
      </w:ins>
      <w:ins w:id="7655" w:author="John Clevenger" w:date="2022-06-24T15:58:00Z">
        <w:r>
          <w:t>ng dialog:</w:t>
        </w:r>
      </w:ins>
    </w:p>
    <w:p w14:paraId="6427AD6D" w14:textId="49D7035D" w:rsidR="00891C62" w:rsidRDefault="008572B1">
      <w:pPr>
        <w:spacing w:before="360"/>
        <w:ind w:firstLine="547"/>
        <w:jc w:val="both"/>
        <w:rPr>
          <w:ins w:id="7656" w:author="John Clevenger" w:date="2022-06-24T15:54:00Z"/>
        </w:rPr>
        <w:pPrChange w:id="7657" w:author="John Clevenger" w:date="2022-06-27T16:02:00Z">
          <w:pPr>
            <w:spacing w:before="240"/>
            <w:ind w:firstLine="540"/>
            <w:jc w:val="both"/>
          </w:pPr>
        </w:pPrChange>
      </w:pPr>
      <w:ins w:id="7658" w:author="John Clevenger" w:date="2022-06-24T15:50:00Z">
        <w:r>
          <w:t xml:space="preserve">  </w:t>
        </w:r>
      </w:ins>
      <w:ins w:id="7659" w:author="John Clevenger" w:date="2022-06-24T15:58:00Z">
        <w:r w:rsidR="00E40EA3">
          <w:t>P</w:t>
        </w:r>
      </w:ins>
      <w:ins w:id="7660" w:author="John Clevenger" w:date="2022-06-24T15:50:00Z">
        <w:r>
          <w:t xml:space="preserve">ressing </w:t>
        </w:r>
      </w:ins>
      <w:ins w:id="7661" w:author="John Clevenger" w:date="2022-06-24T15:58:00Z">
        <w:r w:rsidR="00E40EA3">
          <w:t>“Yes”</w:t>
        </w:r>
      </w:ins>
      <w:ins w:id="7662" w:author="John Clevenger" w:date="2022-06-24T15:51:00Z">
        <w:r w:rsidR="00891C62">
          <w:t xml:space="preserve"> instructs PC</w:t>
        </w:r>
        <w:r w:rsidR="00891C62" w:rsidRPr="00891C62">
          <w:rPr>
            <w:vertAlign w:val="superscript"/>
            <w:rPrChange w:id="7663" w:author="John Clevenger" w:date="2022-06-24T15:55:00Z">
              <w:rPr/>
            </w:rPrChange>
          </w:rPr>
          <w:t>2</w:t>
        </w:r>
        <w:r w:rsidR="00891C62">
          <w:t xml:space="preserve"> to “resolve” the judgement</w:t>
        </w:r>
      </w:ins>
      <w:ins w:id="7664" w:author="John Clevenger" w:date="2022-06-24T16:09:00Z">
        <w:r w:rsidR="00A563D7">
          <w:t>s</w:t>
        </w:r>
      </w:ins>
      <w:ins w:id="7665" w:author="John Clevenger" w:date="2022-06-24T16:00:00Z">
        <w:r w:rsidR="00E40EA3">
          <w:t xml:space="preserve"> for the selected submission(s)</w:t>
        </w:r>
      </w:ins>
      <w:ins w:id="7666" w:author="John Clevenger" w:date="2022-06-24T15:51:00Z">
        <w:r w:rsidR="00891C62">
          <w:t xml:space="preserve"> in favor of </w:t>
        </w:r>
      </w:ins>
      <w:ins w:id="7667" w:author="John Clevenger" w:date="2022-06-24T15:59:00Z">
        <w:r w:rsidR="00E40EA3">
          <w:t>the judgement</w:t>
        </w:r>
      </w:ins>
      <w:ins w:id="7668" w:author="John Clevenger" w:date="2022-06-24T16:00:00Z">
        <w:r w:rsidR="006425D5">
          <w:t>s</w:t>
        </w:r>
      </w:ins>
      <w:ins w:id="7669" w:author="John Clevenger" w:date="2022-06-24T15:51:00Z">
        <w:r w:rsidR="00891C62">
          <w:t xml:space="preserve"> assigned by the Remote CCS (in other words, to change the judgement</w:t>
        </w:r>
      </w:ins>
      <w:ins w:id="7670" w:author="John Clevenger" w:date="2022-06-24T16:00:00Z">
        <w:r w:rsidR="006425D5">
          <w:t>s</w:t>
        </w:r>
      </w:ins>
      <w:ins w:id="7671" w:author="John Clevenger" w:date="2022-06-24T15:51:00Z">
        <w:r w:rsidR="00891C62">
          <w:t xml:space="preserve"> in PC</w:t>
        </w:r>
        <w:r w:rsidR="00891C62" w:rsidRPr="00891C62">
          <w:rPr>
            <w:vertAlign w:val="superscript"/>
            <w:rPrChange w:id="7672" w:author="John Clevenger" w:date="2022-06-24T15:55:00Z">
              <w:rPr/>
            </w:rPrChange>
          </w:rPr>
          <w:t>2</w:t>
        </w:r>
        <w:r w:rsidR="00891C62">
          <w:t xml:space="preserve"> to</w:t>
        </w:r>
      </w:ins>
      <w:ins w:id="7673" w:author="John Clevenger" w:date="2022-06-24T15:52:00Z">
        <w:r w:rsidR="00891C62">
          <w:t xml:space="preserve"> be the same as the judgement</w:t>
        </w:r>
      </w:ins>
      <w:ins w:id="7674" w:author="John Clevenger" w:date="2022-06-24T16:00:00Z">
        <w:r w:rsidR="006425D5">
          <w:t>s</w:t>
        </w:r>
      </w:ins>
      <w:ins w:id="7675" w:author="John Clevenger" w:date="2022-06-24T15:52:00Z">
        <w:r w:rsidR="00891C62">
          <w:t xml:space="preserve"> assigned by the Remote CCS).</w:t>
        </w:r>
      </w:ins>
      <w:ins w:id="7676" w:author="John Clevenger" w:date="2022-06-25T15:34:00Z">
        <w:r w:rsidR="00A71F4F">
          <w:rPr>
            <w:rStyle w:val="FootnoteReference"/>
          </w:rPr>
          <w:footnoteReference w:id="85"/>
        </w:r>
      </w:ins>
      <w:ins w:id="7696" w:author="John Clevenger" w:date="2022-06-24T15:52:00Z">
        <w:r w:rsidR="00891C62">
          <w:t xml:space="preserve">  </w:t>
        </w:r>
      </w:ins>
    </w:p>
    <w:p w14:paraId="293B62A2" w14:textId="5DD69640" w:rsidR="008572B1" w:rsidRDefault="00891C62" w:rsidP="008572B1">
      <w:pPr>
        <w:spacing w:before="240"/>
        <w:ind w:firstLine="540"/>
        <w:jc w:val="both"/>
        <w:rPr>
          <w:ins w:id="7697" w:author="John Clevenger" w:date="2022-06-24T16:03:00Z"/>
        </w:rPr>
      </w:pPr>
      <w:ins w:id="7698" w:author="John Clevenger" w:date="2022-06-24T15:52:00Z">
        <w:r>
          <w:t>In the screen shown above the second mismatched (red) submission has been selected</w:t>
        </w:r>
      </w:ins>
      <w:ins w:id="7699" w:author="John Clevenger" w:date="2022-06-24T15:56:00Z">
        <w:r w:rsidR="00E40EA3">
          <w:t>; this is</w:t>
        </w:r>
      </w:ins>
      <w:ins w:id="7700" w:author="John Clevenger" w:date="2022-06-24T15:52:00Z">
        <w:r>
          <w:t xml:space="preserve"> </w:t>
        </w:r>
      </w:ins>
      <w:ins w:id="7701" w:author="John Clevenger" w:date="2022-06-24T15:53:00Z">
        <w:r>
          <w:t xml:space="preserve">indicated by the fact that it is </w:t>
        </w:r>
        <w:r w:rsidRPr="00891C62">
          <w:rPr>
            <w:b/>
            <w:bCs/>
            <w:rPrChange w:id="7702" w:author="John Clevenger" w:date="2022-06-24T15:53:00Z">
              <w:rPr/>
            </w:rPrChange>
          </w:rPr>
          <w:t>bold</w:t>
        </w:r>
        <w:r>
          <w:t xml:space="preserve"> and </w:t>
        </w:r>
        <w:r w:rsidRPr="00891C62">
          <w:rPr>
            <w:i/>
            <w:iCs/>
            <w:rPrChange w:id="7703" w:author="John Clevenger" w:date="2022-06-24T15:53:00Z">
              <w:rPr/>
            </w:rPrChange>
          </w:rPr>
          <w:t>italicized</w:t>
        </w:r>
        <w:r>
          <w:t xml:space="preserve">.  </w:t>
        </w:r>
      </w:ins>
      <w:ins w:id="7704" w:author="John Clevenger" w:date="2022-06-24T15:57:00Z">
        <w:r w:rsidR="00E40EA3">
          <w:t>Multiple submissions can be selected at once</w:t>
        </w:r>
      </w:ins>
      <w:ins w:id="7705" w:author="John Clevenger" w:date="2022-06-24T16:01:00Z">
        <w:r w:rsidR="006425D5">
          <w:t xml:space="preserve"> by using CTRL and SHIFT to </w:t>
        </w:r>
      </w:ins>
      <w:ins w:id="7706" w:author="John Clevenger" w:date="2022-06-24T16:02:00Z">
        <w:r w:rsidR="006425D5">
          <w:t>add</w:t>
        </w:r>
      </w:ins>
      <w:ins w:id="7707" w:author="John Clevenger" w:date="2022-06-24T16:01:00Z">
        <w:r w:rsidR="006425D5">
          <w:t xml:space="preserve"> individual submissions or a range of submissions</w:t>
        </w:r>
      </w:ins>
      <w:ins w:id="7708" w:author="John Clevenger" w:date="2022-06-24T16:02:00Z">
        <w:r w:rsidR="006425D5">
          <w:t xml:space="preserve"> to the selection</w:t>
        </w:r>
      </w:ins>
      <w:ins w:id="7709" w:author="John Clevenger" w:date="2022-06-24T16:01:00Z">
        <w:r w:rsidR="006425D5">
          <w:t>.</w:t>
        </w:r>
      </w:ins>
    </w:p>
    <w:p w14:paraId="0C4EF4C9" w14:textId="345B7E40" w:rsidR="006425D5" w:rsidRDefault="006425D5" w:rsidP="008572B1">
      <w:pPr>
        <w:spacing w:before="240"/>
        <w:ind w:firstLine="540"/>
        <w:jc w:val="both"/>
        <w:rPr>
          <w:ins w:id="7710" w:author="John Clevenger" w:date="2022-06-24T15:41:00Z"/>
        </w:rPr>
      </w:pPr>
      <w:ins w:id="7711" w:author="John Clevenger" w:date="2022-06-24T16:03:00Z">
        <w:r>
          <w:t>When submissions have been “resolved” in the manner just described, the value i</w:t>
        </w:r>
      </w:ins>
      <w:ins w:id="7712" w:author="John Clevenger" w:date="2022-06-24T16:04:00Z">
        <w:r>
          <w:t xml:space="preserve">n the “Overridden?” column changes from “N” to “Y” for each changed submission, and </w:t>
        </w:r>
      </w:ins>
      <w:ins w:id="7713" w:author="John Clevenger" w:date="2022-06-24T16:05:00Z">
        <w:r>
          <w:t xml:space="preserve">the “Overridden” count at the bottom of the screen is increased to show the total number of </w:t>
        </w:r>
        <w:r>
          <w:lastRenderedPageBreak/>
          <w:t>submissions whose PC</w:t>
        </w:r>
        <w:r w:rsidRPr="00A563D7">
          <w:rPr>
            <w:vertAlign w:val="superscript"/>
            <w:rPrChange w:id="7714" w:author="John Clevenger" w:date="2022-06-24T16:10:00Z">
              <w:rPr/>
            </w:rPrChange>
          </w:rPr>
          <w:t>2</w:t>
        </w:r>
        <w:r>
          <w:t xml:space="preserve"> judgement has been overridden (resolved) in favor of the </w:t>
        </w:r>
      </w:ins>
      <w:ins w:id="7715" w:author="John Clevenger" w:date="2022-06-24T16:06:00Z">
        <w:r>
          <w:t>judgement from the Remote CCS.</w:t>
        </w:r>
      </w:ins>
    </w:p>
    <w:p w14:paraId="40AAA5B7" w14:textId="385CAD05" w:rsidR="00007756" w:rsidRDefault="00115EAA" w:rsidP="006055B7">
      <w:pPr>
        <w:spacing w:before="240"/>
        <w:ind w:firstLine="540"/>
        <w:jc w:val="both"/>
        <w:rPr>
          <w:ins w:id="7716" w:author="John Clevenger" w:date="2022-06-24T16:06:00Z"/>
        </w:rPr>
      </w:pPr>
      <w:del w:id="7717" w:author="John Clevenger" w:date="2022-06-24T15:41:00Z">
        <w:r w:rsidDel="006C52AA">
          <w:delText xml:space="preserve">. </w:delText>
        </w:r>
      </w:del>
      <w:del w:id="7718" w:author="John Clevenger" w:date="2022-06-24T15:42:00Z">
        <w:r w:rsidDel="006C52AA">
          <w:delText xml:space="preserve"> </w:delText>
        </w:r>
      </w:del>
      <w:r>
        <w:t xml:space="preserve">The </w:t>
      </w:r>
      <w:ins w:id="7719" w:author="John Clevenger" w:date="2022-06-24T15:42:00Z">
        <w:r w:rsidR="006C52AA" w:rsidRPr="005978FF">
          <w:rPr>
            <w:rFonts w:ascii="Arial Narrow" w:hAnsi="Arial Narrow"/>
            <w:b/>
          </w:rPr>
          <w:t>Compare</w:t>
        </w:r>
        <w:r w:rsidR="006C52AA">
          <w:rPr>
            <w:rFonts w:ascii="Arial Narrow" w:hAnsi="Arial Narrow"/>
            <w:b/>
          </w:rPr>
          <w:t xml:space="preserve"> Runs</w:t>
        </w:r>
        <w:r w:rsidR="006C52AA">
          <w:t xml:space="preserve"> screen </w:t>
        </w:r>
      </w:ins>
      <w:del w:id="7720" w:author="John Clevenger" w:date="2022-06-24T15:42:00Z">
        <w:r w:rsidDel="006C52AA">
          <w:delText xml:space="preserve">screen </w:delText>
        </w:r>
      </w:del>
      <w:r>
        <w:t xml:space="preserve">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p w14:paraId="5A04FB52" w14:textId="76104E91" w:rsidR="005921CC" w:rsidRPr="006055B7" w:rsidRDefault="00007756">
      <w:pPr>
        <w:keepNext/>
        <w:keepLines/>
        <w:numPr>
          <w:ilvl w:val="1"/>
          <w:numId w:val="35"/>
        </w:numPr>
        <w:spacing w:before="360"/>
        <w:jc w:val="both"/>
        <w:rPr>
          <w:ins w:id="7721" w:author="John Clevenger" w:date="2022-06-22T19:10:00Z"/>
          <w:b/>
          <w:bCs/>
          <w:rPrChange w:id="7722" w:author="John Clevenger" w:date="2022-06-22T23:21:00Z">
            <w:rPr>
              <w:ins w:id="7723" w:author="John Clevenger" w:date="2022-06-22T19:10:00Z"/>
              <w:noProof/>
            </w:rPr>
          </w:rPrChange>
        </w:rPr>
        <w:pPrChange w:id="7724" w:author="John Clevenger" w:date="2022-06-27T16:07:00Z">
          <w:pPr>
            <w:spacing w:before="240"/>
            <w:ind w:firstLine="720"/>
            <w:jc w:val="both"/>
          </w:pPr>
        </w:pPrChange>
      </w:pPr>
      <w:ins w:id="7725" w:author="John Clevenger" w:date="2022-06-16T12:08:00Z">
        <w:r w:rsidRPr="007D205C">
          <w:rPr>
            <w:b/>
            <w:bCs/>
            <w:rPrChange w:id="7726" w:author="John Clevenger" w:date="2022-06-16T12:09:00Z">
              <w:rPr/>
            </w:rPrChange>
          </w:rPr>
          <w:t>Comparing Scoreboards</w:t>
        </w:r>
      </w:ins>
    </w:p>
    <w:p w14:paraId="0E581A58" w14:textId="35FD50E8" w:rsidR="006055B7" w:rsidRPr="00FA377B" w:rsidRDefault="008A4264" w:rsidP="008A4264">
      <w:pPr>
        <w:spacing w:before="240"/>
        <w:ind w:firstLine="720"/>
        <w:jc w:val="both"/>
        <w:rPr>
          <w:ins w:id="7727" w:author="John Clevenger" w:date="2022-06-22T23:23:00Z"/>
        </w:rPr>
      </w:pPr>
      <w:ins w:id="7728" w:author="John Clevenger" w:date="2022-06-16T17:01:00Z">
        <w:r>
          <w:t xml:space="preserve">Once shadowing has been successfully started, pressing the </w:t>
        </w:r>
        <w:r w:rsidRPr="008A4264">
          <w:rPr>
            <w:rFonts w:ascii="Arial Narrow" w:hAnsi="Arial Narrow"/>
            <w:b/>
            <w:rPrChange w:id="7729" w:author="John Clevenger" w:date="2022-06-16T17:02:00Z">
              <w:rPr/>
            </w:rPrChange>
          </w:rPr>
          <w:t>Compare Scoreboards</w:t>
        </w:r>
        <w:r>
          <w:t xml:space="preserve"> button will generate </w:t>
        </w:r>
      </w:ins>
      <w:ins w:id="7730" w:author="John Clevenger" w:date="2022-06-27T16:18:00Z">
        <w:r w:rsidR="00BB23B4">
          <w:t xml:space="preserve">a </w:t>
        </w:r>
      </w:ins>
      <w:ins w:id="7731" w:author="John Clevenger" w:date="2022-06-16T17:02:00Z">
        <w:r>
          <w:t xml:space="preserve">screen </w:t>
        </w:r>
      </w:ins>
      <w:ins w:id="7732" w:author="John Clevenger" w:date="2022-06-23T17:03:00Z">
        <w:r w:rsidR="00FA377B">
          <w:t xml:space="preserve">like the one below, </w:t>
        </w:r>
      </w:ins>
      <w:ins w:id="7733" w:author="John Clevenger" w:date="2022-06-16T17:02:00Z">
        <w:r>
          <w:t>showing a comparison between the c</w:t>
        </w:r>
      </w:ins>
      <w:ins w:id="7734" w:author="John Clevenger" w:date="2022-06-16T17:03:00Z">
        <w:r>
          <w:t>urrent</w:t>
        </w:r>
      </w:ins>
      <w:ins w:id="7735" w:author="John Clevenger" w:date="2022-06-16T17:02:00Z">
        <w:r>
          <w:t xml:space="preserve"> PC</w:t>
        </w:r>
        <w:r w:rsidRPr="008A4264">
          <w:rPr>
            <w:vertAlign w:val="superscript"/>
            <w:rPrChange w:id="7736" w:author="John Clevenger" w:date="2022-06-16T17:02:00Z">
              <w:rPr/>
            </w:rPrChange>
          </w:rPr>
          <w:t>2</w:t>
        </w:r>
        <w:r>
          <w:t xml:space="preserve"> standings and those reported by the primary CCS</w:t>
        </w:r>
      </w:ins>
      <w:ins w:id="7737" w:author="John Clevenger" w:date="2022-06-22T23:21:00Z">
        <w:r w:rsidR="006055B7">
          <w:t xml:space="preserve">.  </w:t>
        </w:r>
      </w:ins>
      <w:ins w:id="7738" w:author="John Clevenger" w:date="2022-06-23T17:03:00Z">
        <w:r w:rsidR="00FA377B">
          <w:t>(No</w:t>
        </w:r>
      </w:ins>
      <w:ins w:id="7739" w:author="John Clevenger" w:date="2022-06-23T17:04:00Z">
        <w:r w:rsidR="00FA377B">
          <w:t xml:space="preserve">te that the next several screens show a </w:t>
        </w:r>
        <w:r w:rsidR="00FA377B">
          <w:rPr>
            <w:i/>
            <w:iCs/>
          </w:rPr>
          <w:t>progression</w:t>
        </w:r>
        <w:r w:rsidR="00FA377B">
          <w:t xml:space="preserve"> of scoreboard comparisons as shadowing continues; note also that </w:t>
        </w:r>
      </w:ins>
      <w:ins w:id="7740" w:author="John Clevenger" w:date="2022-06-23T17:05:00Z">
        <w:r w:rsidR="00FA377B">
          <w:t>this sequence of</w:t>
        </w:r>
      </w:ins>
      <w:ins w:id="7741" w:author="John Clevenger" w:date="2022-06-23T17:04:00Z">
        <w:r w:rsidR="00FA377B">
          <w:t xml:space="preserve"> screens </w:t>
        </w:r>
      </w:ins>
      <w:ins w:id="7742" w:author="John Clevenger" w:date="2022-06-23T17:05:00Z">
        <w:r w:rsidR="00FA377B">
          <w:t xml:space="preserve">is an artificially created example, created to explain various aspects of the scoreboard </w:t>
        </w:r>
      </w:ins>
      <w:ins w:id="7743" w:author="John Clevenger" w:date="2022-06-23T17:06:00Z">
        <w:r w:rsidR="00FA377B">
          <w:t>comparison operations.)</w:t>
        </w:r>
      </w:ins>
    </w:p>
    <w:p w14:paraId="7CB08BAE" w14:textId="2B52D213" w:rsidR="008A4264" w:rsidRDefault="00FA377B" w:rsidP="006055B7">
      <w:pPr>
        <w:spacing w:before="240"/>
        <w:ind w:firstLine="720"/>
        <w:jc w:val="both"/>
        <w:rPr>
          <w:ins w:id="7744" w:author="John Clevenger" w:date="2022-06-22T19:11:00Z"/>
        </w:rPr>
      </w:pPr>
      <w:ins w:id="7745" w:author="John Clevenger" w:date="2022-06-21T18:49:00Z">
        <w:r>
          <w:rPr>
            <w:noProof/>
          </w:rPr>
          <w:drawing>
            <wp:anchor distT="0" distB="0" distL="114300" distR="114300" simplePos="0" relativeHeight="251685888" behindDoc="0" locked="0" layoutInCell="1" allowOverlap="1" wp14:anchorId="24B0B885" wp14:editId="6777B0CD">
              <wp:simplePos x="0" y="0"/>
              <wp:positionH relativeFrom="column">
                <wp:posOffset>-54610</wp:posOffset>
              </wp:positionH>
              <wp:positionV relativeFrom="paragraph">
                <wp:posOffset>1069472</wp:posOffset>
              </wp:positionV>
              <wp:extent cx="6053455" cy="2749550"/>
              <wp:effectExtent l="0" t="0" r="0" b="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105">
                        <a:extLst>
                          <a:ext uri="{28A0092B-C50C-407E-A947-70E740481C1C}">
                            <a14:useLocalDpi xmlns:a14="http://schemas.microsoft.com/office/drawing/2010/main" val="0"/>
                          </a:ext>
                        </a:extLst>
                      </a:blip>
                      <a:srcRect b="44579"/>
                      <a:stretch/>
                    </pic:blipFill>
                    <pic:spPr bwMode="auto">
                      <a:xfrm>
                        <a:off x="0" y="0"/>
                        <a:ext cx="605345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7746" w:author="John Clevenger" w:date="2022-06-22T23:22:00Z">
        <w:r w:rsidR="006055B7">
          <w:t>The scoreboard comparison screen is constructed by fetching the current scoreboard from the primary CCS and then performing a row-by-row comparison, for each scoreboard rank, with the current PC</w:t>
        </w:r>
        <w:r w:rsidR="006055B7" w:rsidRPr="00B57455">
          <w:rPr>
            <w:vertAlign w:val="superscript"/>
          </w:rPr>
          <w:t>2</w:t>
        </w:r>
        <w:r w:rsidR="006055B7">
          <w:t xml:space="preserve"> scoreboard.</w:t>
        </w:r>
      </w:ins>
      <w:ins w:id="7747" w:author="John Clevenger" w:date="2022-06-22T23:23:00Z">
        <w:r w:rsidR="006055B7">
          <w:t xml:space="preserve">  </w:t>
        </w:r>
      </w:ins>
      <w:ins w:id="7748" w:author="John Clevenger" w:date="2022-06-22T23:21:00Z">
        <w:r w:rsidR="006055B7">
          <w:t xml:space="preserve">Initially the </w:t>
        </w:r>
      </w:ins>
      <w:ins w:id="7749" w:author="John Clevenger" w:date="2022-06-23T17:06:00Z">
        <w:r>
          <w:t xml:space="preserve">top portion of the </w:t>
        </w:r>
      </w:ins>
      <w:ins w:id="7750" w:author="John Clevenger" w:date="2022-06-22T23:21:00Z">
        <w:r w:rsidR="006055B7">
          <w:t xml:space="preserve">comparison might look something </w:t>
        </w:r>
      </w:ins>
      <w:ins w:id="7751" w:author="John Clevenger" w:date="2022-06-22T19:06:00Z">
        <w:r w:rsidR="005921CC">
          <w:t>like</w:t>
        </w:r>
      </w:ins>
      <w:ins w:id="7752" w:author="John Clevenger" w:date="2022-06-16T17:02:00Z">
        <w:r w:rsidR="008A4264">
          <w:t xml:space="preserve"> the following:</w:t>
        </w:r>
      </w:ins>
    </w:p>
    <w:p w14:paraId="7BC2B9DB" w14:textId="18BC031E" w:rsidR="006055B7" w:rsidRDefault="00273E68" w:rsidP="008A4264">
      <w:pPr>
        <w:spacing w:before="240"/>
        <w:ind w:firstLine="720"/>
        <w:jc w:val="both"/>
        <w:rPr>
          <w:ins w:id="7753" w:author="John Clevenger" w:date="2022-06-22T23:24:00Z"/>
        </w:rPr>
      </w:pPr>
      <w:ins w:id="7754" w:author="John Clevenger" w:date="2022-06-27T16:12:00Z">
        <w:r>
          <w:t xml:space="preserve">To understand the above scoreboard, remember that the </w:t>
        </w:r>
      </w:ins>
      <w:ins w:id="7755" w:author="John Clevenger" w:date="2022-06-22T19:11:00Z">
        <w:r w:rsidR="005921CC">
          <w:t xml:space="preserve">comparison starts by considering each </w:t>
        </w:r>
        <w:r w:rsidR="005921CC">
          <w:rPr>
            <w:i/>
            <w:iCs/>
          </w:rPr>
          <w:t>rank</w:t>
        </w:r>
        <w:r w:rsidR="005921CC">
          <w:t xml:space="preserve"> (1, 2, </w:t>
        </w:r>
        <w:proofErr w:type="gramStart"/>
        <w:r w:rsidR="005921CC">
          <w:t>3,…</w:t>
        </w:r>
        <w:proofErr w:type="gramEnd"/>
        <w:r w:rsidR="005921CC">
          <w:t xml:space="preserve">).  </w:t>
        </w:r>
      </w:ins>
      <w:ins w:id="7756" w:author="John Clevenger" w:date="2022-06-22T19:12:00Z">
        <w:r w:rsidR="00D414E5">
          <w:t xml:space="preserve">For each rank, all scoreboard rows holding that rank are compared.  If there is a </w:t>
        </w:r>
      </w:ins>
      <w:ins w:id="7757" w:author="John Clevenger" w:date="2022-06-23T17:40:00Z">
        <w:r w:rsidR="00990033">
          <w:t xml:space="preserve">row with a given </w:t>
        </w:r>
      </w:ins>
      <w:ins w:id="7758" w:author="John Clevenger" w:date="2022-06-22T19:12:00Z">
        <w:r w:rsidR="00D414E5">
          <w:t xml:space="preserve">rank present in </w:t>
        </w:r>
      </w:ins>
      <w:ins w:id="7759" w:author="John Clevenger" w:date="2022-06-22T19:13:00Z">
        <w:r w:rsidR="00D414E5">
          <w:t>one scoreboard but not in the other</w:t>
        </w:r>
      </w:ins>
      <w:ins w:id="7760" w:author="John Clevenger" w:date="2022-06-22T23:23:00Z">
        <w:r w:rsidR="006055B7">
          <w:t xml:space="preserve"> (which could happen</w:t>
        </w:r>
      </w:ins>
      <w:ins w:id="7761" w:author="John Clevenger" w:date="2022-06-22T23:24:00Z">
        <w:r w:rsidR="006055B7">
          <w:t>,</w:t>
        </w:r>
      </w:ins>
      <w:ins w:id="7762" w:author="John Clevenger" w:date="2022-06-22T23:23:00Z">
        <w:r w:rsidR="006055B7">
          <w:t xml:space="preserve"> for example</w:t>
        </w:r>
      </w:ins>
      <w:ins w:id="7763" w:author="John Clevenger" w:date="2022-06-22T23:24:00Z">
        <w:r w:rsidR="006055B7">
          <w:t>,</w:t>
        </w:r>
      </w:ins>
      <w:ins w:id="7764" w:author="John Clevenger" w:date="2022-06-22T23:23:00Z">
        <w:r w:rsidR="006055B7">
          <w:t xml:space="preserve"> due to having </w:t>
        </w:r>
      </w:ins>
      <w:ins w:id="7765" w:author="John Clevenger" w:date="2022-06-22T23:24:00Z">
        <w:r w:rsidR="006055B7">
          <w:t>different numbers of teams holding a given rank)</w:t>
        </w:r>
      </w:ins>
      <w:ins w:id="7766" w:author="John Clevenger" w:date="2022-06-22T19:14:00Z">
        <w:r w:rsidR="00D414E5">
          <w:t xml:space="preserve">, a blank (white) row is displayed.  </w:t>
        </w:r>
      </w:ins>
    </w:p>
    <w:p w14:paraId="64407B52" w14:textId="6DAAFCDF" w:rsidR="005921CC" w:rsidRDefault="00D414E5" w:rsidP="008A4264">
      <w:pPr>
        <w:spacing w:before="240"/>
        <w:ind w:firstLine="720"/>
        <w:jc w:val="both"/>
        <w:rPr>
          <w:ins w:id="7767" w:author="John Clevenger" w:date="2022-06-23T17:48:00Z"/>
        </w:rPr>
      </w:pPr>
      <w:ins w:id="7768" w:author="John Clevenger" w:date="2022-06-22T19:14:00Z">
        <w:r>
          <w:t>F</w:t>
        </w:r>
      </w:ins>
      <w:ins w:id="7769" w:author="John Clevenger" w:date="2022-06-22T19:13:00Z">
        <w:r>
          <w:t xml:space="preserve">or example, the second and third rank 6 </w:t>
        </w:r>
      </w:ins>
      <w:ins w:id="7770" w:author="John Clevenger" w:date="2022-06-27T16:20:00Z">
        <w:r w:rsidR="00454997">
          <w:t xml:space="preserve">rows </w:t>
        </w:r>
      </w:ins>
      <w:ins w:id="7771" w:author="John Clevenger" w:date="2022-06-22T19:14:00Z">
        <w:r>
          <w:t>in the PC</w:t>
        </w:r>
        <w:r w:rsidRPr="00D414E5">
          <w:rPr>
            <w:vertAlign w:val="superscript"/>
            <w:rPrChange w:id="7772" w:author="John Clevenger" w:date="2022-06-22T19:16:00Z">
              <w:rPr/>
            </w:rPrChange>
          </w:rPr>
          <w:t>2</w:t>
        </w:r>
        <w:r>
          <w:t xml:space="preserve"> scoreboard </w:t>
        </w:r>
      </w:ins>
      <w:ins w:id="7773" w:author="John Clevenger" w:date="2022-06-22T19:15:00Z">
        <w:r>
          <w:t>(on the left</w:t>
        </w:r>
      </w:ins>
      <w:ins w:id="7774" w:author="John Clevenger" w:date="2022-06-22T23:24:00Z">
        <w:r w:rsidR="006055B7">
          <w:t>, above</w:t>
        </w:r>
      </w:ins>
      <w:ins w:id="7775" w:author="John Clevenger" w:date="2022-06-22T19:15:00Z">
        <w:r>
          <w:t xml:space="preserve">) </w:t>
        </w:r>
      </w:ins>
      <w:ins w:id="7776" w:author="John Clevenger" w:date="2022-06-22T19:14:00Z">
        <w:r>
          <w:t xml:space="preserve">have no equivalent rank rows in the Remote CCS </w:t>
        </w:r>
      </w:ins>
      <w:ins w:id="7777" w:author="John Clevenger" w:date="2022-06-22T19:15:00Z">
        <w:r>
          <w:t xml:space="preserve">scoreboard (on the right), so those rows </w:t>
        </w:r>
      </w:ins>
      <w:ins w:id="7778" w:author="John Clevenger" w:date="2022-06-27T16:08:00Z">
        <w:r w:rsidR="00B13936">
          <w:t xml:space="preserve">on the right </w:t>
        </w:r>
      </w:ins>
      <w:ins w:id="7779" w:author="John Clevenger" w:date="2022-06-22T19:15:00Z">
        <w:r>
          <w:t>are empty</w:t>
        </w:r>
      </w:ins>
      <w:ins w:id="7780" w:author="John Clevenger" w:date="2022-06-23T17:41:00Z">
        <w:r w:rsidR="00990033">
          <w:t xml:space="preserve"> (white)</w:t>
        </w:r>
      </w:ins>
      <w:ins w:id="7781" w:author="John Clevenger" w:date="2022-06-22T19:15:00Z">
        <w:r>
          <w:t xml:space="preserve">.  </w:t>
        </w:r>
      </w:ins>
      <w:ins w:id="7782" w:author="John Clevenger" w:date="2022-06-27T16:09:00Z">
        <w:r w:rsidR="00B13936">
          <w:t xml:space="preserve">Similarly, </w:t>
        </w:r>
        <w:r w:rsidR="00273E68">
          <w:t xml:space="preserve">while </w:t>
        </w:r>
        <w:r w:rsidR="00B13936">
          <w:t>the score</w:t>
        </w:r>
        <w:r w:rsidR="00273E68">
          <w:t xml:space="preserve">board on the right contains rows for ranks </w:t>
        </w:r>
      </w:ins>
      <w:ins w:id="7783" w:author="John Clevenger" w:date="2022-06-27T16:10:00Z">
        <w:r w:rsidR="00273E68">
          <w:t xml:space="preserve">7 and </w:t>
        </w:r>
        <w:r w:rsidR="00273E68">
          <w:lastRenderedPageBreak/>
          <w:t>8</w:t>
        </w:r>
      </w:ins>
      <w:ins w:id="7784" w:author="John Clevenger" w:date="2022-06-27T16:20:00Z">
        <w:r w:rsidR="00454997">
          <w:t>,</w:t>
        </w:r>
      </w:ins>
      <w:ins w:id="7785" w:author="John Clevenger" w:date="2022-06-27T16:10:00Z">
        <w:r w:rsidR="00273E68">
          <w:t xml:space="preserve"> there are no equivalent rows in the left scoreboard (because three teams are tied with rank 6</w:t>
        </w:r>
      </w:ins>
      <w:ins w:id="7786" w:author="John Clevenger" w:date="2022-06-27T16:13:00Z">
        <w:r w:rsidR="00273E68">
          <w:t xml:space="preserve"> so the next rank is 9</w:t>
        </w:r>
      </w:ins>
      <w:ins w:id="7787" w:author="John Clevenger" w:date="2022-06-27T16:10:00Z">
        <w:r w:rsidR="00273E68">
          <w:t xml:space="preserve">), so those rows on the left are empty (white).   </w:t>
        </w:r>
      </w:ins>
      <w:ins w:id="7788" w:author="John Clevenger" w:date="2022-06-22T19:15:00Z">
        <w:r>
          <w:t>Note that this is quite common at the beginn</w:t>
        </w:r>
      </w:ins>
      <w:ins w:id="7789" w:author="John Clevenger" w:date="2022-06-22T19:16:00Z">
        <w:r>
          <w:t>ing of a contest when the PC</w:t>
        </w:r>
        <w:r w:rsidRPr="00D414E5">
          <w:rPr>
            <w:vertAlign w:val="superscript"/>
            <w:rPrChange w:id="7790" w:author="John Clevenger" w:date="2022-06-22T19:16:00Z">
              <w:rPr/>
            </w:rPrChange>
          </w:rPr>
          <w:t>2</w:t>
        </w:r>
        <w:r>
          <w:t xml:space="preserve"> Shadow has not yet caught up to the Remote CCS.</w:t>
        </w:r>
      </w:ins>
    </w:p>
    <w:p w14:paraId="52F82A0C" w14:textId="402432EE" w:rsidR="001B666E" w:rsidRPr="001B666E" w:rsidRDefault="00A91B3D" w:rsidP="008A4264">
      <w:pPr>
        <w:spacing w:before="240"/>
        <w:ind w:firstLine="720"/>
        <w:jc w:val="both"/>
        <w:rPr>
          <w:ins w:id="7791" w:author="John Clevenger" w:date="2022-06-16T17:04:00Z"/>
        </w:rPr>
      </w:pPr>
      <w:ins w:id="7792" w:author="John Clevenger" w:date="2022-06-23T17:52:00Z">
        <w:r>
          <w:rPr>
            <w:noProof/>
          </w:rPr>
          <w:drawing>
            <wp:anchor distT="0" distB="0" distL="114300" distR="114300" simplePos="0" relativeHeight="251652096" behindDoc="0" locked="0" layoutInCell="1" allowOverlap="1" wp14:anchorId="6D7C0281" wp14:editId="75C69FD5">
              <wp:simplePos x="0" y="0"/>
              <wp:positionH relativeFrom="column">
                <wp:posOffset>573977</wp:posOffset>
              </wp:positionH>
              <wp:positionV relativeFrom="paragraph">
                <wp:posOffset>1045767</wp:posOffset>
              </wp:positionV>
              <wp:extent cx="4929505" cy="2291080"/>
              <wp:effectExtent l="0" t="0" r="0" b="0"/>
              <wp:wrapTopAndBottom/>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6">
                        <a:extLst>
                          <a:ext uri="{28A0092B-C50C-407E-A947-70E740481C1C}">
                            <a14:useLocalDpi xmlns:a14="http://schemas.microsoft.com/office/drawing/2010/main" val="0"/>
                          </a:ext>
                        </a:extLst>
                      </a:blip>
                      <a:srcRect b="38262"/>
                      <a:stretch/>
                    </pic:blipFill>
                    <pic:spPr bwMode="auto">
                      <a:xfrm>
                        <a:off x="0" y="0"/>
                        <a:ext cx="492950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7793" w:author="John Clevenger" w:date="2022-06-23T17:48:00Z">
        <w:r w:rsidR="001B666E">
          <w:t>As shadowing progresses the scoreboards will tend to b</w:t>
        </w:r>
      </w:ins>
      <w:ins w:id="7794" w:author="John Clevenger" w:date="2022-06-23T17:49:00Z">
        <w:r w:rsidR="001B666E">
          <w:t xml:space="preserve">ecome more and more similar, as shown </w:t>
        </w:r>
      </w:ins>
      <w:ins w:id="7795" w:author="John Clevenger" w:date="2022-06-23T17:55:00Z">
        <w:r w:rsidR="00073BC5">
          <w:t xml:space="preserve">in the sequence </w:t>
        </w:r>
      </w:ins>
      <w:ins w:id="7796" w:author="John Clevenger" w:date="2022-06-23T17:49:00Z">
        <w:r w:rsidR="001B666E">
          <w:t xml:space="preserve">below.  (Note that in the current implementation the Scoreboard Compare screen </w:t>
        </w:r>
        <w:r w:rsidR="001B666E">
          <w:rPr>
            <w:i/>
            <w:iCs/>
          </w:rPr>
          <w:t xml:space="preserve">does </w:t>
        </w:r>
      </w:ins>
      <w:ins w:id="7797" w:author="John Clevenger" w:date="2022-06-23T17:50:00Z">
        <w:r w:rsidR="001B666E">
          <w:rPr>
            <w:i/>
            <w:iCs/>
          </w:rPr>
          <w:t xml:space="preserve">not update dynamically; </w:t>
        </w:r>
        <w:r w:rsidR="001B666E">
          <w:t xml:space="preserve">it is necessary to click the </w:t>
        </w:r>
        <w:r w:rsidR="001B666E" w:rsidRPr="001B666E">
          <w:rPr>
            <w:b/>
            <w:bCs/>
            <w:rPrChange w:id="7798" w:author="John Clevenger" w:date="2022-06-23T17:51:00Z">
              <w:rPr/>
            </w:rPrChange>
          </w:rPr>
          <w:t>Refresh</w:t>
        </w:r>
        <w:r w:rsidR="001B666E">
          <w:t xml:space="preserve"> button to see an updated version of </w:t>
        </w:r>
      </w:ins>
      <w:ins w:id="7799" w:author="John Clevenger" w:date="2022-06-23T17:51:00Z">
        <w:r w:rsidR="001B666E">
          <w:t xml:space="preserve">the </w:t>
        </w:r>
        <w:r w:rsidR="00073BC5">
          <w:t>comparison screen.)</w:t>
        </w:r>
      </w:ins>
    </w:p>
    <w:p w14:paraId="1EE9D586" w14:textId="1499278B" w:rsidR="00A55261" w:rsidRDefault="00A91B3D" w:rsidP="008A4264">
      <w:pPr>
        <w:spacing w:before="240"/>
        <w:ind w:firstLine="720"/>
        <w:jc w:val="both"/>
        <w:rPr>
          <w:ins w:id="7800" w:author="John Clevenger" w:date="2022-06-23T17:57:00Z"/>
          <w:noProof/>
        </w:rPr>
      </w:pPr>
      <w:ins w:id="7801" w:author="John Clevenger" w:date="2022-06-23T17:54:00Z">
        <w:r>
          <w:rPr>
            <w:noProof/>
          </w:rPr>
          <w:drawing>
            <wp:anchor distT="0" distB="0" distL="114300" distR="114300" simplePos="0" relativeHeight="251667456" behindDoc="0" locked="0" layoutInCell="1" allowOverlap="1" wp14:anchorId="7F202C44" wp14:editId="3DAA4248">
              <wp:simplePos x="0" y="0"/>
              <wp:positionH relativeFrom="column">
                <wp:posOffset>570456</wp:posOffset>
              </wp:positionH>
              <wp:positionV relativeFrom="paragraph">
                <wp:posOffset>2984400</wp:posOffset>
              </wp:positionV>
              <wp:extent cx="4919980" cy="2536825"/>
              <wp:effectExtent l="0" t="0" r="0" b="0"/>
              <wp:wrapTopAndBottom/>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07" cstate="print">
                        <a:extLst>
                          <a:ext uri="{28A0092B-C50C-407E-A947-70E740481C1C}">
                            <a14:useLocalDpi xmlns:a14="http://schemas.microsoft.com/office/drawing/2010/main" val="0"/>
                          </a:ext>
                        </a:extLst>
                      </a:blip>
                      <a:srcRect b="26936"/>
                      <a:stretch/>
                    </pic:blipFill>
                    <pic:spPr bwMode="auto">
                      <a:xfrm>
                        <a:off x="0" y="0"/>
                        <a:ext cx="4919980" cy="253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7802" w:author="John Clevenger" w:date="2022-06-23T17:58:00Z">
        <w:r w:rsidR="00A55261">
          <w:rPr>
            <w:noProof/>
          </w:rPr>
          <w:t>…</w:t>
        </w:r>
      </w:ins>
    </w:p>
    <w:p w14:paraId="6E3FB2DA" w14:textId="48342C6D" w:rsidR="00073BC5" w:rsidRDefault="00A55261" w:rsidP="008A4264">
      <w:pPr>
        <w:spacing w:before="240"/>
        <w:ind w:firstLine="720"/>
        <w:jc w:val="both"/>
        <w:rPr>
          <w:ins w:id="7803" w:author="John Clevenger" w:date="2022-06-23T17:52:00Z"/>
          <w:noProof/>
        </w:rPr>
      </w:pPr>
      <w:ins w:id="7804" w:author="John Clevenger" w:date="2022-06-23T17:56:00Z">
        <w:r>
          <w:rPr>
            <w:noProof/>
          </w:rPr>
          <w:t>…</w:t>
        </w:r>
      </w:ins>
    </w:p>
    <w:p w14:paraId="35209B0E" w14:textId="3B3E72CD" w:rsidR="00C47D84" w:rsidRDefault="00A91B3D" w:rsidP="00A55261">
      <w:pPr>
        <w:spacing w:before="240"/>
        <w:ind w:firstLine="720"/>
        <w:jc w:val="both"/>
        <w:rPr>
          <w:ins w:id="7805" w:author="John Clevenger" w:date="2022-06-23T18:02:00Z"/>
        </w:rPr>
      </w:pPr>
      <w:ins w:id="7806" w:author="John Clevenger" w:date="2022-06-23T17:57:00Z">
        <w:r>
          <w:rPr>
            <w:noProof/>
          </w:rPr>
          <w:lastRenderedPageBreak/>
          <w:drawing>
            <wp:anchor distT="0" distB="0" distL="114300" distR="114300" simplePos="0" relativeHeight="251670528" behindDoc="0" locked="0" layoutInCell="1" allowOverlap="1" wp14:anchorId="52183C06" wp14:editId="572EE8EA">
              <wp:simplePos x="0" y="0"/>
              <wp:positionH relativeFrom="column">
                <wp:posOffset>535809</wp:posOffset>
              </wp:positionH>
              <wp:positionV relativeFrom="paragraph">
                <wp:posOffset>6770</wp:posOffset>
              </wp:positionV>
              <wp:extent cx="4860925" cy="2663190"/>
              <wp:effectExtent l="0" t="0" r="0" b="0"/>
              <wp:wrapTopAndBottom/>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108" cstate="print">
                        <a:extLst>
                          <a:ext uri="{28A0092B-C50C-407E-A947-70E740481C1C}">
                            <a14:useLocalDpi xmlns:a14="http://schemas.microsoft.com/office/drawing/2010/main" val="0"/>
                          </a:ext>
                        </a:extLst>
                      </a:blip>
                      <a:srcRect b="27224"/>
                      <a:stretch/>
                    </pic:blipFill>
                    <pic:spPr bwMode="auto">
                      <a:xfrm>
                        <a:off x="0" y="0"/>
                        <a:ext cx="4860925"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7807" w:author="John Clevenger" w:date="2022-06-23T17:59:00Z">
        <w:r w:rsidR="00A55261">
          <w:t xml:space="preserve">Eventually </w:t>
        </w:r>
      </w:ins>
      <w:ins w:id="7808" w:author="John Clevenger" w:date="2022-06-23T18:00:00Z">
        <w:r w:rsidR="00A55261">
          <w:t xml:space="preserve">(when all shadowing operations have completed) </w:t>
        </w:r>
      </w:ins>
      <w:ins w:id="7809" w:author="John Clevenger" w:date="2022-06-23T17:59:00Z">
        <w:r w:rsidR="00A55261">
          <w:t>the scoreboards should match exactly</w:t>
        </w:r>
      </w:ins>
      <w:ins w:id="7810" w:author="John Clevenger" w:date="2022-06-23T18:00:00Z">
        <w:r w:rsidR="00A55261">
          <w:t>.  However, sometimes this does not happen, for one of two reasons.</w:t>
        </w:r>
      </w:ins>
      <w:ins w:id="7811" w:author="John Clevenger" w:date="2022-06-23T18:01:00Z">
        <w:r w:rsidR="00A55261">
          <w:t xml:space="preserve">  </w:t>
        </w:r>
      </w:ins>
    </w:p>
    <w:p w14:paraId="30B7384E" w14:textId="4F0000E1" w:rsidR="00A55261" w:rsidRDefault="00A55261" w:rsidP="00A55261">
      <w:pPr>
        <w:spacing w:before="240"/>
        <w:ind w:firstLine="720"/>
        <w:jc w:val="both"/>
        <w:rPr>
          <w:ins w:id="7812" w:author="John Clevenger" w:date="2022-06-23T18:03:00Z"/>
        </w:rPr>
      </w:pPr>
      <w:ins w:id="7813" w:author="John Clevenger" w:date="2022-06-23T18:00:00Z">
        <w:r>
          <w:t>First</w:t>
        </w:r>
      </w:ins>
      <w:ins w:id="7814" w:author="John Clevenger" w:date="2022-06-23T18:01:00Z">
        <w:r>
          <w:t>, the PC</w:t>
        </w:r>
        <w:r w:rsidRPr="00DA6BC6">
          <w:rPr>
            <w:vertAlign w:val="superscript"/>
            <w:rPrChange w:id="7815" w:author="John Clevenger" w:date="2022-06-23T18:29:00Z">
              <w:rPr/>
            </w:rPrChange>
          </w:rPr>
          <w:t>2</w:t>
        </w:r>
        <w:r>
          <w:t xml:space="preserve"> shadow may have </w:t>
        </w:r>
        <w:r w:rsidR="00C47D84">
          <w:t>judged one or more submissions differently than the Remot</w:t>
        </w:r>
      </w:ins>
      <w:ins w:id="7816" w:author="John Clevenger" w:date="2022-06-23T18:02:00Z">
        <w:r w:rsidR="00C47D84">
          <w:t xml:space="preserve">e CCS.  This can be checked by examining the </w:t>
        </w:r>
        <w:r w:rsidR="00C47D84" w:rsidRPr="00C47D84">
          <w:rPr>
            <w:b/>
            <w:bCs/>
            <w:rPrChange w:id="7817" w:author="John Clevenger" w:date="2022-06-23T18:03:00Z">
              <w:rPr/>
            </w:rPrChange>
          </w:rPr>
          <w:t>Compare Runs</w:t>
        </w:r>
        <w:r w:rsidR="00C47D84">
          <w:t xml:space="preserve"> screen (see above).  If there are mismatched results </w:t>
        </w:r>
      </w:ins>
      <w:ins w:id="7818" w:author="John Clevenger" w:date="2022-06-23T18:29:00Z">
        <w:r w:rsidR="00DA6BC6">
          <w:t>in com</w:t>
        </w:r>
      </w:ins>
      <w:ins w:id="7819" w:author="John Clevenger" w:date="2022-06-23T18:30:00Z">
        <w:r w:rsidR="00DA6BC6">
          <w:t xml:space="preserve">paring runs </w:t>
        </w:r>
      </w:ins>
      <w:ins w:id="7820" w:author="John Clevenger" w:date="2022-06-23T18:02:00Z">
        <w:r w:rsidR="00C47D84">
          <w:t xml:space="preserve">then it is up to the Contest Administrator </w:t>
        </w:r>
      </w:ins>
      <w:ins w:id="7821" w:author="John Clevenger" w:date="2022-06-23T18:03:00Z">
        <w:r w:rsidR="00C47D84">
          <w:t xml:space="preserve">to determine the reason for, and </w:t>
        </w:r>
      </w:ins>
      <w:ins w:id="7822" w:author="John Clevenger" w:date="2022-06-24T16:11:00Z">
        <w:r w:rsidR="00415BDF">
          <w:t xml:space="preserve">to </w:t>
        </w:r>
      </w:ins>
      <w:ins w:id="7823" w:author="John Clevenger" w:date="2022-06-23T18:03:00Z">
        <w:r w:rsidR="00C47D84">
          <w:t>resolve, the mismatches.</w:t>
        </w:r>
      </w:ins>
    </w:p>
    <w:p w14:paraId="69F18417" w14:textId="1A19792E" w:rsidR="00C47D84" w:rsidRDefault="00A91B3D" w:rsidP="00A55261">
      <w:pPr>
        <w:spacing w:before="240"/>
        <w:ind w:firstLine="720"/>
        <w:jc w:val="both"/>
        <w:rPr>
          <w:ins w:id="7824" w:author="John Clevenger" w:date="2022-06-23T18:04:00Z"/>
        </w:rPr>
      </w:pPr>
      <w:ins w:id="7825" w:author="John Clevenger" w:date="2022-06-23T18:05:00Z">
        <w:r>
          <w:rPr>
            <w:noProof/>
          </w:rPr>
          <w:drawing>
            <wp:anchor distT="0" distB="0" distL="114300" distR="114300" simplePos="0" relativeHeight="251672576" behindDoc="0" locked="0" layoutInCell="1" allowOverlap="1" wp14:anchorId="5D540692" wp14:editId="7DC0594D">
              <wp:simplePos x="0" y="0"/>
              <wp:positionH relativeFrom="column">
                <wp:posOffset>611688</wp:posOffset>
              </wp:positionH>
              <wp:positionV relativeFrom="paragraph">
                <wp:posOffset>928816</wp:posOffset>
              </wp:positionV>
              <wp:extent cx="4714875" cy="3550285"/>
              <wp:effectExtent l="0" t="0" r="0" b="0"/>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714875" cy="3550285"/>
                      </a:xfrm>
                      <a:prstGeom prst="rect">
                        <a:avLst/>
                      </a:prstGeom>
                    </pic:spPr>
                  </pic:pic>
                </a:graphicData>
              </a:graphic>
              <wp14:sizeRelH relativeFrom="margin">
                <wp14:pctWidth>0</wp14:pctWidth>
              </wp14:sizeRelH>
              <wp14:sizeRelV relativeFrom="margin">
                <wp14:pctHeight>0</wp14:pctHeight>
              </wp14:sizeRelV>
            </wp:anchor>
          </w:drawing>
        </w:r>
      </w:ins>
      <w:ins w:id="7826" w:author="John Clevenger" w:date="2022-06-23T18:03:00Z">
        <w:r w:rsidR="00C47D84">
          <w:t>A second reason that the Scoreboard Compare screen might not show 100% ag</w:t>
        </w:r>
      </w:ins>
      <w:ins w:id="7827" w:author="John Clevenger" w:date="2022-06-23T18:04:00Z">
        <w:r w:rsidR="00C47D84">
          <w:t xml:space="preserve">reement is different </w:t>
        </w:r>
        <w:r w:rsidR="00C47D84">
          <w:rPr>
            <w:i/>
            <w:iCs/>
          </w:rPr>
          <w:t xml:space="preserve">configuration </w:t>
        </w:r>
        <w:r w:rsidR="00C47D84">
          <w:t>information.  For example, it happens that the following screen was the final Scoreboard Comparison for the contest used in the examples in this section:</w:t>
        </w:r>
      </w:ins>
    </w:p>
    <w:p w14:paraId="03703235" w14:textId="0698419B" w:rsidR="00C47D84" w:rsidRDefault="00C47D84" w:rsidP="00A55261">
      <w:pPr>
        <w:spacing w:before="240"/>
        <w:ind w:firstLine="720"/>
        <w:jc w:val="both"/>
        <w:rPr>
          <w:ins w:id="7828" w:author="John Clevenger" w:date="2022-06-23T18:08:00Z"/>
        </w:rPr>
      </w:pPr>
      <w:ins w:id="7829" w:author="John Clevenger" w:date="2022-06-23T18:05:00Z">
        <w:r>
          <w:lastRenderedPageBreak/>
          <w:t xml:space="preserve">As can be seen, there are two team </w:t>
        </w:r>
        <w:r w:rsidRPr="00415BDF">
          <w:rPr>
            <w:i/>
            <w:iCs/>
            <w:rPrChange w:id="7830" w:author="John Clevenger" w:date="2022-06-24T16:12:00Z">
              <w:rPr/>
            </w:rPrChange>
          </w:rPr>
          <w:t>names</w:t>
        </w:r>
        <w:r>
          <w:t xml:space="preserve"> which do not match – although all other results are id</w:t>
        </w:r>
      </w:ins>
      <w:ins w:id="7831" w:author="John Clevenger" w:date="2022-06-23T18:06:00Z">
        <w:r>
          <w:t xml:space="preserve">entical.  The reason for this is that in one CCS the </w:t>
        </w:r>
        <w:proofErr w:type="gramStart"/>
        <w:r>
          <w:t>team</w:t>
        </w:r>
        <w:proofErr w:type="gramEnd"/>
        <w:r>
          <w:t xml:space="preserve"> name contained an ASCII “hyphen”, whereas in the other CCS this same character was represented as a Unicode “</w:t>
        </w:r>
        <w:proofErr w:type="spellStart"/>
        <w:r>
          <w:t>em</w:t>
        </w:r>
        <w:proofErr w:type="spellEnd"/>
        <w:r>
          <w:t xml:space="preserve">-dash”.  The result is that </w:t>
        </w:r>
      </w:ins>
      <w:ins w:id="7832" w:author="John Clevenger" w:date="2022-06-23T18:07:00Z">
        <w:r>
          <w:t>the comparison of team names failed – even though the “standings” are identical.  It is up to the Contest Administrator to determine how to deal with such configuration issues.</w:t>
        </w:r>
      </w:ins>
    </w:p>
    <w:p w14:paraId="4846F955" w14:textId="77777777" w:rsidR="008C1A65" w:rsidRDefault="00F164D3" w:rsidP="00A55261">
      <w:pPr>
        <w:spacing w:before="240"/>
        <w:ind w:firstLine="720"/>
        <w:jc w:val="both"/>
        <w:rPr>
          <w:ins w:id="7833" w:author="John Clevenger" w:date="2022-06-24T12:36:00Z"/>
        </w:rPr>
      </w:pPr>
      <w:ins w:id="7834" w:author="John Clevenger" w:date="2022-06-23T18:08:00Z">
        <w:r>
          <w:t xml:space="preserve">One additional note:  the numbers in parentheses following the team names are the CCS-specific </w:t>
        </w:r>
      </w:ins>
      <w:ins w:id="7835" w:author="John Clevenger" w:date="2022-06-23T18:09:00Z">
        <w:r>
          <w:rPr>
            <w:i/>
            <w:iCs/>
          </w:rPr>
          <w:t>internal team numbers</w:t>
        </w:r>
        <w:r>
          <w:t xml:space="preserve">.  </w:t>
        </w:r>
      </w:ins>
      <w:ins w:id="7836" w:author="John Clevenger" w:date="2022-06-23T18:33:00Z">
        <w:r w:rsidR="005A34C1">
          <w:t xml:space="preserve">These are displayed for convenience, but </w:t>
        </w:r>
        <w:r w:rsidR="005A34C1">
          <w:rPr>
            <w:i/>
            <w:iCs/>
          </w:rPr>
          <w:t xml:space="preserve">they are not considered when comparing team names </w:t>
        </w:r>
        <w:r w:rsidR="005A34C1">
          <w:t xml:space="preserve">(which is why most of the </w:t>
        </w:r>
        <w:proofErr w:type="gramStart"/>
        <w:r w:rsidR="005A34C1">
          <w:t>team</w:t>
        </w:r>
        <w:proofErr w:type="gramEnd"/>
        <w:r w:rsidR="005A34C1">
          <w:t xml:space="preserve"> name fields in the above scoreboard are green</w:t>
        </w:r>
      </w:ins>
      <w:ins w:id="7837" w:author="John Clevenger" w:date="2022-06-24T12:36:00Z">
        <w:r w:rsidR="008C1A65">
          <w:t xml:space="preserve"> even though the teams have different team numbers</w:t>
        </w:r>
      </w:ins>
      <w:ins w:id="7838" w:author="John Clevenger" w:date="2022-06-23T18:33:00Z">
        <w:r w:rsidR="005A34C1">
          <w:t xml:space="preserve">).  </w:t>
        </w:r>
      </w:ins>
      <w:ins w:id="7839" w:author="John Clevenger" w:date="2022-06-23T18:34:00Z">
        <w:r w:rsidR="005A34C1">
          <w:t>The</w:t>
        </w:r>
      </w:ins>
      <w:ins w:id="7840" w:author="John Clevenger" w:date="2022-06-23T18:31:00Z">
        <w:r w:rsidR="005A34C1">
          <w:t xml:space="preserve"> numbers </w:t>
        </w:r>
      </w:ins>
      <w:ins w:id="7841" w:author="John Clevenger" w:date="2022-06-23T18:35:00Z">
        <w:r w:rsidR="005A34C1">
          <w:t xml:space="preserve">shown </w:t>
        </w:r>
      </w:ins>
      <w:ins w:id="7842" w:author="John Clevenger" w:date="2022-06-23T18:32:00Z">
        <w:r w:rsidR="005A34C1">
          <w:t>in the PC</w:t>
        </w:r>
        <w:r w:rsidR="005A34C1" w:rsidRPr="005A34C1">
          <w:rPr>
            <w:vertAlign w:val="superscript"/>
            <w:rPrChange w:id="7843" w:author="John Clevenger" w:date="2022-06-23T18:32:00Z">
              <w:rPr/>
            </w:rPrChange>
          </w:rPr>
          <w:t>2</w:t>
        </w:r>
        <w:r w:rsidR="005A34C1">
          <w:t xml:space="preserve"> scoreboard (on the left) are the </w:t>
        </w:r>
      </w:ins>
      <w:ins w:id="7844" w:author="John Clevenger" w:date="2022-06-23T18:33:00Z">
        <w:r w:rsidR="005A34C1">
          <w:t xml:space="preserve">team </w:t>
        </w:r>
      </w:ins>
      <w:ins w:id="7845" w:author="John Clevenger" w:date="2022-06-23T18:32:00Z">
        <w:r w:rsidR="005A34C1">
          <w:t xml:space="preserve">numbers reported by the Remote CCS </w:t>
        </w:r>
        <w:r w:rsidR="005A34C1" w:rsidRPr="005A34C1">
          <w:rPr>
            <w:i/>
            <w:iCs/>
            <w:rPrChange w:id="7846" w:author="John Clevenger" w:date="2022-06-23T18:35:00Z">
              <w:rPr/>
            </w:rPrChange>
          </w:rPr>
          <w:t>in its Event Feed</w:t>
        </w:r>
        <w:r w:rsidR="005A34C1">
          <w:t xml:space="preserve">, whereas the numbers on the right are the </w:t>
        </w:r>
      </w:ins>
      <w:ins w:id="7847" w:author="John Clevenger" w:date="2022-06-23T18:34:00Z">
        <w:r w:rsidR="005A34C1">
          <w:t xml:space="preserve">team numbers reported by the Remote CCS </w:t>
        </w:r>
        <w:r w:rsidR="005A34C1" w:rsidRPr="005A34C1">
          <w:rPr>
            <w:i/>
            <w:iCs/>
            <w:rPrChange w:id="7848" w:author="John Clevenger" w:date="2022-06-23T18:35:00Z">
              <w:rPr/>
            </w:rPrChange>
          </w:rPr>
          <w:t xml:space="preserve">in its </w:t>
        </w:r>
        <w:r w:rsidR="005A34C1" w:rsidRPr="005A34C1">
          <w:rPr>
            <w:rFonts w:ascii="Courier New" w:hAnsi="Courier New" w:cs="Courier New"/>
            <w:b/>
            <w:bCs/>
            <w:i/>
            <w:iCs/>
            <w:sz w:val="22"/>
            <w:szCs w:val="22"/>
            <w:rPrChange w:id="7849" w:author="John Clevenger" w:date="2022-06-23T18:35:00Z">
              <w:rPr/>
            </w:rPrChange>
          </w:rPr>
          <w:t>/scoreboard</w:t>
        </w:r>
        <w:r w:rsidR="005A34C1" w:rsidRPr="005A34C1">
          <w:rPr>
            <w:i/>
            <w:iCs/>
            <w:rPrChange w:id="7850" w:author="John Clevenger" w:date="2022-06-23T18:35:00Z">
              <w:rPr/>
            </w:rPrChange>
          </w:rPr>
          <w:t xml:space="preserve"> endpoint</w:t>
        </w:r>
        <w:r w:rsidR="005A34C1">
          <w:t xml:space="preserve">.  </w:t>
        </w:r>
      </w:ins>
    </w:p>
    <w:p w14:paraId="441B563A" w14:textId="7CAF5E15" w:rsidR="00C47D84" w:rsidRPr="00392F15" w:rsidRDefault="00415BDF" w:rsidP="00A55261">
      <w:pPr>
        <w:spacing w:before="240"/>
        <w:ind w:firstLine="720"/>
        <w:jc w:val="both"/>
        <w:rPr>
          <w:ins w:id="7851" w:author="John Clevenger" w:date="2022-06-23T18:07:00Z"/>
        </w:rPr>
      </w:pPr>
      <w:ins w:id="7852" w:author="John Clevenger" w:date="2022-06-24T16:13:00Z">
        <w:r>
          <w:t xml:space="preserve">Note </w:t>
        </w:r>
      </w:ins>
      <w:ins w:id="7853" w:author="John Clevenger" w:date="2022-06-27T16:22:00Z">
        <w:r w:rsidR="00454997">
          <w:t>that even</w:t>
        </w:r>
      </w:ins>
      <w:ins w:id="7854" w:author="John Clevenger" w:date="2022-06-23T18:35:00Z">
        <w:r w:rsidR="00871882">
          <w:t xml:space="preserve"> though </w:t>
        </w:r>
      </w:ins>
      <w:ins w:id="7855" w:author="John Clevenger" w:date="2022-06-24T16:13:00Z">
        <w:r>
          <w:t>the</w:t>
        </w:r>
      </w:ins>
      <w:ins w:id="7856" w:author="John Clevenger" w:date="2022-06-23T18:35:00Z">
        <w:r w:rsidR="00871882">
          <w:t xml:space="preserve"> numbers </w:t>
        </w:r>
      </w:ins>
      <w:ins w:id="7857" w:author="John Clevenger" w:date="2022-06-24T16:13:00Z">
        <w:r>
          <w:t xml:space="preserve">appended to team names </w:t>
        </w:r>
      </w:ins>
      <w:ins w:id="7858" w:author="John Clevenger" w:date="2022-06-23T18:35:00Z">
        <w:r w:rsidR="00871882">
          <w:t xml:space="preserve">are not considered when comparing team names, </w:t>
        </w:r>
      </w:ins>
      <w:ins w:id="7859" w:author="John Clevenger" w:date="2022-06-23T18:36:00Z">
        <w:r w:rsidR="00871882">
          <w:t xml:space="preserve">they </w:t>
        </w:r>
      </w:ins>
      <w:ins w:id="7860" w:author="John Clevenger" w:date="2022-06-23T18:21:00Z">
        <w:r w:rsidR="00392F15">
          <w:rPr>
            <w:i/>
            <w:iCs/>
          </w:rPr>
          <w:t xml:space="preserve">are </w:t>
        </w:r>
      </w:ins>
      <w:ins w:id="7861" w:author="John Clevenger" w:date="2022-06-24T16:13:00Z">
        <w:r>
          <w:t xml:space="preserve">currently </w:t>
        </w:r>
      </w:ins>
      <w:ins w:id="7862" w:author="John Clevenger" w:date="2022-06-23T18:21:00Z">
        <w:r w:rsidR="00392F15">
          <w:t xml:space="preserve">considered when determining the </w:t>
        </w:r>
      </w:ins>
      <w:ins w:id="7863" w:author="John Clevenger" w:date="2022-06-23T18:22:00Z">
        <w:r w:rsidR="00392F15">
          <w:t>count of mismatched rows shown in the “</w:t>
        </w:r>
        <w:r w:rsidR="00392F15" w:rsidRPr="005A34C1">
          <w:rPr>
            <w:b/>
            <w:bCs/>
            <w:rPrChange w:id="7864" w:author="John Clevenger" w:date="2022-06-23T18:31:00Z">
              <w:rPr/>
            </w:rPrChange>
          </w:rPr>
          <w:t>Current Status</w:t>
        </w:r>
        <w:r w:rsidR="00392F15">
          <w:t xml:space="preserve">” summary at the top of the </w:t>
        </w:r>
      </w:ins>
      <w:ins w:id="7865" w:author="John Clevenger" w:date="2022-06-24T16:14:00Z">
        <w:r w:rsidRPr="00A11580">
          <w:rPr>
            <w:rFonts w:ascii="Arial Narrow" w:hAnsi="Arial Narrow"/>
            <w:b/>
          </w:rPr>
          <w:t>Compare Scoreboards</w:t>
        </w:r>
        <w:r>
          <w:t xml:space="preserve"> </w:t>
        </w:r>
      </w:ins>
      <w:ins w:id="7866" w:author="John Clevenger" w:date="2022-06-23T18:22:00Z">
        <w:r w:rsidR="00392F15">
          <w:t xml:space="preserve">screen.  </w:t>
        </w:r>
      </w:ins>
      <w:ins w:id="7867" w:author="John Clevenger" w:date="2022-06-23T18:25:00Z">
        <w:r w:rsidR="00DA6BC6">
          <w:t>In this case,</w:t>
        </w:r>
      </w:ins>
      <w:ins w:id="7868" w:author="John Clevenger" w:date="2022-06-23T18:22:00Z">
        <w:r w:rsidR="00392F15">
          <w:t xml:space="preserve"> t</w:t>
        </w:r>
      </w:ins>
      <w:ins w:id="7869" w:author="John Clevenger" w:date="2022-06-23T18:23:00Z">
        <w:r w:rsidR="00392F15">
          <w:t>he Remote CCS used in the examples assigned different internal numbers in its scoreboard from those it reported to the PC</w:t>
        </w:r>
        <w:r w:rsidR="00392F15" w:rsidRPr="00392F15">
          <w:rPr>
            <w:vertAlign w:val="superscript"/>
            <w:rPrChange w:id="7870" w:author="John Clevenger" w:date="2022-06-23T18:24:00Z">
              <w:rPr/>
            </w:rPrChange>
          </w:rPr>
          <w:t>2</w:t>
        </w:r>
        <w:r w:rsidR="00392F15">
          <w:t xml:space="preserve"> Shadow in its Event Feed</w:t>
        </w:r>
      </w:ins>
      <w:ins w:id="7871" w:author="John Clevenger" w:date="2022-06-23T18:26:00Z">
        <w:r w:rsidR="00DA6BC6">
          <w:t xml:space="preserve">, resulting in </w:t>
        </w:r>
      </w:ins>
      <w:ins w:id="7872" w:author="John Clevenger" w:date="2022-06-23T18:24:00Z">
        <w:r w:rsidR="00392F15">
          <w:t xml:space="preserve">all 50 rows of the scoreboard in this example </w:t>
        </w:r>
      </w:ins>
      <w:ins w:id="7873" w:author="John Clevenger" w:date="2022-06-23T18:26:00Z">
        <w:r w:rsidR="00DA6BC6">
          <w:t>being</w:t>
        </w:r>
      </w:ins>
      <w:ins w:id="7874" w:author="John Clevenger" w:date="2022-06-23T18:24:00Z">
        <w:r w:rsidR="00392F15">
          <w:t xml:space="preserve"> treated</w:t>
        </w:r>
      </w:ins>
      <w:ins w:id="7875" w:author="John Clevenger" w:date="2022-06-23T18:25:00Z">
        <w:r w:rsidR="00392F15">
          <w:t xml:space="preserve"> as “not matching”</w:t>
        </w:r>
      </w:ins>
      <w:ins w:id="7876" w:author="John Clevenger" w:date="2022-06-23T18:26:00Z">
        <w:r w:rsidR="00DA6BC6">
          <w:t xml:space="preserve"> in the </w:t>
        </w:r>
        <w:r w:rsidR="00DA6BC6" w:rsidRPr="005A34C1">
          <w:rPr>
            <w:b/>
            <w:bCs/>
            <w:rPrChange w:id="7877" w:author="John Clevenger" w:date="2022-06-23T18:31:00Z">
              <w:rPr/>
            </w:rPrChange>
          </w:rPr>
          <w:t>Current Status</w:t>
        </w:r>
        <w:r w:rsidR="00DA6BC6">
          <w:t xml:space="preserve"> summary</w:t>
        </w:r>
      </w:ins>
      <w:ins w:id="7878" w:author="John Clevenger" w:date="2022-06-23T18:25:00Z">
        <w:r w:rsidR="00392F15">
          <w:t>.</w:t>
        </w:r>
      </w:ins>
      <w:ins w:id="7879" w:author="John Clevenger" w:date="2022-06-23T18:27:00Z">
        <w:r w:rsidR="00DA6BC6">
          <w:rPr>
            <w:rStyle w:val="FootnoteReference"/>
          </w:rPr>
          <w:footnoteReference w:id="86"/>
        </w:r>
      </w:ins>
    </w:p>
    <w:p w14:paraId="57527D6C" w14:textId="09C809CD" w:rsidR="005C2784" w:rsidRDefault="005C2784" w:rsidP="00956225">
      <w:pPr>
        <w:pStyle w:val="Appendix"/>
        <w:rPr>
          <w:ins w:id="7894" w:author="John Clevenger" w:date="2022-06-15T18:10:00Z"/>
        </w:rPr>
      </w:pPr>
      <w:bookmarkStart w:id="7895" w:name="_Toc132121058"/>
      <w:ins w:id="7896" w:author="John Clevenger" w:date="2022-06-15T18:10:00Z">
        <w:r>
          <w:lastRenderedPageBreak/>
          <w:t xml:space="preserve">Appendix S – </w:t>
        </w:r>
      </w:ins>
      <w:ins w:id="7897" w:author="John Clevenger" w:date="2022-06-22T15:31:00Z">
        <w:r w:rsidR="005C72BA">
          <w:t xml:space="preserve">The </w:t>
        </w:r>
      </w:ins>
      <w:ins w:id="7898" w:author="John Clevenger" w:date="2022-06-15T18:10:00Z">
        <w:r w:rsidRPr="005C72BA">
          <w:rPr>
            <w:i/>
            <w:iCs/>
            <w:rPrChange w:id="7899" w:author="John Clevenger" w:date="2022-06-22T15:31:00Z">
              <w:rPr/>
            </w:rPrChange>
          </w:rPr>
          <w:t>pc2rui</w:t>
        </w:r>
        <w:r>
          <w:t xml:space="preserve"> Tool</w:t>
        </w:r>
        <w:bookmarkEnd w:id="7895"/>
      </w:ins>
    </w:p>
    <w:p w14:paraId="245D861C" w14:textId="77777777" w:rsidR="00BA377F" w:rsidRDefault="005717C4">
      <w:pPr>
        <w:spacing w:before="240"/>
        <w:ind w:firstLine="547"/>
        <w:jc w:val="both"/>
        <w:rPr>
          <w:ins w:id="7900" w:author="John Clevenger" w:date="2022-06-22T22:57:00Z"/>
        </w:rPr>
      </w:pPr>
      <w:ins w:id="7901" w:author="John Clevenger" w:date="2022-06-15T18:11:00Z">
        <w:r w:rsidRPr="002604C8">
          <w:t xml:space="preserve">Starting with </w:t>
        </w:r>
        <w:r>
          <w:t>Version 9.8, PC</w:t>
        </w:r>
        <w:r w:rsidRPr="002604C8">
          <w:rPr>
            <w:vertAlign w:val="superscript"/>
          </w:rPr>
          <w:t>2</w:t>
        </w:r>
        <w:r>
          <w:t xml:space="preserve"> contains a </w:t>
        </w:r>
      </w:ins>
      <w:ins w:id="7902" w:author="John Clevenger" w:date="2022-06-15T18:12:00Z">
        <w:r>
          <w:t xml:space="preserve">new </w:t>
        </w:r>
      </w:ins>
      <w:ins w:id="7903" w:author="John Clevenger" w:date="2022-06-15T18:11:00Z">
        <w:r>
          <w:t xml:space="preserve">tool:  </w:t>
        </w:r>
        <w:r w:rsidRPr="002604C8">
          <w:rPr>
            <w:rFonts w:ascii="Courier New" w:hAnsi="Courier New" w:cs="Courier New"/>
            <w:b/>
            <w:bCs/>
            <w:sz w:val="22"/>
            <w:szCs w:val="22"/>
          </w:rPr>
          <w:t>pc2rui</w:t>
        </w:r>
        <w:r>
          <w:t xml:space="preserve"> (the PC</w:t>
        </w:r>
        <w:r w:rsidRPr="002604C8">
          <w:rPr>
            <w:vertAlign w:val="superscript"/>
          </w:rPr>
          <w:t>2</w:t>
        </w:r>
        <w:r>
          <w:t xml:space="preserve"> </w:t>
        </w:r>
        <w:r w:rsidRPr="00547A20">
          <w:rPr>
            <w:u w:val="single"/>
            <w:rPrChange w:id="7904" w:author="John Clevenger" w:date="2022-06-16T11:00:00Z">
              <w:rPr/>
            </w:rPrChange>
          </w:rPr>
          <w:t>R</w:t>
        </w:r>
        <w:r>
          <w:t xml:space="preserve">eports </w:t>
        </w:r>
        <w:r w:rsidRPr="00547A20">
          <w:rPr>
            <w:u w:val="single"/>
            <w:rPrChange w:id="7905" w:author="John Clevenger" w:date="2022-06-16T11:01:00Z">
              <w:rPr/>
            </w:rPrChange>
          </w:rPr>
          <w:t>UI</w:t>
        </w:r>
        <w:r>
          <w:t xml:space="preserve">).  Unlike the </w:t>
        </w:r>
        <w:r w:rsidRPr="002604C8">
          <w:rPr>
            <w:b/>
            <w:bCs/>
          </w:rPr>
          <w:t>pc2report</w:t>
        </w:r>
        <w:r>
          <w:t xml:space="preserve"> program, which must be run on the machine where the PC</w:t>
        </w:r>
        <w:r w:rsidRPr="002604C8">
          <w:rPr>
            <w:vertAlign w:val="superscript"/>
          </w:rPr>
          <w:t>2</w:t>
        </w:r>
        <w:r>
          <w:t xml:space="preserve"> server is running, the </w:t>
        </w:r>
        <w:r w:rsidRPr="002604C8">
          <w:rPr>
            <w:rFonts w:ascii="Courier New" w:hAnsi="Courier New" w:cs="Courier New"/>
            <w:b/>
            <w:bCs/>
            <w:sz w:val="22"/>
            <w:szCs w:val="22"/>
          </w:rPr>
          <w:t>pc2rui</w:t>
        </w:r>
        <w:r>
          <w:t xml:space="preserve"> program can be run on any machine.   </w:t>
        </w:r>
        <w:r w:rsidRPr="002604C8">
          <w:rPr>
            <w:rFonts w:ascii="Courier New" w:hAnsi="Courier New" w:cs="Courier New"/>
            <w:b/>
            <w:bCs/>
            <w:sz w:val="22"/>
            <w:szCs w:val="22"/>
          </w:rPr>
          <w:t>pc2rui</w:t>
        </w:r>
        <w:r>
          <w:t xml:space="preserve"> is a stand-alone PC</w:t>
        </w:r>
        <w:r w:rsidRPr="002604C8">
          <w:rPr>
            <w:vertAlign w:val="superscript"/>
          </w:rPr>
          <w:t>2</w:t>
        </w:r>
        <w:r>
          <w:t xml:space="preserve"> client which logs in to the PC</w:t>
        </w:r>
        <w:r w:rsidRPr="002604C8">
          <w:rPr>
            <w:vertAlign w:val="superscript"/>
          </w:rPr>
          <w:t>2</w:t>
        </w:r>
        <w:r>
          <w:t xml:space="preserve"> server (hence, it requires a </w:t>
        </w:r>
        <w:r w:rsidRPr="002604C8">
          <w:rPr>
            <w:rFonts w:ascii="Courier New" w:hAnsi="Courier New" w:cs="Courier New"/>
            <w:b/>
            <w:bCs/>
            <w:sz w:val="22"/>
            <w:szCs w:val="22"/>
          </w:rPr>
          <w:t>pc2v9.ini</w:t>
        </w:r>
        <w:r>
          <w:t xml:space="preserve"> file </w:t>
        </w:r>
      </w:ins>
      <w:ins w:id="7906" w:author="John Clevenger" w:date="2022-06-16T11:01:00Z">
        <w:r w:rsidR="00547A20">
          <w:t xml:space="preserve">pointing to its server </w:t>
        </w:r>
      </w:ins>
      <w:ins w:id="7907" w:author="John Clevenger" w:date="2022-06-15T18:11:00Z">
        <w:r>
          <w:t>in its starting folder).</w:t>
        </w:r>
      </w:ins>
    </w:p>
    <w:p w14:paraId="0DF2BB11" w14:textId="5285014E" w:rsidR="005717C4" w:rsidRDefault="00BA377F">
      <w:pPr>
        <w:spacing w:before="240"/>
        <w:ind w:firstLine="547"/>
        <w:jc w:val="both"/>
        <w:rPr>
          <w:ins w:id="7908" w:author="John Clevenger" w:date="2022-06-15T18:11:00Z"/>
        </w:rPr>
        <w:pPrChange w:id="7909" w:author="John Clevenger" w:date="2022-06-15T18:11:00Z">
          <w:pPr>
            <w:ind w:firstLine="540"/>
            <w:jc w:val="both"/>
          </w:pPr>
        </w:pPrChange>
      </w:pPr>
      <w:ins w:id="7910" w:author="John Clevenger" w:date="2022-06-22T22:57:00Z">
        <w:r>
          <w:t>To start</w:t>
        </w:r>
      </w:ins>
      <w:ins w:id="7911" w:author="John Clevenger" w:date="2022-06-22T22:58:00Z">
        <w:r>
          <w:t xml:space="preserve"> </w:t>
        </w:r>
        <w:r w:rsidRPr="00BA377F">
          <w:rPr>
            <w:rFonts w:ascii="Courier New" w:hAnsi="Courier New" w:cs="Courier New"/>
            <w:b/>
            <w:bCs/>
            <w:sz w:val="22"/>
            <w:szCs w:val="22"/>
            <w:rPrChange w:id="7912" w:author="John Clevenger" w:date="2022-06-22T22:59:00Z">
              <w:rPr/>
            </w:rPrChange>
          </w:rPr>
          <w:t>pc2rui</w:t>
        </w:r>
        <w:r>
          <w:t xml:space="preserve">, enter the </w:t>
        </w:r>
        <w:proofErr w:type="gramStart"/>
        <w:r>
          <w:t xml:space="preserve">command </w:t>
        </w:r>
        <w:r w:rsidRPr="00BA377F">
          <w:rPr>
            <w:rFonts w:ascii="Courier New" w:hAnsi="Courier New" w:cs="Courier New"/>
            <w:b/>
            <w:bCs/>
            <w:sz w:val="22"/>
            <w:szCs w:val="22"/>
            <w:rPrChange w:id="7913" w:author="John Clevenger" w:date="2022-06-22T22:59:00Z">
              <w:rPr/>
            </w:rPrChange>
          </w:rPr>
          <w:t>.</w:t>
        </w:r>
        <w:proofErr w:type="gramEnd"/>
        <w:r w:rsidRPr="00BA377F">
          <w:rPr>
            <w:rFonts w:ascii="Courier New" w:hAnsi="Courier New" w:cs="Courier New"/>
            <w:b/>
            <w:bCs/>
            <w:sz w:val="22"/>
            <w:szCs w:val="22"/>
            <w:rPrChange w:id="7914" w:author="John Clevenger" w:date="2022-06-22T22:59:00Z">
              <w:rPr/>
            </w:rPrChange>
          </w:rPr>
          <w:t>/bin/pc2rui</w:t>
        </w:r>
        <w:r>
          <w:t xml:space="preserve">.  This </w:t>
        </w:r>
      </w:ins>
      <w:ins w:id="7915" w:author="John Clevenger" w:date="2022-06-15T18:11:00Z">
        <w:r w:rsidR="005717C4">
          <w:t xml:space="preserve">displays a </w:t>
        </w:r>
      </w:ins>
      <w:ins w:id="7916" w:author="John Clevenger" w:date="2022-06-22T22:59:00Z">
        <w:r>
          <w:t>standard PC</w:t>
        </w:r>
        <w:r w:rsidRPr="00BA377F">
          <w:rPr>
            <w:vertAlign w:val="superscript"/>
            <w:rPrChange w:id="7917" w:author="John Clevenger" w:date="2022-06-22T22:59:00Z">
              <w:rPr/>
            </w:rPrChange>
          </w:rPr>
          <w:t>2</w:t>
        </w:r>
        <w:r>
          <w:t xml:space="preserve"> client </w:t>
        </w:r>
      </w:ins>
      <w:ins w:id="7918" w:author="John Clevenger" w:date="2022-06-15T18:11:00Z">
        <w:r w:rsidR="005717C4">
          <w:t>login screen; the user must login using a valid PC</w:t>
        </w:r>
        <w:r w:rsidR="005717C4" w:rsidRPr="002604C8">
          <w:rPr>
            <w:vertAlign w:val="superscript"/>
          </w:rPr>
          <w:t>2</w:t>
        </w:r>
        <w:r w:rsidR="005717C4">
          <w:t xml:space="preserve"> account (typically an Administrator account).</w:t>
        </w:r>
      </w:ins>
      <w:ins w:id="7919" w:author="John Clevenger" w:date="2022-06-22T22:59:00Z">
        <w:r>
          <w:t xml:space="preserve">  Alternatively, </w:t>
        </w:r>
      </w:ins>
      <w:ins w:id="7920" w:author="John Clevenger" w:date="2022-06-22T23:00:00Z">
        <w:r w:rsidR="000A3DF8">
          <w:t xml:space="preserve">the user can use the </w:t>
        </w:r>
        <w:r w:rsidR="000A3DF8" w:rsidRPr="000A3DF8">
          <w:rPr>
            <w:rFonts w:ascii="Courier New" w:hAnsi="Courier New" w:cs="Courier New"/>
            <w:b/>
            <w:bCs/>
            <w:sz w:val="22"/>
            <w:szCs w:val="22"/>
            <w:rPrChange w:id="7921" w:author="John Clevenger" w:date="2022-06-22T23:01:00Z">
              <w:rPr/>
            </w:rPrChange>
          </w:rPr>
          <w:t>--login</w:t>
        </w:r>
      </w:ins>
      <w:ins w:id="7922" w:author="John Clevenger" w:date="2022-06-22T23:01:00Z">
        <w:r w:rsidR="000A3DF8">
          <w:rPr>
            <w:rFonts w:ascii="Courier New" w:hAnsi="Courier New" w:cs="Courier New"/>
            <w:b/>
            <w:bCs/>
            <w:sz w:val="22"/>
            <w:szCs w:val="22"/>
          </w:rPr>
          <w:t xml:space="preserve"> &lt;account</w:t>
        </w:r>
      </w:ins>
      <w:ins w:id="7923" w:author="John Clevenger" w:date="2022-06-22T23:02:00Z">
        <w:r w:rsidR="000A3DF8">
          <w:rPr>
            <w:rFonts w:ascii="Courier New" w:hAnsi="Courier New" w:cs="Courier New"/>
            <w:b/>
            <w:bCs/>
            <w:sz w:val="22"/>
            <w:szCs w:val="22"/>
          </w:rPr>
          <w:t xml:space="preserve">&gt; </w:t>
        </w:r>
        <w:r w:rsidR="000A3DF8">
          <w:t>and</w:t>
        </w:r>
      </w:ins>
      <w:ins w:id="7924" w:author="John Clevenger" w:date="2022-06-22T23:00:00Z">
        <w:r w:rsidR="000A3DF8">
          <w:t xml:space="preserve"> </w:t>
        </w:r>
      </w:ins>
      <w:ins w:id="7925" w:author="John Clevenger" w:date="2022-06-22T23:02:00Z">
        <w:r w:rsidR="000A3DF8">
          <w:rPr>
            <w:rFonts w:ascii="Courier New" w:hAnsi="Courier New" w:cs="Courier New"/>
            <w:b/>
            <w:bCs/>
            <w:sz w:val="22"/>
            <w:szCs w:val="22"/>
          </w:rPr>
          <w:t>--</w:t>
        </w:r>
      </w:ins>
      <w:ins w:id="7926" w:author="John Clevenger" w:date="2022-06-22T23:00:00Z">
        <w:r w:rsidR="000A3DF8" w:rsidRPr="000A3DF8">
          <w:rPr>
            <w:rFonts w:ascii="Courier New" w:hAnsi="Courier New" w:cs="Courier New"/>
            <w:b/>
            <w:bCs/>
            <w:sz w:val="22"/>
            <w:szCs w:val="22"/>
            <w:rPrChange w:id="7927" w:author="John Clevenger" w:date="2022-06-22T23:01:00Z">
              <w:rPr/>
            </w:rPrChange>
          </w:rPr>
          <w:t>password</w:t>
        </w:r>
      </w:ins>
      <w:ins w:id="7928" w:author="John Clevenger" w:date="2022-06-22T23:01:00Z">
        <w:r w:rsidR="000A3DF8">
          <w:rPr>
            <w:rFonts w:ascii="Courier New" w:hAnsi="Courier New" w:cs="Courier New"/>
            <w:b/>
            <w:bCs/>
            <w:sz w:val="22"/>
            <w:szCs w:val="22"/>
          </w:rPr>
          <w:t xml:space="preserve"> &lt;pw&gt;</w:t>
        </w:r>
      </w:ins>
      <w:ins w:id="7929" w:author="John Clevenger" w:date="2022-06-22T23:00:00Z">
        <w:r w:rsidR="000A3DF8">
          <w:t xml:space="preserve"> </w:t>
        </w:r>
      </w:ins>
      <w:ins w:id="7930" w:author="John Clevenger" w:date="2022-06-22T23:02:00Z">
        <w:r w:rsidR="000A3DF8">
          <w:t>parameters</w:t>
        </w:r>
      </w:ins>
      <w:ins w:id="7931" w:author="John Clevenger" w:date="2022-06-22T23:00:00Z">
        <w:r w:rsidR="000A3DF8">
          <w:t xml:space="preserve"> on the command line to skip the login screen.</w:t>
        </w:r>
      </w:ins>
    </w:p>
    <w:p w14:paraId="33FF3792" w14:textId="77777777" w:rsidR="005717C4" w:rsidRDefault="005717C4" w:rsidP="005717C4">
      <w:pPr>
        <w:ind w:firstLine="540"/>
        <w:jc w:val="both"/>
        <w:rPr>
          <w:ins w:id="7932" w:author="John Clevenger" w:date="2022-06-15T18:11:00Z"/>
        </w:rPr>
      </w:pPr>
    </w:p>
    <w:p w14:paraId="61039EF3" w14:textId="56A11637" w:rsidR="005717C4" w:rsidRDefault="005717C4" w:rsidP="005717C4">
      <w:pPr>
        <w:ind w:firstLine="540"/>
        <w:jc w:val="both"/>
        <w:rPr>
          <w:ins w:id="7933" w:author="John Clevenger" w:date="2022-06-15T18:11:00Z"/>
        </w:rPr>
      </w:pPr>
      <w:ins w:id="7934" w:author="John Clevenger" w:date="2022-06-15T18:11:00Z">
        <w:r>
          <w:rPr>
            <w:noProof/>
          </w:rPr>
          <w:drawing>
            <wp:anchor distT="0" distB="0" distL="114300" distR="114300" simplePos="0" relativeHeight="251680768" behindDoc="0" locked="0" layoutInCell="1" allowOverlap="1" wp14:anchorId="4E60D2D3" wp14:editId="1838BB77">
              <wp:simplePos x="0" y="0"/>
              <wp:positionH relativeFrom="page">
                <wp:align>center</wp:align>
              </wp:positionH>
              <wp:positionV relativeFrom="paragraph">
                <wp:posOffset>347980</wp:posOffset>
              </wp:positionV>
              <wp:extent cx="4035425" cy="2609850"/>
              <wp:effectExtent l="0" t="0" r="3175"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035425" cy="2609850"/>
                      </a:xfrm>
                      <a:prstGeom prst="rect">
                        <a:avLst/>
                      </a:prstGeom>
                    </pic:spPr>
                  </pic:pic>
                </a:graphicData>
              </a:graphic>
              <wp14:sizeRelH relativeFrom="page">
                <wp14:pctWidth>0</wp14:pctWidth>
              </wp14:sizeRelH>
              <wp14:sizeRelV relativeFrom="page">
                <wp14:pctHeight>0</wp14:pctHeight>
              </wp14:sizeRelV>
            </wp:anchor>
          </w:drawing>
        </w:r>
        <w:r>
          <w:t xml:space="preserve">Once logged in, </w:t>
        </w:r>
        <w:r w:rsidRPr="002604C8">
          <w:rPr>
            <w:rFonts w:ascii="Courier New" w:hAnsi="Courier New" w:cs="Courier New"/>
            <w:b/>
            <w:bCs/>
            <w:sz w:val="22"/>
            <w:szCs w:val="22"/>
          </w:rPr>
          <w:t>pc2rui</w:t>
        </w:r>
        <w:r>
          <w:t xml:space="preserve"> displays the following screen:</w:t>
        </w:r>
      </w:ins>
    </w:p>
    <w:p w14:paraId="2AE7E37A" w14:textId="726FC51B" w:rsidR="005717C4" w:rsidRDefault="005717C4" w:rsidP="005717C4">
      <w:pPr>
        <w:ind w:firstLine="540"/>
        <w:jc w:val="both"/>
        <w:rPr>
          <w:ins w:id="7935" w:author="John Clevenger" w:date="2022-06-15T18:11:00Z"/>
        </w:rPr>
      </w:pPr>
    </w:p>
    <w:p w14:paraId="1763B006" w14:textId="49B4BA4C" w:rsidR="005717C4" w:rsidRDefault="005717C4" w:rsidP="005717C4">
      <w:pPr>
        <w:ind w:firstLine="540"/>
        <w:jc w:val="both"/>
        <w:rPr>
          <w:ins w:id="7936" w:author="John Clevenger" w:date="2022-06-15T18:13:00Z"/>
        </w:rPr>
      </w:pPr>
      <w:ins w:id="7937" w:author="John Clevenger" w:date="2022-06-15T18:11:00Z">
        <w:r>
          <w:t xml:space="preserve">This screen is </w:t>
        </w:r>
      </w:ins>
      <w:ins w:id="7938" w:author="John Clevenger" w:date="2022-06-22T22:54:00Z">
        <w:r w:rsidR="00BA377F">
          <w:t>identical</w:t>
        </w:r>
      </w:ins>
      <w:ins w:id="7939" w:author="John Clevenger" w:date="2022-06-15T18:11:00Z">
        <w:r>
          <w:t xml:space="preserve"> to the Reports tab in the PC</w:t>
        </w:r>
        <w:r w:rsidRPr="002604C8">
          <w:rPr>
            <w:vertAlign w:val="superscript"/>
          </w:rPr>
          <w:t>2</w:t>
        </w:r>
        <w:r>
          <w:t xml:space="preserve"> Admin: it can be used to generate any of the PC</w:t>
        </w:r>
        <w:r w:rsidRPr="00547A20">
          <w:rPr>
            <w:vertAlign w:val="superscript"/>
            <w:rPrChange w:id="7940" w:author="John Clevenger" w:date="2022-06-16T11:02:00Z">
              <w:rPr/>
            </w:rPrChange>
          </w:rPr>
          <w:t>2</w:t>
        </w:r>
        <w:r>
          <w:t xml:space="preserve"> reports.</w:t>
        </w:r>
      </w:ins>
      <w:ins w:id="7941" w:author="John Clevenger" w:date="2022-06-15T18:13:00Z">
        <w:r>
          <w:t xml:space="preserve">  </w:t>
        </w:r>
      </w:ins>
    </w:p>
    <w:p w14:paraId="5A6BB984" w14:textId="31795B25" w:rsidR="005717C4" w:rsidRDefault="005717C4" w:rsidP="005717C4">
      <w:pPr>
        <w:ind w:firstLine="540"/>
        <w:jc w:val="both"/>
        <w:rPr>
          <w:ins w:id="7942" w:author="John Clevenger" w:date="2022-06-15T18:13:00Z"/>
        </w:rPr>
      </w:pPr>
    </w:p>
    <w:p w14:paraId="369C5210" w14:textId="478CF27D" w:rsidR="005717C4" w:rsidRDefault="005717C4" w:rsidP="005717C4">
      <w:pPr>
        <w:ind w:firstLine="540"/>
        <w:jc w:val="both"/>
        <w:rPr>
          <w:ins w:id="7943" w:author="John Clevenger" w:date="2022-06-15T18:15:00Z"/>
        </w:rPr>
      </w:pPr>
      <w:ins w:id="7944" w:author="John Clevenger" w:date="2022-06-15T18:11:00Z">
        <w:r>
          <w:t xml:space="preserve">The usefulness of the </w:t>
        </w:r>
        <w:r w:rsidRPr="002604C8">
          <w:rPr>
            <w:rFonts w:ascii="Courier New" w:hAnsi="Courier New" w:cs="Courier New"/>
            <w:b/>
            <w:bCs/>
            <w:sz w:val="22"/>
            <w:szCs w:val="22"/>
          </w:rPr>
          <w:t>pc2rui</w:t>
        </w:r>
        <w:r>
          <w:t xml:space="preserve"> tool is that it can also be used to view any plugin component from any of the types of PC</w:t>
        </w:r>
        <w:r w:rsidRPr="002604C8">
          <w:rPr>
            <w:vertAlign w:val="superscript"/>
          </w:rPr>
          <w:t>2</w:t>
        </w:r>
        <w:r>
          <w:t xml:space="preserve"> clients.  This is done by selecting the “</w:t>
        </w:r>
        <w:r w:rsidRPr="002604C8">
          <w:rPr>
            <w:rFonts w:ascii="Courier New" w:hAnsi="Courier New" w:cs="Courier New"/>
            <w:b/>
            <w:bCs/>
            <w:sz w:val="22"/>
            <w:szCs w:val="22"/>
          </w:rPr>
          <w:t>UI</w:t>
        </w:r>
      </w:ins>
      <w:ins w:id="7945" w:author="John Clevenger" w:date="2022-06-22T22:55:00Z">
        <w:r w:rsidR="00BA377F">
          <w:rPr>
            <w:rFonts w:ascii="Courier New" w:hAnsi="Courier New" w:cs="Courier New"/>
            <w:b/>
            <w:bCs/>
            <w:sz w:val="22"/>
            <w:szCs w:val="22"/>
          </w:rPr>
          <w:t xml:space="preserve"> </w:t>
        </w:r>
      </w:ins>
      <w:ins w:id="7946" w:author="John Clevenger" w:date="2022-06-15T18:11:00Z">
        <w:r w:rsidRPr="002604C8">
          <w:rPr>
            <w:rFonts w:ascii="Courier New" w:hAnsi="Courier New" w:cs="Courier New"/>
            <w:b/>
            <w:bCs/>
            <w:sz w:val="22"/>
            <w:szCs w:val="22"/>
          </w:rPr>
          <w:t>Plugins</w:t>
        </w:r>
        <w:r>
          <w:t>” tab:</w:t>
        </w:r>
      </w:ins>
    </w:p>
    <w:p w14:paraId="444ADA38" w14:textId="6E5E3026" w:rsidR="005717C4" w:rsidRDefault="005717C4" w:rsidP="005717C4">
      <w:pPr>
        <w:ind w:firstLine="540"/>
        <w:jc w:val="both"/>
        <w:rPr>
          <w:ins w:id="7947" w:author="John Clevenger" w:date="2022-06-15T18:15:00Z"/>
        </w:rPr>
      </w:pPr>
      <w:ins w:id="7948" w:author="John Clevenger" w:date="2022-06-15T18:15:00Z">
        <w:r>
          <w:rPr>
            <w:noProof/>
          </w:rPr>
          <w:drawing>
            <wp:anchor distT="0" distB="0" distL="114300" distR="114300" simplePos="0" relativeHeight="251683840" behindDoc="0" locked="0" layoutInCell="1" allowOverlap="1" wp14:anchorId="720398CE" wp14:editId="537C7D1A">
              <wp:simplePos x="0" y="0"/>
              <wp:positionH relativeFrom="margin">
                <wp:align>center</wp:align>
              </wp:positionH>
              <wp:positionV relativeFrom="paragraph">
                <wp:posOffset>273050</wp:posOffset>
              </wp:positionV>
              <wp:extent cx="3098800" cy="1997704"/>
              <wp:effectExtent l="0" t="0" r="6350" b="3175"/>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3098800" cy="1997704"/>
                      </a:xfrm>
                      <a:prstGeom prst="rect">
                        <a:avLst/>
                      </a:prstGeom>
                    </pic:spPr>
                  </pic:pic>
                </a:graphicData>
              </a:graphic>
              <wp14:sizeRelH relativeFrom="page">
                <wp14:pctWidth>0</wp14:pctWidth>
              </wp14:sizeRelH>
              <wp14:sizeRelV relativeFrom="page">
                <wp14:pctHeight>0</wp14:pctHeight>
              </wp14:sizeRelV>
            </wp:anchor>
          </w:drawing>
        </w:r>
      </w:ins>
    </w:p>
    <w:p w14:paraId="4257B244" w14:textId="60D88B20" w:rsidR="005717C4" w:rsidRDefault="005717C4" w:rsidP="005717C4">
      <w:pPr>
        <w:ind w:firstLine="540"/>
        <w:jc w:val="both"/>
        <w:rPr>
          <w:ins w:id="7949" w:author="John Clevenger" w:date="2022-06-15T18:11:00Z"/>
        </w:rPr>
      </w:pPr>
    </w:p>
    <w:p w14:paraId="01B75E01" w14:textId="72289436" w:rsidR="005717C4" w:rsidRDefault="005717C4" w:rsidP="005717C4">
      <w:pPr>
        <w:ind w:firstLine="540"/>
        <w:jc w:val="both"/>
        <w:rPr>
          <w:ins w:id="7950" w:author="John Clevenger" w:date="2022-06-15T18:11:00Z"/>
        </w:rPr>
      </w:pPr>
      <w:ins w:id="7951" w:author="John Clevenger" w:date="2022-06-15T18:11:00Z">
        <w:r>
          <w:t xml:space="preserve">The </w:t>
        </w:r>
        <w:r w:rsidRPr="001105DC">
          <w:rPr>
            <w:b/>
            <w:bCs/>
            <w:rPrChange w:id="7952" w:author="John Clevenger" w:date="2022-06-15T18:23:00Z">
              <w:rPr/>
            </w:rPrChange>
          </w:rPr>
          <w:t>UI</w:t>
        </w:r>
      </w:ins>
      <w:ins w:id="7953" w:author="John Clevenger" w:date="2022-06-22T22:55:00Z">
        <w:r w:rsidR="00BA377F">
          <w:rPr>
            <w:b/>
            <w:bCs/>
          </w:rPr>
          <w:t xml:space="preserve"> </w:t>
        </w:r>
      </w:ins>
      <w:ins w:id="7954" w:author="John Clevenger" w:date="2022-06-15T18:11:00Z">
        <w:r w:rsidRPr="001105DC">
          <w:rPr>
            <w:b/>
            <w:bCs/>
            <w:rPrChange w:id="7955" w:author="John Clevenger" w:date="2022-06-15T18:23:00Z">
              <w:rPr/>
            </w:rPrChange>
          </w:rPr>
          <w:t>Plugins</w:t>
        </w:r>
        <w:r>
          <w:t xml:space="preserve"> dropdown list provides the ability to select any standard interface plugin for display, either as a new tab added to the </w:t>
        </w:r>
        <w:r w:rsidRPr="002604C8">
          <w:rPr>
            <w:rFonts w:ascii="Courier New" w:hAnsi="Courier New" w:cs="Courier New"/>
            <w:b/>
            <w:bCs/>
            <w:sz w:val="22"/>
            <w:szCs w:val="22"/>
          </w:rPr>
          <w:t>pc2rui</w:t>
        </w:r>
        <w:r>
          <w:t xml:space="preserve"> interface or in a new window.  For example, using the dropdown list to select “</w:t>
        </w:r>
        <w:r w:rsidRPr="00451568">
          <w:rPr>
            <w:rFonts w:ascii="Courier New" w:hAnsi="Courier New" w:cs="Courier New"/>
            <w:b/>
            <w:bCs/>
            <w:sz w:val="22"/>
            <w:szCs w:val="22"/>
            <w:rPrChange w:id="7956" w:author="John Clevenger" w:date="2022-06-22T23:19:00Z">
              <w:rPr/>
            </w:rPrChange>
          </w:rPr>
          <w:t>Runs Table Panel</w:t>
        </w:r>
        <w:r>
          <w:t>” and then clicking “</w:t>
        </w:r>
        <w:r w:rsidRPr="00451568">
          <w:rPr>
            <w:rFonts w:ascii="Courier New" w:hAnsi="Courier New" w:cs="Courier New"/>
            <w:b/>
            <w:bCs/>
            <w:sz w:val="22"/>
            <w:szCs w:val="22"/>
            <w:rPrChange w:id="7957" w:author="John Clevenger" w:date="2022-06-22T23:19:00Z">
              <w:rPr/>
            </w:rPrChange>
          </w:rPr>
          <w:t>Add Tab</w:t>
        </w:r>
        <w:r>
          <w:t>” causes a new tab containing a grid showing the current runs in the contest, as shown below:</w:t>
        </w:r>
      </w:ins>
    </w:p>
    <w:p w14:paraId="729DFDD0" w14:textId="77777777" w:rsidR="005717C4" w:rsidRDefault="005717C4" w:rsidP="005717C4">
      <w:pPr>
        <w:ind w:firstLine="540"/>
        <w:jc w:val="both"/>
        <w:rPr>
          <w:ins w:id="7958" w:author="John Clevenger" w:date="2022-06-15T18:11:00Z"/>
        </w:rPr>
      </w:pPr>
    </w:p>
    <w:p w14:paraId="321F1046" w14:textId="77777777" w:rsidR="005717C4" w:rsidRDefault="005717C4" w:rsidP="005717C4">
      <w:pPr>
        <w:ind w:firstLine="540"/>
        <w:jc w:val="both"/>
        <w:rPr>
          <w:ins w:id="7959" w:author="John Clevenger" w:date="2022-06-15T18:11:00Z"/>
        </w:rPr>
      </w:pPr>
    </w:p>
    <w:p w14:paraId="6CC013A3" w14:textId="77777777" w:rsidR="005717C4" w:rsidRDefault="005717C4" w:rsidP="005717C4">
      <w:pPr>
        <w:ind w:firstLine="540"/>
        <w:jc w:val="both"/>
        <w:rPr>
          <w:ins w:id="7960" w:author="John Clevenger" w:date="2022-06-15T18:11:00Z"/>
        </w:rPr>
      </w:pPr>
      <w:ins w:id="7961" w:author="John Clevenger" w:date="2022-06-15T18:11:00Z">
        <w:r>
          <w:rPr>
            <w:noProof/>
          </w:rPr>
          <w:drawing>
            <wp:anchor distT="0" distB="0" distL="114300" distR="114300" simplePos="0" relativeHeight="251682816" behindDoc="0" locked="0" layoutInCell="1" allowOverlap="1" wp14:anchorId="6F46B736" wp14:editId="69D8231D">
              <wp:simplePos x="0" y="0"/>
              <wp:positionH relativeFrom="page">
                <wp:align>center</wp:align>
              </wp:positionH>
              <wp:positionV relativeFrom="paragraph">
                <wp:posOffset>243205</wp:posOffset>
              </wp:positionV>
              <wp:extent cx="4603750" cy="2666365"/>
              <wp:effectExtent l="0" t="0" r="6350" b="63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4603750" cy="2666365"/>
                      </a:xfrm>
                      <a:prstGeom prst="rect">
                        <a:avLst/>
                      </a:prstGeom>
                    </pic:spPr>
                  </pic:pic>
                </a:graphicData>
              </a:graphic>
              <wp14:sizeRelH relativeFrom="page">
                <wp14:pctWidth>0</wp14:pctWidth>
              </wp14:sizeRelH>
              <wp14:sizeRelV relativeFrom="page">
                <wp14:pctHeight>0</wp14:pctHeight>
              </wp14:sizeRelV>
            </wp:anchor>
          </w:drawing>
        </w:r>
      </w:ins>
    </w:p>
    <w:p w14:paraId="1FBE35A0" w14:textId="77777777" w:rsidR="005717C4" w:rsidRDefault="005717C4" w:rsidP="005717C4">
      <w:pPr>
        <w:ind w:firstLine="540"/>
        <w:jc w:val="both"/>
        <w:rPr>
          <w:ins w:id="7962" w:author="John Clevenger" w:date="2022-06-15T18:11:00Z"/>
        </w:rPr>
      </w:pPr>
    </w:p>
    <w:p w14:paraId="5F1BF3B2" w14:textId="170F4476" w:rsidR="005717C4" w:rsidRDefault="005717C4" w:rsidP="005717C4">
      <w:pPr>
        <w:ind w:firstLine="540"/>
        <w:jc w:val="both"/>
        <w:rPr>
          <w:ins w:id="7963" w:author="John Clevenger" w:date="2022-06-22T23:17:00Z"/>
        </w:rPr>
      </w:pPr>
      <w:ins w:id="7964" w:author="John Clevenger" w:date="2022-06-15T18:11:00Z">
        <w:r>
          <w:t xml:space="preserve">This effectively allows the user to create a “customized client” interface containing only the UI components of interest.  All </w:t>
        </w:r>
        <w:r w:rsidRPr="002604C8">
          <w:rPr>
            <w:rFonts w:ascii="Courier New" w:hAnsi="Courier New" w:cs="Courier New"/>
            <w:b/>
            <w:bCs/>
            <w:sz w:val="22"/>
            <w:szCs w:val="22"/>
          </w:rPr>
          <w:t>pc2rui</w:t>
        </w:r>
        <w:r>
          <w:t xml:space="preserve"> </w:t>
        </w:r>
        <w:r w:rsidRPr="001105DC">
          <w:rPr>
            <w:b/>
            <w:bCs/>
            <w:rPrChange w:id="7965" w:author="John Clevenger" w:date="2022-06-15T18:23:00Z">
              <w:rPr/>
            </w:rPrChange>
          </w:rPr>
          <w:t>UI</w:t>
        </w:r>
      </w:ins>
      <w:ins w:id="7966" w:author="John Clevenger" w:date="2022-06-22T22:55:00Z">
        <w:r w:rsidR="00BA377F">
          <w:rPr>
            <w:b/>
            <w:bCs/>
          </w:rPr>
          <w:t xml:space="preserve"> </w:t>
        </w:r>
      </w:ins>
      <w:ins w:id="7967" w:author="John Clevenger" w:date="2022-06-15T18:11:00Z">
        <w:r w:rsidRPr="001105DC">
          <w:rPr>
            <w:b/>
            <w:bCs/>
            <w:rPrChange w:id="7968" w:author="John Clevenger" w:date="2022-06-15T18:23:00Z">
              <w:rPr/>
            </w:rPrChange>
          </w:rPr>
          <w:t>Plugin</w:t>
        </w:r>
        <w:r>
          <w:t xml:space="preserve"> components are dynamically updated </w:t>
        </w:r>
      </w:ins>
      <w:ins w:id="7969" w:author="John Clevenger" w:date="2022-06-22T23:16:00Z">
        <w:r w:rsidR="00451568">
          <w:t>the same</w:t>
        </w:r>
      </w:ins>
      <w:ins w:id="7970" w:author="John Clevenger" w:date="2022-06-15T18:11:00Z">
        <w:r>
          <w:t xml:space="preserve"> as their counterparts in various PC</w:t>
        </w:r>
        <w:r w:rsidRPr="002604C8">
          <w:rPr>
            <w:vertAlign w:val="superscript"/>
          </w:rPr>
          <w:t>2</w:t>
        </w:r>
        <w:r>
          <w:t xml:space="preserve"> client interfaces.</w:t>
        </w:r>
      </w:ins>
    </w:p>
    <w:p w14:paraId="3FC20E1A" w14:textId="4AF02E4C" w:rsidR="00451568" w:rsidRDefault="00451568" w:rsidP="005717C4">
      <w:pPr>
        <w:ind w:firstLine="540"/>
        <w:jc w:val="both"/>
        <w:rPr>
          <w:ins w:id="7971" w:author="John Clevenger" w:date="2022-06-22T23:17:00Z"/>
        </w:rPr>
      </w:pPr>
    </w:p>
    <w:p w14:paraId="7B2CEFD9" w14:textId="28050BAE" w:rsidR="00451568" w:rsidRDefault="00451568" w:rsidP="005717C4">
      <w:pPr>
        <w:ind w:firstLine="540"/>
        <w:jc w:val="both"/>
        <w:rPr>
          <w:ins w:id="7972" w:author="John Clevenger" w:date="2022-06-15T18:11:00Z"/>
        </w:rPr>
      </w:pPr>
      <w:ins w:id="7973" w:author="John Clevenger" w:date="2022-06-22T23:17:00Z">
        <w:r>
          <w:t xml:space="preserve">Note that the above example shows a </w:t>
        </w:r>
        <w:r w:rsidRPr="00451568">
          <w:rPr>
            <w:rFonts w:ascii="Courier New" w:hAnsi="Courier New" w:cs="Courier New"/>
            <w:b/>
            <w:bCs/>
            <w:sz w:val="22"/>
            <w:szCs w:val="22"/>
            <w:rPrChange w:id="7974" w:author="John Clevenger" w:date="2022-06-22T23:19:00Z">
              <w:rPr/>
            </w:rPrChange>
          </w:rPr>
          <w:t>Runs Table Panel</w:t>
        </w:r>
        <w:r>
          <w:t xml:space="preserve"> displayed from an Admin account.  The contents of </w:t>
        </w:r>
      </w:ins>
      <w:ins w:id="7975" w:author="John Clevenger" w:date="2022-06-22T23:18:00Z">
        <w:r>
          <w:t xml:space="preserve">the </w:t>
        </w:r>
        <w:r w:rsidRPr="00451568">
          <w:rPr>
            <w:rFonts w:ascii="Courier New" w:hAnsi="Courier New" w:cs="Courier New"/>
            <w:b/>
            <w:bCs/>
            <w:sz w:val="22"/>
            <w:szCs w:val="22"/>
            <w:rPrChange w:id="7976" w:author="John Clevenger" w:date="2022-06-22T23:19:00Z">
              <w:rPr/>
            </w:rPrChange>
          </w:rPr>
          <w:t>Runs Table Panel</w:t>
        </w:r>
        <w:r>
          <w:t xml:space="preserve"> (as well as that of every other </w:t>
        </w:r>
        <w:r w:rsidRPr="00451568">
          <w:rPr>
            <w:rFonts w:ascii="Courier New" w:hAnsi="Courier New" w:cs="Courier New"/>
            <w:b/>
            <w:bCs/>
            <w:sz w:val="22"/>
            <w:szCs w:val="22"/>
            <w:rPrChange w:id="7977" w:author="John Clevenger" w:date="2022-06-22T23:19:00Z">
              <w:rPr/>
            </w:rPrChange>
          </w:rPr>
          <w:t>UI Plugin</w:t>
        </w:r>
        <w:r>
          <w:t xml:space="preserve"> component) will be filtered depending on the permissions associated with the currently logged-in account.</w:t>
        </w:r>
      </w:ins>
    </w:p>
    <w:p w14:paraId="2A683B37" w14:textId="15990476" w:rsidR="005C2784" w:rsidRDefault="005C2784" w:rsidP="00115EAA">
      <w:pPr>
        <w:spacing w:before="240"/>
        <w:ind w:firstLine="540"/>
        <w:jc w:val="both"/>
        <w:rPr>
          <w:ins w:id="7978" w:author="John Clevenger" w:date="2022-06-22T12:49:00Z"/>
        </w:rPr>
      </w:pPr>
    </w:p>
    <w:p w14:paraId="2A4CDD9D" w14:textId="47AEE536" w:rsidR="00CE31E9" w:rsidRDefault="00CE31E9" w:rsidP="00115EAA">
      <w:pPr>
        <w:spacing w:before="240"/>
        <w:ind w:firstLine="540"/>
        <w:jc w:val="both"/>
        <w:rPr>
          <w:ins w:id="7979" w:author="John Clevenger" w:date="2022-06-22T12:49:00Z"/>
        </w:rPr>
      </w:pPr>
    </w:p>
    <w:p w14:paraId="1B9C13D9" w14:textId="2FE465E9" w:rsidR="00CE31E9" w:rsidRDefault="00CE31E9" w:rsidP="00115EAA">
      <w:pPr>
        <w:spacing w:before="240"/>
        <w:ind w:firstLine="540"/>
        <w:jc w:val="both"/>
        <w:rPr>
          <w:ins w:id="7980" w:author="John Clevenger" w:date="2022-06-22T12:49:00Z"/>
        </w:rPr>
      </w:pPr>
    </w:p>
    <w:p w14:paraId="6B0EB516" w14:textId="7CB9835B" w:rsidR="00CE31E9" w:rsidRDefault="00CE31E9" w:rsidP="00956225">
      <w:pPr>
        <w:pStyle w:val="Appendix"/>
        <w:rPr>
          <w:ins w:id="7981" w:author="John Clevenger" w:date="2022-06-22T12:49:00Z"/>
        </w:rPr>
      </w:pPr>
      <w:bookmarkStart w:id="7982" w:name="_Toc132121059"/>
      <w:ins w:id="7983" w:author="John Clevenger" w:date="2022-06-22T12:49:00Z">
        <w:r>
          <w:lastRenderedPageBreak/>
          <w:t xml:space="preserve">Appendix T – </w:t>
        </w:r>
      </w:ins>
      <w:ins w:id="7984" w:author="John Clevenger" w:date="2022-06-22T15:29:00Z">
        <w:r w:rsidR="0028047D">
          <w:t xml:space="preserve">The </w:t>
        </w:r>
        <w:r w:rsidR="0028047D" w:rsidRPr="005C72BA">
          <w:rPr>
            <w:i/>
            <w:iCs/>
            <w:rPrChange w:id="7985" w:author="John Clevenger" w:date="2022-06-22T15:32:00Z">
              <w:rPr/>
            </w:rPrChange>
          </w:rPr>
          <w:t>pc2tools</w:t>
        </w:r>
        <w:r w:rsidR="0028047D">
          <w:t xml:space="preserve"> </w:t>
        </w:r>
      </w:ins>
      <w:proofErr w:type="spellStart"/>
      <w:ins w:id="7986" w:author="John Clevenger" w:date="2022-06-22T15:30:00Z">
        <w:r w:rsidR="0028047D">
          <w:t>Toolsuite</w:t>
        </w:r>
      </w:ins>
      <w:bookmarkEnd w:id="7982"/>
      <w:proofErr w:type="spellEnd"/>
    </w:p>
    <w:p w14:paraId="43A8F0E6" w14:textId="6FB873B2" w:rsidR="0028047D" w:rsidRDefault="0028047D" w:rsidP="0028047D">
      <w:pPr>
        <w:pStyle w:val="ListParagraph"/>
        <w:numPr>
          <w:ilvl w:val="0"/>
          <w:numId w:val="42"/>
        </w:numPr>
        <w:tabs>
          <w:tab w:val="clear" w:pos="1080"/>
          <w:tab w:val="num" w:pos="450"/>
        </w:tabs>
        <w:spacing w:before="240"/>
        <w:ind w:left="450"/>
        <w:jc w:val="both"/>
        <w:rPr>
          <w:ins w:id="7987" w:author="John Clevenger" w:date="2022-06-22T15:31:00Z"/>
          <w:b/>
          <w:bCs/>
          <w:color w:val="000000"/>
        </w:rPr>
      </w:pPr>
      <w:ins w:id="7988" w:author="John Clevenger" w:date="2022-06-22T15:31:00Z">
        <w:r>
          <w:rPr>
            <w:b/>
            <w:bCs/>
            <w:color w:val="000000"/>
          </w:rPr>
          <w:t>Overview</w:t>
        </w:r>
      </w:ins>
    </w:p>
    <w:p w14:paraId="3D38584E" w14:textId="0E0FA9C4" w:rsidR="00475149" w:rsidRDefault="005C72BA" w:rsidP="00115EAA">
      <w:pPr>
        <w:spacing w:before="240"/>
        <w:ind w:firstLine="540"/>
        <w:jc w:val="both"/>
        <w:rPr>
          <w:ins w:id="7989" w:author="John Clevenger" w:date="2022-06-22T15:40:00Z"/>
          <w:color w:val="000000"/>
        </w:rPr>
      </w:pPr>
      <w:ins w:id="7990" w:author="John Clevenger" w:date="2022-06-22T15:34:00Z">
        <w:r>
          <w:rPr>
            <w:color w:val="000000"/>
          </w:rPr>
          <w:t>There</w:t>
        </w:r>
      </w:ins>
      <w:ins w:id="7991" w:author="John Clevenger" w:date="2022-06-22T15:32:00Z">
        <w:r>
          <w:rPr>
            <w:color w:val="000000"/>
          </w:rPr>
          <w:t xml:space="preserve"> are times when the PC</w:t>
        </w:r>
        <w:r w:rsidRPr="005C72BA">
          <w:rPr>
            <w:color w:val="000000"/>
            <w:vertAlign w:val="superscript"/>
            <w:rPrChange w:id="7992" w:author="John Clevenger" w:date="2022-06-22T15:33:00Z">
              <w:rPr>
                <w:color w:val="000000"/>
              </w:rPr>
            </w:rPrChange>
          </w:rPr>
          <w:t>2</w:t>
        </w:r>
        <w:r>
          <w:rPr>
            <w:color w:val="000000"/>
          </w:rPr>
          <w:t xml:space="preserve"> Development Team </w:t>
        </w:r>
      </w:ins>
      <w:ins w:id="7993" w:author="John Clevenger" w:date="2022-06-22T15:34:00Z">
        <w:r>
          <w:rPr>
            <w:color w:val="000000"/>
          </w:rPr>
          <w:t>needs</w:t>
        </w:r>
      </w:ins>
      <w:ins w:id="7994" w:author="John Clevenger" w:date="2022-06-22T15:33:00Z">
        <w:r>
          <w:rPr>
            <w:color w:val="000000"/>
          </w:rPr>
          <w:t xml:space="preserve"> a new tool to perform some </w:t>
        </w:r>
      </w:ins>
      <w:ins w:id="7995" w:author="John Clevenger" w:date="2022-06-22T15:48:00Z">
        <w:r w:rsidR="009071EC">
          <w:rPr>
            <w:color w:val="000000"/>
          </w:rPr>
          <w:t>frequently used</w:t>
        </w:r>
      </w:ins>
      <w:ins w:id="7996" w:author="John Clevenger" w:date="2022-06-22T15:33:00Z">
        <w:r>
          <w:rPr>
            <w:color w:val="000000"/>
          </w:rPr>
          <w:t xml:space="preserve"> </w:t>
        </w:r>
      </w:ins>
      <w:ins w:id="7997" w:author="John Clevenger" w:date="2022-06-22T15:36:00Z">
        <w:r w:rsidR="00475149">
          <w:rPr>
            <w:color w:val="000000"/>
          </w:rPr>
          <w:t>operation</w:t>
        </w:r>
      </w:ins>
      <w:ins w:id="7998" w:author="John Clevenger" w:date="2022-06-22T15:34:00Z">
        <w:r>
          <w:rPr>
            <w:color w:val="000000"/>
          </w:rPr>
          <w:t xml:space="preserve">.  </w:t>
        </w:r>
      </w:ins>
      <w:ins w:id="7999" w:author="John Clevenger" w:date="2022-06-22T15:36:00Z">
        <w:r>
          <w:rPr>
            <w:color w:val="000000"/>
          </w:rPr>
          <w:t>E</w:t>
        </w:r>
      </w:ins>
      <w:ins w:id="8000" w:author="John Clevenger" w:date="2022-06-22T15:34:00Z">
        <w:r>
          <w:rPr>
            <w:color w:val="000000"/>
          </w:rPr>
          <w:t xml:space="preserve">ventually </w:t>
        </w:r>
      </w:ins>
      <w:ins w:id="8001" w:author="John Clevenger" w:date="2022-06-22T15:37:00Z">
        <w:r w:rsidR="00475149">
          <w:rPr>
            <w:color w:val="000000"/>
          </w:rPr>
          <w:t xml:space="preserve">many of </w:t>
        </w:r>
      </w:ins>
      <w:ins w:id="8002" w:author="John Clevenger" w:date="2022-06-22T15:34:00Z">
        <w:r>
          <w:rPr>
            <w:color w:val="000000"/>
          </w:rPr>
          <w:t xml:space="preserve">these new tools </w:t>
        </w:r>
      </w:ins>
      <w:ins w:id="8003" w:author="John Clevenger" w:date="2022-06-22T15:38:00Z">
        <w:r w:rsidR="00475149">
          <w:rPr>
            <w:color w:val="000000"/>
          </w:rPr>
          <w:t>get</w:t>
        </w:r>
      </w:ins>
      <w:ins w:id="8004" w:author="John Clevenger" w:date="2022-06-22T15:36:00Z">
        <w:r>
          <w:rPr>
            <w:color w:val="000000"/>
          </w:rPr>
          <w:t xml:space="preserve"> </w:t>
        </w:r>
      </w:ins>
      <w:ins w:id="8005" w:author="John Clevenger" w:date="2022-06-22T15:34:00Z">
        <w:r>
          <w:rPr>
            <w:color w:val="000000"/>
          </w:rPr>
          <w:t>integr</w:t>
        </w:r>
      </w:ins>
      <w:ins w:id="8006" w:author="John Clevenger" w:date="2022-06-22T15:35:00Z">
        <w:r>
          <w:rPr>
            <w:color w:val="000000"/>
          </w:rPr>
          <w:t>ated into the “self-contained” form of PC</w:t>
        </w:r>
        <w:r w:rsidRPr="00475149">
          <w:rPr>
            <w:color w:val="000000"/>
            <w:vertAlign w:val="superscript"/>
            <w:rPrChange w:id="8007" w:author="John Clevenger" w:date="2022-06-22T15:37:00Z">
              <w:rPr>
                <w:color w:val="000000"/>
              </w:rPr>
            </w:rPrChange>
          </w:rPr>
          <w:t>2</w:t>
        </w:r>
        <w:r>
          <w:rPr>
            <w:color w:val="000000"/>
          </w:rPr>
          <w:t xml:space="preserve"> (for example, they become functions added to the PC</w:t>
        </w:r>
        <w:r w:rsidRPr="00475149">
          <w:rPr>
            <w:color w:val="000000"/>
            <w:vertAlign w:val="superscript"/>
            <w:rPrChange w:id="8008" w:author="John Clevenger" w:date="2022-06-22T15:37:00Z">
              <w:rPr>
                <w:color w:val="000000"/>
              </w:rPr>
            </w:rPrChange>
          </w:rPr>
          <w:t>2</w:t>
        </w:r>
        <w:r>
          <w:rPr>
            <w:color w:val="000000"/>
          </w:rPr>
          <w:t xml:space="preserve"> Administrator client).  However, some of these tools exist </w:t>
        </w:r>
      </w:ins>
      <w:ins w:id="8009" w:author="John Clevenger" w:date="2022-06-22T15:36:00Z">
        <w:r>
          <w:rPr>
            <w:color w:val="000000"/>
          </w:rPr>
          <w:t>at present only in “stand-alone” form – but they DO exist in the PC</w:t>
        </w:r>
        <w:r w:rsidRPr="00475149">
          <w:rPr>
            <w:color w:val="000000"/>
            <w:vertAlign w:val="superscript"/>
            <w:rPrChange w:id="8010" w:author="John Clevenger" w:date="2022-06-22T15:37:00Z">
              <w:rPr>
                <w:color w:val="000000"/>
              </w:rPr>
            </w:rPrChange>
          </w:rPr>
          <w:t>2</w:t>
        </w:r>
        <w:r>
          <w:rPr>
            <w:color w:val="000000"/>
          </w:rPr>
          <w:t xml:space="preserve"> distribution</w:t>
        </w:r>
      </w:ins>
      <w:ins w:id="8011" w:author="John Clevenger" w:date="2022-06-22T15:39:00Z">
        <w:r w:rsidR="00475149">
          <w:rPr>
            <w:color w:val="000000"/>
          </w:rPr>
          <w:t xml:space="preserve">, typically as </w:t>
        </w:r>
      </w:ins>
      <w:ins w:id="8012" w:author="John Clevenger" w:date="2022-06-22T15:40:00Z">
        <w:r w:rsidR="00475149">
          <w:rPr>
            <w:color w:val="000000"/>
          </w:rPr>
          <w:t>elements of a</w:t>
        </w:r>
      </w:ins>
      <w:ins w:id="8013" w:author="John Clevenger" w:date="2022-06-22T15:39:00Z">
        <w:r w:rsidR="00475149">
          <w:rPr>
            <w:color w:val="000000"/>
          </w:rPr>
          <w:t xml:space="preserve"> </w:t>
        </w:r>
      </w:ins>
      <w:ins w:id="8014" w:author="John Clevenger" w:date="2022-06-22T15:41:00Z">
        <w:r w:rsidR="00475149">
          <w:rPr>
            <w:color w:val="000000"/>
          </w:rPr>
          <w:t>tool suite</w:t>
        </w:r>
      </w:ins>
      <w:ins w:id="8015" w:author="John Clevenger" w:date="2022-06-22T15:39:00Z">
        <w:r w:rsidR="00475149">
          <w:rPr>
            <w:color w:val="000000"/>
          </w:rPr>
          <w:t xml:space="preserve"> called </w:t>
        </w:r>
        <w:r w:rsidR="00475149" w:rsidRPr="00475149">
          <w:rPr>
            <w:rFonts w:ascii="Courier New" w:hAnsi="Courier New" w:cs="Courier New"/>
            <w:b/>
            <w:bCs/>
            <w:color w:val="000000"/>
            <w:sz w:val="22"/>
            <w:szCs w:val="22"/>
            <w:rPrChange w:id="8016" w:author="John Clevenger" w:date="2022-06-22T15:39:00Z">
              <w:rPr>
                <w:color w:val="000000"/>
              </w:rPr>
            </w:rPrChange>
          </w:rPr>
          <w:t>pc2tools</w:t>
        </w:r>
        <w:r w:rsidR="00475149">
          <w:rPr>
            <w:color w:val="000000"/>
          </w:rPr>
          <w:t xml:space="preserve">.  </w:t>
        </w:r>
      </w:ins>
      <w:ins w:id="8017" w:author="John Clevenger" w:date="2022-06-22T15:49:00Z">
        <w:r w:rsidR="009071EC">
          <w:rPr>
            <w:color w:val="000000"/>
          </w:rPr>
          <w:t>Because they exist in the PC</w:t>
        </w:r>
        <w:r w:rsidR="009071EC" w:rsidRPr="009071EC">
          <w:rPr>
            <w:color w:val="000000"/>
            <w:vertAlign w:val="superscript"/>
            <w:rPrChange w:id="8018" w:author="John Clevenger" w:date="2022-06-22T15:50:00Z">
              <w:rPr>
                <w:color w:val="000000"/>
              </w:rPr>
            </w:rPrChange>
          </w:rPr>
          <w:t>2</w:t>
        </w:r>
        <w:r w:rsidR="009071EC">
          <w:rPr>
            <w:color w:val="000000"/>
          </w:rPr>
          <w:t xml:space="preserve"> distribution, they can be invoked by users</w:t>
        </w:r>
      </w:ins>
      <w:ins w:id="8019" w:author="John Clevenger" w:date="2022-06-22T15:50:00Z">
        <w:r w:rsidR="009071EC">
          <w:rPr>
            <w:color w:val="000000"/>
          </w:rPr>
          <w:t xml:space="preserve"> – and they might be useful to you.</w:t>
        </w:r>
      </w:ins>
    </w:p>
    <w:p w14:paraId="3B26B177" w14:textId="00493300" w:rsidR="00475149" w:rsidRDefault="00475149" w:rsidP="00115EAA">
      <w:pPr>
        <w:spacing w:before="240"/>
        <w:ind w:firstLine="540"/>
        <w:jc w:val="both"/>
        <w:rPr>
          <w:ins w:id="8020" w:author="John Clevenger" w:date="2022-06-22T15:45:00Z"/>
          <w:color w:val="000000"/>
        </w:rPr>
      </w:pPr>
      <w:ins w:id="8021" w:author="John Clevenger" w:date="2022-06-22T15:40:00Z">
        <w:r>
          <w:rPr>
            <w:color w:val="000000"/>
          </w:rPr>
          <w:t xml:space="preserve">The </w:t>
        </w:r>
        <w:r w:rsidRPr="00475149">
          <w:rPr>
            <w:rFonts w:ascii="Courier New" w:hAnsi="Courier New" w:cs="Courier New"/>
            <w:b/>
            <w:bCs/>
            <w:color w:val="000000"/>
            <w:sz w:val="22"/>
            <w:szCs w:val="22"/>
            <w:rPrChange w:id="8022" w:author="John Clevenger" w:date="2022-06-22T15:41:00Z">
              <w:rPr>
                <w:color w:val="000000"/>
              </w:rPr>
            </w:rPrChange>
          </w:rPr>
          <w:t>pc2tools</w:t>
        </w:r>
        <w:r>
          <w:rPr>
            <w:color w:val="000000"/>
          </w:rPr>
          <w:t xml:space="preserve"> </w:t>
        </w:r>
      </w:ins>
      <w:ins w:id="8023" w:author="John Clevenger" w:date="2022-06-22T15:41:00Z">
        <w:r>
          <w:rPr>
            <w:color w:val="000000"/>
          </w:rPr>
          <w:t>tool suite</w:t>
        </w:r>
      </w:ins>
      <w:ins w:id="8024" w:author="John Clevenger" w:date="2022-06-22T15:40:00Z">
        <w:r>
          <w:rPr>
            <w:color w:val="000000"/>
          </w:rPr>
          <w:t xml:space="preserve"> can </w:t>
        </w:r>
      </w:ins>
      <w:ins w:id="8025" w:author="John Clevenger" w:date="2022-06-22T15:41:00Z">
        <w:r>
          <w:rPr>
            <w:color w:val="000000"/>
          </w:rPr>
          <w:t>be invoked from the PC</w:t>
        </w:r>
        <w:r w:rsidRPr="00112C2D">
          <w:rPr>
            <w:color w:val="000000"/>
            <w:vertAlign w:val="superscript"/>
            <w:rPrChange w:id="8026" w:author="John Clevenger" w:date="2022-06-22T15:42:00Z">
              <w:rPr>
                <w:color w:val="000000"/>
              </w:rPr>
            </w:rPrChange>
          </w:rPr>
          <w:t>2</w:t>
        </w:r>
        <w:r>
          <w:rPr>
            <w:color w:val="000000"/>
          </w:rPr>
          <w:t xml:space="preserve"> installation folder using the </w:t>
        </w:r>
        <w:proofErr w:type="gramStart"/>
        <w:r>
          <w:rPr>
            <w:color w:val="000000"/>
          </w:rPr>
          <w:t>command</w:t>
        </w:r>
      </w:ins>
      <w:ins w:id="8027" w:author="John Clevenger" w:date="2022-06-22T15:42:00Z">
        <w:r w:rsidR="00112C2D">
          <w:rPr>
            <w:color w:val="000000"/>
          </w:rPr>
          <w:t xml:space="preserve"> </w:t>
        </w:r>
        <w:r w:rsidR="00112C2D" w:rsidRPr="00112C2D">
          <w:rPr>
            <w:rFonts w:ascii="Courier New" w:hAnsi="Courier New" w:cs="Courier New"/>
            <w:b/>
            <w:bCs/>
            <w:color w:val="000000"/>
            <w:sz w:val="22"/>
            <w:szCs w:val="22"/>
            <w:rPrChange w:id="8028" w:author="John Clevenger" w:date="2022-06-22T15:43:00Z">
              <w:rPr>
                <w:color w:val="000000"/>
              </w:rPr>
            </w:rPrChange>
          </w:rPr>
          <w:t>.</w:t>
        </w:r>
        <w:proofErr w:type="gramEnd"/>
        <w:r w:rsidR="00112C2D" w:rsidRPr="00112C2D">
          <w:rPr>
            <w:rFonts w:ascii="Courier New" w:hAnsi="Courier New" w:cs="Courier New"/>
            <w:b/>
            <w:bCs/>
            <w:color w:val="000000"/>
            <w:sz w:val="22"/>
            <w:szCs w:val="22"/>
            <w:rPrChange w:id="8029" w:author="John Clevenger" w:date="2022-06-22T15:43:00Z">
              <w:rPr>
                <w:color w:val="000000"/>
              </w:rPr>
            </w:rPrChange>
          </w:rPr>
          <w:t>/bin/pc2tools</w:t>
        </w:r>
        <w:r w:rsidR="00112C2D">
          <w:rPr>
            <w:color w:val="000000"/>
          </w:rPr>
          <w:t xml:space="preserve">.  </w:t>
        </w:r>
      </w:ins>
      <w:ins w:id="8030" w:author="John Clevenger" w:date="2022-06-22T15:43:00Z">
        <w:r w:rsidR="00112C2D">
          <w:rPr>
            <w:color w:val="000000"/>
          </w:rPr>
          <w:t xml:space="preserve">Typing this command with no arguments, or with the argument </w:t>
        </w:r>
        <w:r w:rsidR="00112C2D" w:rsidRPr="00112C2D">
          <w:rPr>
            <w:rFonts w:ascii="Courier New" w:hAnsi="Courier New" w:cs="Courier New"/>
            <w:b/>
            <w:bCs/>
            <w:color w:val="000000"/>
            <w:sz w:val="22"/>
            <w:szCs w:val="22"/>
            <w:rPrChange w:id="8031" w:author="John Clevenger" w:date="2022-06-22T15:43:00Z">
              <w:rPr>
                <w:color w:val="000000"/>
              </w:rPr>
            </w:rPrChange>
          </w:rPr>
          <w:t>--help</w:t>
        </w:r>
        <w:r w:rsidR="00112C2D">
          <w:rPr>
            <w:color w:val="000000"/>
          </w:rPr>
          <w:t xml:space="preserve">, will display a “usage” </w:t>
        </w:r>
      </w:ins>
      <w:ins w:id="8032" w:author="John Clevenger" w:date="2022-06-22T15:44:00Z">
        <w:r w:rsidR="00112C2D">
          <w:rPr>
            <w:color w:val="000000"/>
          </w:rPr>
          <w:t xml:space="preserve">statement describing the various tools contained in the tool suite.  Alternatively, typing the </w:t>
        </w:r>
        <w:proofErr w:type="gramStart"/>
        <w:r w:rsidR="00112C2D">
          <w:rPr>
            <w:color w:val="000000"/>
          </w:rPr>
          <w:t xml:space="preserve">command </w:t>
        </w:r>
      </w:ins>
      <w:ins w:id="8033" w:author="John Clevenger" w:date="2022-06-22T15:50:00Z">
        <w:r w:rsidR="009071EC" w:rsidRPr="00977D06">
          <w:rPr>
            <w:rFonts w:ascii="Courier New" w:hAnsi="Courier New" w:cs="Courier New"/>
            <w:b/>
            <w:bCs/>
            <w:color w:val="000000"/>
            <w:sz w:val="22"/>
            <w:szCs w:val="22"/>
          </w:rPr>
          <w:t>.</w:t>
        </w:r>
        <w:proofErr w:type="gramEnd"/>
        <w:r w:rsidR="009071EC" w:rsidRPr="00977D06">
          <w:rPr>
            <w:rFonts w:ascii="Courier New" w:hAnsi="Courier New" w:cs="Courier New"/>
            <w:b/>
            <w:bCs/>
            <w:color w:val="000000"/>
            <w:sz w:val="22"/>
            <w:szCs w:val="22"/>
          </w:rPr>
          <w:t>/bin/pc2tools</w:t>
        </w:r>
        <w:r w:rsidR="009071EC">
          <w:rPr>
            <w:color w:val="000000"/>
          </w:rPr>
          <w:t xml:space="preserve"> </w:t>
        </w:r>
      </w:ins>
      <w:ins w:id="8034" w:author="John Clevenger" w:date="2022-06-22T15:44:00Z">
        <w:r w:rsidR="00112C2D">
          <w:rPr>
            <w:color w:val="000000"/>
          </w:rPr>
          <w:t xml:space="preserve">followed by </w:t>
        </w:r>
        <w:r w:rsidR="00112C2D" w:rsidRPr="00112C2D">
          <w:rPr>
            <w:rFonts w:ascii="Courier New" w:hAnsi="Courier New" w:cs="Courier New"/>
            <w:b/>
            <w:bCs/>
            <w:color w:val="000000"/>
            <w:sz w:val="22"/>
            <w:szCs w:val="22"/>
            <w:rPrChange w:id="8035" w:author="John Clevenger" w:date="2022-06-22T15:44:00Z">
              <w:rPr>
                <w:color w:val="000000"/>
              </w:rPr>
            </w:rPrChange>
          </w:rPr>
          <w:t>--xxx</w:t>
        </w:r>
        <w:r w:rsidR="00112C2D">
          <w:rPr>
            <w:color w:val="000000"/>
          </w:rPr>
          <w:t xml:space="preserve">, where </w:t>
        </w:r>
      </w:ins>
      <w:ins w:id="8036" w:author="John Clevenger" w:date="2022-06-22T15:45:00Z">
        <w:r w:rsidR="00112C2D" w:rsidRPr="00977D06">
          <w:rPr>
            <w:rFonts w:ascii="Courier New" w:hAnsi="Courier New" w:cs="Courier New"/>
            <w:b/>
            <w:bCs/>
            <w:color w:val="000000"/>
            <w:sz w:val="22"/>
            <w:szCs w:val="22"/>
          </w:rPr>
          <w:t>--xxx</w:t>
        </w:r>
        <w:r w:rsidR="00112C2D">
          <w:rPr>
            <w:color w:val="000000"/>
          </w:rPr>
          <w:t xml:space="preserve"> is the name of a particular tool in the tool suite, will invoke the corresponding tool.</w:t>
        </w:r>
      </w:ins>
    </w:p>
    <w:p w14:paraId="558C7832" w14:textId="3FBB2575" w:rsidR="00112C2D" w:rsidRDefault="00112C2D" w:rsidP="00115EAA">
      <w:pPr>
        <w:spacing w:before="240"/>
        <w:ind w:firstLine="540"/>
        <w:jc w:val="both"/>
        <w:rPr>
          <w:ins w:id="8037" w:author="John Clevenger" w:date="2022-06-22T15:46:00Z"/>
          <w:color w:val="000000"/>
        </w:rPr>
      </w:pPr>
      <w:ins w:id="8038" w:author="John Clevenger" w:date="2022-06-22T15:45:00Z">
        <w:r>
          <w:rPr>
            <w:color w:val="000000"/>
          </w:rPr>
          <w:t xml:space="preserve">The following sections describe various tools in the </w:t>
        </w:r>
        <w:r w:rsidRPr="008D7E2A">
          <w:rPr>
            <w:rFonts w:ascii="Courier New" w:hAnsi="Courier New" w:cs="Courier New"/>
            <w:b/>
            <w:bCs/>
            <w:color w:val="000000"/>
            <w:sz w:val="22"/>
            <w:szCs w:val="22"/>
            <w:rPrChange w:id="8039" w:author="John Clevenger" w:date="2022-06-22T17:44:00Z">
              <w:rPr>
                <w:color w:val="000000"/>
              </w:rPr>
            </w:rPrChange>
          </w:rPr>
          <w:t>pc2tools</w:t>
        </w:r>
        <w:r>
          <w:rPr>
            <w:color w:val="000000"/>
          </w:rPr>
          <w:t xml:space="preserve"> tool suite.</w:t>
        </w:r>
      </w:ins>
    </w:p>
    <w:p w14:paraId="79454874" w14:textId="361A1BBA" w:rsidR="00112C2D" w:rsidRDefault="009071EC" w:rsidP="009071EC">
      <w:pPr>
        <w:pStyle w:val="ListParagraph"/>
        <w:numPr>
          <w:ilvl w:val="0"/>
          <w:numId w:val="42"/>
        </w:numPr>
        <w:tabs>
          <w:tab w:val="clear" w:pos="1080"/>
          <w:tab w:val="num" w:pos="450"/>
        </w:tabs>
        <w:spacing w:before="360"/>
        <w:ind w:left="446"/>
        <w:jc w:val="both"/>
        <w:rPr>
          <w:ins w:id="8040" w:author="John Clevenger" w:date="2022-06-22T16:18:00Z"/>
          <w:b/>
          <w:bCs/>
          <w:color w:val="000000"/>
        </w:rPr>
      </w:pPr>
      <w:ins w:id="8041" w:author="John Clevenger" w:date="2022-06-22T15:47:00Z">
        <w:r>
          <w:rPr>
            <w:b/>
            <w:bCs/>
            <w:color w:val="000000"/>
          </w:rPr>
          <w:t xml:space="preserve">The </w:t>
        </w:r>
      </w:ins>
      <w:ins w:id="8042" w:author="John Clevenger" w:date="2022-06-22T15:51:00Z">
        <w:r>
          <w:rPr>
            <w:b/>
            <w:bCs/>
            <w:color w:val="000000"/>
          </w:rPr>
          <w:t>Update Judge’s Data Files (</w:t>
        </w:r>
      </w:ins>
      <w:proofErr w:type="spellStart"/>
      <w:ins w:id="8043" w:author="John Clevenger" w:date="2022-06-22T15:46:00Z">
        <w:r w:rsidR="00112C2D" w:rsidRPr="009071EC">
          <w:rPr>
            <w:b/>
            <w:bCs/>
            <w:color w:val="000000"/>
            <w:u w:val="single"/>
            <w:rPrChange w:id="8044" w:author="John Clevenger" w:date="2022-06-22T15:47:00Z">
              <w:rPr>
                <w:b/>
                <w:bCs/>
                <w:color w:val="000000"/>
              </w:rPr>
            </w:rPrChange>
          </w:rPr>
          <w:t>u</w:t>
        </w:r>
      </w:ins>
      <w:ins w:id="8045" w:author="John Clevenger" w:date="2022-06-22T15:59:00Z">
        <w:r w:rsidR="00A14362">
          <w:rPr>
            <w:b/>
            <w:bCs/>
            <w:color w:val="000000"/>
            <w:u w:val="single"/>
          </w:rPr>
          <w:t>p</w:t>
        </w:r>
      </w:ins>
      <w:ins w:id="8046" w:author="John Clevenger" w:date="2022-06-22T15:47:00Z">
        <w:r w:rsidR="00112C2D" w:rsidRPr="009071EC">
          <w:rPr>
            <w:b/>
            <w:bCs/>
            <w:color w:val="000000"/>
            <w:u w:val="single"/>
            <w:rPrChange w:id="8047" w:author="John Clevenger" w:date="2022-06-22T15:47:00Z">
              <w:rPr>
                <w:b/>
                <w:bCs/>
                <w:color w:val="000000"/>
              </w:rPr>
            </w:rPrChange>
          </w:rPr>
          <w:t>jdf</w:t>
        </w:r>
      </w:ins>
      <w:proofErr w:type="spellEnd"/>
      <w:ins w:id="8048" w:author="John Clevenger" w:date="2022-06-22T15:51:00Z">
        <w:r>
          <w:rPr>
            <w:b/>
            <w:bCs/>
            <w:color w:val="000000"/>
            <w:u w:val="single"/>
          </w:rPr>
          <w:t>)</w:t>
        </w:r>
      </w:ins>
      <w:ins w:id="8049" w:author="John Clevenger" w:date="2022-06-22T15:47:00Z">
        <w:r>
          <w:rPr>
            <w:b/>
            <w:bCs/>
            <w:color w:val="000000"/>
          </w:rPr>
          <w:t xml:space="preserve"> Tool </w:t>
        </w:r>
      </w:ins>
    </w:p>
    <w:p w14:paraId="22A691DA" w14:textId="007F32E9" w:rsidR="00FE3AD6" w:rsidRDefault="00FE3AD6">
      <w:pPr>
        <w:pStyle w:val="ListParagraph"/>
        <w:numPr>
          <w:ilvl w:val="1"/>
          <w:numId w:val="43"/>
        </w:numPr>
        <w:spacing w:before="360"/>
        <w:ind w:left="720"/>
        <w:jc w:val="both"/>
        <w:rPr>
          <w:ins w:id="8050" w:author="John Clevenger" w:date="2022-06-22T15:46:00Z"/>
          <w:b/>
          <w:bCs/>
          <w:color w:val="000000"/>
        </w:rPr>
        <w:pPrChange w:id="8051" w:author="John Clevenger" w:date="2022-06-22T16:18:00Z">
          <w:pPr>
            <w:pStyle w:val="ListParagraph"/>
            <w:numPr>
              <w:numId w:val="42"/>
            </w:numPr>
            <w:tabs>
              <w:tab w:val="num" w:pos="450"/>
              <w:tab w:val="num" w:pos="1080"/>
            </w:tabs>
            <w:spacing w:before="240"/>
            <w:ind w:left="450" w:hanging="360"/>
            <w:jc w:val="both"/>
          </w:pPr>
        </w:pPrChange>
      </w:pPr>
      <w:ins w:id="8052" w:author="John Clevenger" w:date="2022-06-22T16:18:00Z">
        <w:r>
          <w:rPr>
            <w:b/>
            <w:bCs/>
            <w:color w:val="000000"/>
          </w:rPr>
          <w:t>The Issue</w:t>
        </w:r>
      </w:ins>
    </w:p>
    <w:p w14:paraId="68266CDD" w14:textId="4DA5F15D" w:rsidR="00CE31E9" w:rsidRDefault="00781D83" w:rsidP="00115EAA">
      <w:pPr>
        <w:spacing w:before="240"/>
        <w:ind w:firstLine="540"/>
        <w:jc w:val="both"/>
        <w:rPr>
          <w:ins w:id="8053" w:author="John Clevenger" w:date="2022-06-22T16:19:00Z"/>
          <w:color w:val="000000"/>
        </w:rPr>
      </w:pPr>
      <w:ins w:id="8054" w:author="John Clevenger" w:date="2022-06-22T14:55:00Z">
        <w:r>
          <w:rPr>
            <w:color w:val="000000"/>
          </w:rPr>
          <w:t>When problem data files are loaded into PC</w:t>
        </w:r>
        <w:r w:rsidRPr="000F3D3F">
          <w:rPr>
            <w:color w:val="000000"/>
            <w:vertAlign w:val="superscript"/>
          </w:rPr>
          <w:t>2</w:t>
        </w:r>
        <w:r>
          <w:rPr>
            <w:color w:val="000000"/>
          </w:rPr>
          <w:t xml:space="preserve"> (via the </w:t>
        </w:r>
        <w:r w:rsidRPr="000F3D3F">
          <w:rPr>
            <w:rFonts w:ascii="Courier New" w:hAnsi="Courier New" w:cs="Courier New"/>
            <w:b/>
            <w:bCs/>
            <w:color w:val="000000"/>
            <w:sz w:val="22"/>
            <w:szCs w:val="22"/>
          </w:rPr>
          <w:t>Test Data Files</w:t>
        </w:r>
        <w:r>
          <w:rPr>
            <w:color w:val="000000"/>
          </w:rPr>
          <w:t xml:space="preserve"> tab on the Administrator’s </w:t>
        </w:r>
        <w:r w:rsidRPr="000F3D3F">
          <w:rPr>
            <w:rFonts w:ascii="Courier New" w:hAnsi="Courier New" w:cs="Courier New"/>
            <w:b/>
            <w:bCs/>
            <w:color w:val="000000"/>
            <w:sz w:val="22"/>
            <w:szCs w:val="22"/>
          </w:rPr>
          <w:t>Edit Problem</w:t>
        </w:r>
        <w:r>
          <w:rPr>
            <w:color w:val="000000"/>
          </w:rPr>
          <w:t xml:space="preserve"> screen), PC</w:t>
        </w:r>
        <w:r w:rsidRPr="000F3D3F">
          <w:rPr>
            <w:color w:val="000000"/>
            <w:vertAlign w:val="superscript"/>
          </w:rPr>
          <w:t>2</w:t>
        </w:r>
        <w:r>
          <w:rPr>
            <w:color w:val="000000"/>
          </w:rPr>
          <w:t xml:space="preserve"> expects to load a collection of test case data/answer files from a </w:t>
        </w:r>
        <w:r>
          <w:rPr>
            <w:i/>
            <w:iCs/>
            <w:color w:val="000000"/>
          </w:rPr>
          <w:t xml:space="preserve">single </w:t>
        </w:r>
        <w:r>
          <w:rPr>
            <w:color w:val="000000"/>
          </w:rPr>
          <w:t>folder.  However, t</w:t>
        </w:r>
      </w:ins>
      <w:ins w:id="8055" w:author="John Clevenger" w:date="2022-06-22T12:50:00Z">
        <w:r w:rsidR="00CE31E9">
          <w:rPr>
            <w:color w:val="000000"/>
          </w:rPr>
          <w:t xml:space="preserve">he CLICS Problem Package Format specification (at </w:t>
        </w:r>
      </w:ins>
      <w:ins w:id="8056" w:author="John Clevenger" w:date="2022-06-22T12:53:00Z">
        <w:r w:rsidR="004D0A55">
          <w:rPr>
            <w:color w:val="000000"/>
          </w:rPr>
          <w:fldChar w:fldCharType="begin"/>
        </w:r>
        <w:r w:rsidR="004D0A55">
          <w:rPr>
            <w:color w:val="000000"/>
          </w:rPr>
          <w:instrText xml:space="preserve"> HYPERLINK "https://icpc.io/problem-package-format/spec/problem_package_format%23test-data" </w:instrText>
        </w:r>
        <w:r w:rsidR="004D0A55">
          <w:rPr>
            <w:color w:val="000000"/>
          </w:rPr>
        </w:r>
        <w:r w:rsidR="004D0A55">
          <w:rPr>
            <w:color w:val="000000"/>
          </w:rPr>
          <w:fldChar w:fldCharType="separate"/>
        </w:r>
        <w:r w:rsidR="004D0A55" w:rsidRPr="004D0A55">
          <w:rPr>
            <w:rStyle w:val="Hyperlink"/>
          </w:rPr>
          <w:t>https://icpc.io/problem-package-format/spec/problem_package_format#test-data</w:t>
        </w:r>
        <w:r w:rsidR="004D0A55">
          <w:rPr>
            <w:color w:val="000000"/>
          </w:rPr>
          <w:fldChar w:fldCharType="end"/>
        </w:r>
      </w:ins>
      <w:ins w:id="8057" w:author="John Clevenger" w:date="2022-06-22T12:52:00Z">
        <w:r w:rsidR="00CE31E9">
          <w:rPr>
            <w:color w:val="000000"/>
          </w:rPr>
          <w:t xml:space="preserve">) </w:t>
        </w:r>
      </w:ins>
      <w:ins w:id="8058" w:author="John Clevenger" w:date="2022-06-22T12:54:00Z">
        <w:r w:rsidR="004D0A55">
          <w:rPr>
            <w:color w:val="000000"/>
          </w:rPr>
          <w:t>requires t</w:t>
        </w:r>
      </w:ins>
      <w:ins w:id="8059" w:author="John Clevenger" w:date="2022-06-22T12:55:00Z">
        <w:r w:rsidR="004D0A55">
          <w:rPr>
            <w:color w:val="000000"/>
          </w:rPr>
          <w:t xml:space="preserve">hat problem data files be organized in two separate folders:  </w:t>
        </w:r>
        <w:r w:rsidR="004D0A55" w:rsidRPr="00C709C8">
          <w:rPr>
            <w:rFonts w:ascii="Courier New" w:hAnsi="Courier New" w:cs="Courier New"/>
            <w:b/>
            <w:bCs/>
            <w:color w:val="000000"/>
            <w:sz w:val="22"/>
            <w:szCs w:val="22"/>
            <w:rPrChange w:id="8060" w:author="John Clevenger" w:date="2022-06-22T13:01:00Z">
              <w:rPr>
                <w:b/>
                <w:bCs/>
                <w:i/>
                <w:iCs/>
                <w:color w:val="000000"/>
              </w:rPr>
            </w:rPrChange>
          </w:rPr>
          <w:t>sample</w:t>
        </w:r>
        <w:r w:rsidR="004D0A55">
          <w:rPr>
            <w:b/>
            <w:bCs/>
            <w:i/>
            <w:iCs/>
            <w:color w:val="000000"/>
          </w:rPr>
          <w:t xml:space="preserve"> </w:t>
        </w:r>
        <w:r w:rsidR="004D0A55">
          <w:rPr>
            <w:color w:val="000000"/>
          </w:rPr>
          <w:t xml:space="preserve">and </w:t>
        </w:r>
        <w:r w:rsidR="004D0A55" w:rsidRPr="00C709C8">
          <w:rPr>
            <w:rFonts w:ascii="Courier New" w:hAnsi="Courier New" w:cs="Courier New"/>
            <w:b/>
            <w:bCs/>
            <w:color w:val="000000"/>
            <w:sz w:val="22"/>
            <w:szCs w:val="22"/>
            <w:rPrChange w:id="8061" w:author="John Clevenger" w:date="2022-06-22T13:01:00Z">
              <w:rPr>
                <w:b/>
                <w:bCs/>
                <w:i/>
                <w:iCs/>
                <w:color w:val="000000"/>
              </w:rPr>
            </w:rPrChange>
          </w:rPr>
          <w:t>secret</w:t>
        </w:r>
      </w:ins>
      <w:ins w:id="8062" w:author="John Clevenger" w:date="2022-06-22T16:04:00Z">
        <w:r w:rsidR="00353E86" w:rsidRPr="00353E86">
          <w:rPr>
            <w:color w:val="000000"/>
            <w:rPrChange w:id="8063" w:author="John Clevenger" w:date="2022-06-22T16:04:00Z">
              <w:rPr>
                <w:b/>
                <w:bCs/>
                <w:color w:val="000000"/>
              </w:rPr>
            </w:rPrChange>
          </w:rPr>
          <w:t xml:space="preserve">, located beneath a folder named </w:t>
        </w:r>
        <w:r w:rsidR="00353E86" w:rsidRPr="00353E86">
          <w:rPr>
            <w:rFonts w:ascii="Courier New" w:hAnsi="Courier New" w:cs="Courier New"/>
            <w:b/>
            <w:bCs/>
            <w:color w:val="000000"/>
            <w:sz w:val="22"/>
            <w:szCs w:val="22"/>
            <w:rPrChange w:id="8064" w:author="John Clevenger" w:date="2022-06-22T16:05:00Z">
              <w:rPr>
                <w:b/>
                <w:bCs/>
                <w:color w:val="000000"/>
              </w:rPr>
            </w:rPrChange>
          </w:rPr>
          <w:t>data</w:t>
        </w:r>
        <w:r w:rsidR="00353E86" w:rsidRPr="00353E86">
          <w:rPr>
            <w:color w:val="000000"/>
            <w:rPrChange w:id="8065" w:author="John Clevenger" w:date="2022-06-22T16:04:00Z">
              <w:rPr>
                <w:b/>
                <w:bCs/>
                <w:color w:val="000000"/>
              </w:rPr>
            </w:rPrChange>
          </w:rPr>
          <w:t xml:space="preserve"> </w:t>
        </w:r>
      </w:ins>
      <w:ins w:id="8066" w:author="John Clevenger" w:date="2022-06-22T16:05:00Z">
        <w:r w:rsidR="00353E86">
          <w:rPr>
            <w:color w:val="000000"/>
          </w:rPr>
          <w:t>which lies within the folder describing a particular contest problem</w:t>
        </w:r>
      </w:ins>
      <w:ins w:id="8067" w:author="John Clevenger" w:date="2022-06-22T16:04:00Z">
        <w:r w:rsidR="00353E86" w:rsidRPr="00353E86">
          <w:rPr>
            <w:color w:val="000000"/>
            <w:rPrChange w:id="8068" w:author="John Clevenger" w:date="2022-06-22T16:04:00Z">
              <w:rPr>
                <w:b/>
                <w:bCs/>
                <w:color w:val="000000"/>
              </w:rPr>
            </w:rPrChange>
          </w:rPr>
          <w:t xml:space="preserve"> </w:t>
        </w:r>
      </w:ins>
      <w:ins w:id="8069" w:author="John Clevenger" w:date="2022-06-22T12:55:00Z">
        <w:r w:rsidR="004D0A55">
          <w:rPr>
            <w:color w:val="000000"/>
          </w:rPr>
          <w:t xml:space="preserve">– the idea being that the </w:t>
        </w:r>
        <w:r w:rsidR="004D0A55" w:rsidRPr="00C709C8">
          <w:rPr>
            <w:rFonts w:ascii="Courier New" w:hAnsi="Courier New" w:cs="Courier New"/>
            <w:b/>
            <w:bCs/>
            <w:color w:val="000000"/>
            <w:sz w:val="22"/>
            <w:szCs w:val="22"/>
            <w:rPrChange w:id="8070" w:author="John Clevenger" w:date="2022-06-22T13:01:00Z">
              <w:rPr>
                <w:b/>
                <w:bCs/>
                <w:i/>
                <w:iCs/>
                <w:color w:val="000000"/>
              </w:rPr>
            </w:rPrChange>
          </w:rPr>
          <w:t>sample</w:t>
        </w:r>
        <w:r w:rsidR="004D0A55">
          <w:rPr>
            <w:b/>
            <w:bCs/>
            <w:i/>
            <w:iCs/>
            <w:color w:val="000000"/>
          </w:rPr>
          <w:t xml:space="preserve"> </w:t>
        </w:r>
        <w:r w:rsidR="004D0A55">
          <w:rPr>
            <w:color w:val="000000"/>
          </w:rPr>
          <w:t xml:space="preserve">folder holds </w:t>
        </w:r>
      </w:ins>
      <w:ins w:id="8071" w:author="John Clevenger" w:date="2022-06-22T12:56:00Z">
        <w:r w:rsidR="004D0A55">
          <w:rPr>
            <w:color w:val="000000"/>
          </w:rPr>
          <w:t>test case data files (and corre</w:t>
        </w:r>
      </w:ins>
      <w:ins w:id="8072" w:author="John Clevenger" w:date="2022-06-22T12:57:00Z">
        <w:r w:rsidR="004D0A55">
          <w:rPr>
            <w:color w:val="000000"/>
          </w:rPr>
          <w:t>sponding answer files</w:t>
        </w:r>
      </w:ins>
      <w:ins w:id="8073" w:author="John Clevenger" w:date="2022-06-22T12:56:00Z">
        <w:r w:rsidR="004D0A55">
          <w:rPr>
            <w:color w:val="000000"/>
          </w:rPr>
          <w:t xml:space="preserve">) which would typically be given to teams, whereas the </w:t>
        </w:r>
        <w:r w:rsidR="004D0A55" w:rsidRPr="00C709C8">
          <w:rPr>
            <w:rFonts w:ascii="Courier New" w:hAnsi="Courier New" w:cs="Courier New"/>
            <w:b/>
            <w:bCs/>
            <w:color w:val="000000"/>
            <w:sz w:val="22"/>
            <w:szCs w:val="22"/>
            <w:rPrChange w:id="8074" w:author="John Clevenger" w:date="2022-06-22T13:01:00Z">
              <w:rPr>
                <w:b/>
                <w:bCs/>
                <w:i/>
                <w:iCs/>
                <w:color w:val="000000"/>
              </w:rPr>
            </w:rPrChange>
          </w:rPr>
          <w:t>secret</w:t>
        </w:r>
        <w:r w:rsidR="004D0A55">
          <w:rPr>
            <w:color w:val="000000"/>
          </w:rPr>
          <w:t xml:space="preserve"> folder holds test cases/ans</w:t>
        </w:r>
      </w:ins>
      <w:ins w:id="8075" w:author="John Clevenger" w:date="2022-06-22T12:57:00Z">
        <w:r w:rsidR="004D0A55">
          <w:rPr>
            <w:color w:val="000000"/>
          </w:rPr>
          <w:t>wer files which are the judge</w:t>
        </w:r>
      </w:ins>
      <w:ins w:id="8076" w:author="John Clevenger" w:date="2022-06-22T13:01:00Z">
        <w:r w:rsidR="00C709C8">
          <w:rPr>
            <w:color w:val="000000"/>
          </w:rPr>
          <w:t>’</w:t>
        </w:r>
      </w:ins>
      <w:ins w:id="8077" w:author="John Clevenger" w:date="2022-06-22T12:57:00Z">
        <w:r w:rsidR="004D0A55">
          <w:rPr>
            <w:color w:val="000000"/>
          </w:rPr>
          <w:t>s “hidden” data (not shown to teams).</w:t>
        </w:r>
      </w:ins>
    </w:p>
    <w:p w14:paraId="72295666" w14:textId="51B9B25D" w:rsidR="00FE3AD6" w:rsidRPr="00A12E27" w:rsidRDefault="00A12E27">
      <w:pPr>
        <w:pStyle w:val="ListParagraph"/>
        <w:numPr>
          <w:ilvl w:val="1"/>
          <w:numId w:val="43"/>
        </w:numPr>
        <w:spacing w:before="360"/>
        <w:ind w:left="720"/>
        <w:jc w:val="both"/>
        <w:rPr>
          <w:ins w:id="8078" w:author="John Clevenger" w:date="2022-06-22T12:57:00Z"/>
          <w:b/>
          <w:bCs/>
          <w:color w:val="000000"/>
          <w:rPrChange w:id="8079" w:author="John Clevenger" w:date="2022-06-22T16:20:00Z">
            <w:rPr>
              <w:ins w:id="8080" w:author="John Clevenger" w:date="2022-06-22T12:57:00Z"/>
            </w:rPr>
          </w:rPrChange>
        </w:rPr>
        <w:pPrChange w:id="8081" w:author="John Clevenger" w:date="2022-06-22T16:20:00Z">
          <w:pPr>
            <w:spacing w:before="240"/>
            <w:ind w:firstLine="540"/>
            <w:jc w:val="both"/>
          </w:pPr>
        </w:pPrChange>
      </w:pPr>
      <w:ins w:id="8082" w:author="John Clevenger" w:date="2022-06-22T16:20:00Z">
        <w:r>
          <w:rPr>
            <w:b/>
            <w:bCs/>
            <w:color w:val="000000"/>
          </w:rPr>
          <w:t>The Solution</w:t>
        </w:r>
      </w:ins>
    </w:p>
    <w:p w14:paraId="2E80595C" w14:textId="25E5C3EB" w:rsidR="004D0A55" w:rsidRDefault="00781D83" w:rsidP="00115EAA">
      <w:pPr>
        <w:spacing w:before="240"/>
        <w:ind w:firstLine="540"/>
        <w:jc w:val="both"/>
        <w:rPr>
          <w:ins w:id="8083" w:author="John Clevenger" w:date="2022-06-22T13:04:00Z"/>
          <w:color w:val="000000"/>
        </w:rPr>
      </w:pPr>
      <w:ins w:id="8084" w:author="John Clevenger" w:date="2022-06-22T14:56:00Z">
        <w:r>
          <w:rPr>
            <w:color w:val="000000"/>
          </w:rPr>
          <w:t>S</w:t>
        </w:r>
      </w:ins>
      <w:ins w:id="8085" w:author="John Clevenger" w:date="2022-06-22T12:58:00Z">
        <w:r w:rsidR="004D0A55">
          <w:rPr>
            <w:color w:val="000000"/>
          </w:rPr>
          <w:t xml:space="preserve">tarting with Version 9.8, </w:t>
        </w:r>
      </w:ins>
      <w:ins w:id="8086" w:author="John Clevenger" w:date="2022-06-22T15:48:00Z">
        <w:r w:rsidR="009071EC">
          <w:rPr>
            <w:color w:val="000000"/>
          </w:rPr>
          <w:t xml:space="preserve">the </w:t>
        </w:r>
        <w:r w:rsidR="009071EC" w:rsidRPr="009071EC">
          <w:rPr>
            <w:rFonts w:ascii="Courier New" w:hAnsi="Courier New" w:cs="Courier New"/>
            <w:b/>
            <w:bCs/>
            <w:color w:val="000000"/>
            <w:sz w:val="22"/>
            <w:szCs w:val="22"/>
            <w:rPrChange w:id="8087" w:author="John Clevenger" w:date="2022-06-22T15:48:00Z">
              <w:rPr>
                <w:color w:val="000000"/>
              </w:rPr>
            </w:rPrChange>
          </w:rPr>
          <w:t>pc2tools</w:t>
        </w:r>
        <w:r w:rsidR="009071EC">
          <w:rPr>
            <w:color w:val="000000"/>
          </w:rPr>
          <w:t xml:space="preserve"> suite </w:t>
        </w:r>
      </w:ins>
      <w:ins w:id="8088" w:author="John Clevenger" w:date="2022-06-22T12:58:00Z">
        <w:r w:rsidR="004D0A55">
          <w:rPr>
            <w:color w:val="000000"/>
          </w:rPr>
          <w:t xml:space="preserve">contains a tool that can be used to solve this </w:t>
        </w:r>
      </w:ins>
      <w:ins w:id="8089" w:author="John Clevenger" w:date="2022-06-22T13:04:00Z">
        <w:r w:rsidR="00C709C8">
          <w:rPr>
            <w:color w:val="000000"/>
          </w:rPr>
          <w:t>mismatch</w:t>
        </w:r>
      </w:ins>
      <w:ins w:id="8090" w:author="John Clevenger" w:date="2022-06-22T12:58:00Z">
        <w:r w:rsidR="004D0A55">
          <w:rPr>
            <w:color w:val="000000"/>
          </w:rPr>
          <w:t xml:space="preserve"> </w:t>
        </w:r>
      </w:ins>
      <w:ins w:id="8091" w:author="John Clevenger" w:date="2022-06-22T12:59:00Z">
        <w:r w:rsidR="004D0A55">
          <w:rPr>
            <w:color w:val="000000"/>
          </w:rPr>
          <w:t>–</w:t>
        </w:r>
      </w:ins>
      <w:ins w:id="8092" w:author="John Clevenger" w:date="2022-06-22T12:58:00Z">
        <w:r w:rsidR="004D0A55">
          <w:rPr>
            <w:color w:val="000000"/>
          </w:rPr>
          <w:t xml:space="preserve"> </w:t>
        </w:r>
      </w:ins>
      <w:ins w:id="8093" w:author="John Clevenger" w:date="2022-06-22T12:59:00Z">
        <w:r w:rsidR="004D0A55">
          <w:rPr>
            <w:color w:val="000000"/>
          </w:rPr>
          <w:t xml:space="preserve">i.e., to merge a CLICS data file set </w:t>
        </w:r>
      </w:ins>
      <w:ins w:id="8094" w:author="John Clevenger" w:date="2022-06-22T14:57:00Z">
        <w:r>
          <w:rPr>
            <w:color w:val="000000"/>
          </w:rPr>
          <w:t xml:space="preserve">contained in two separate folders </w:t>
        </w:r>
      </w:ins>
      <w:ins w:id="8095" w:author="John Clevenger" w:date="2022-06-22T12:59:00Z">
        <w:r w:rsidR="00C709C8">
          <w:rPr>
            <w:color w:val="000000"/>
          </w:rPr>
          <w:t xml:space="preserve">into a single set of data files suitable </w:t>
        </w:r>
      </w:ins>
      <w:ins w:id="8096" w:author="John Clevenger" w:date="2022-06-22T13:00:00Z">
        <w:r w:rsidR="00C709C8">
          <w:rPr>
            <w:color w:val="000000"/>
          </w:rPr>
          <w:t>for input to PC</w:t>
        </w:r>
        <w:r w:rsidR="00C709C8" w:rsidRPr="00C709C8">
          <w:rPr>
            <w:color w:val="000000"/>
            <w:vertAlign w:val="superscript"/>
            <w:rPrChange w:id="8097" w:author="John Clevenger" w:date="2022-06-22T13:00:00Z">
              <w:rPr>
                <w:color w:val="000000"/>
              </w:rPr>
            </w:rPrChange>
          </w:rPr>
          <w:t>2</w:t>
        </w:r>
        <w:r w:rsidR="00C709C8">
          <w:rPr>
            <w:color w:val="000000"/>
          </w:rPr>
          <w:t xml:space="preserve">.  </w:t>
        </w:r>
      </w:ins>
      <w:ins w:id="8098" w:author="John Clevenger" w:date="2022-06-22T14:57:00Z">
        <w:r>
          <w:rPr>
            <w:color w:val="000000"/>
          </w:rPr>
          <w:t xml:space="preserve"> This makes it easier to configure </w:t>
        </w:r>
      </w:ins>
      <w:ins w:id="8099" w:author="John Clevenger" w:date="2022-06-22T14:58:00Z">
        <w:r>
          <w:rPr>
            <w:color w:val="000000"/>
          </w:rPr>
          <w:t>PC</w:t>
        </w:r>
        <w:r w:rsidRPr="00781D83">
          <w:rPr>
            <w:color w:val="000000"/>
            <w:vertAlign w:val="superscript"/>
            <w:rPrChange w:id="8100" w:author="John Clevenger" w:date="2022-06-22T14:58:00Z">
              <w:rPr>
                <w:color w:val="000000"/>
              </w:rPr>
            </w:rPrChange>
          </w:rPr>
          <w:t>2</w:t>
        </w:r>
        <w:r>
          <w:rPr>
            <w:color w:val="000000"/>
          </w:rPr>
          <w:t xml:space="preserve"> from a CLICS Contest Data Package </w:t>
        </w:r>
      </w:ins>
      <w:ins w:id="8101" w:author="John Clevenger" w:date="2022-06-22T15:01:00Z">
        <w:r w:rsidR="00384A7A">
          <w:rPr>
            <w:color w:val="000000"/>
          </w:rPr>
          <w:t>(</w:t>
        </w:r>
        <w:r w:rsidR="00384A7A">
          <w:fldChar w:fldCharType="begin"/>
        </w:r>
        <w:r w:rsidR="00384A7A">
          <w:instrText xml:space="preserve"> HYPERLINK "</w:instrText>
        </w:r>
        <w:r w:rsidR="00384A7A" w:rsidRPr="00384A7A">
          <w:rPr>
            <w:rPrChange w:id="8102" w:author="John Clevenger" w:date="2022-06-22T15:01:00Z">
              <w:rPr>
                <w:rStyle w:val="Hyperlink"/>
              </w:rPr>
            </w:rPrChange>
          </w:rPr>
          <w:instrText>https://github.com/pc2ccs/pc2v9/wiki/Contest-Data-Package-(CDP)</w:instrText>
        </w:r>
        <w:r w:rsidR="00384A7A">
          <w:instrText xml:space="preserve">" </w:instrText>
        </w:r>
        <w:r w:rsidR="00384A7A">
          <w:fldChar w:fldCharType="separate"/>
        </w:r>
        <w:r w:rsidR="00384A7A" w:rsidRPr="00384A7A">
          <w:rPr>
            <w:rStyle w:val="Hyperlink"/>
          </w:rPr>
          <w:t>https://github.com/pc2ccs/pc2v9/wiki/Contest-Data-Package-(CDP)</w:t>
        </w:r>
        <w:r w:rsidR="00384A7A">
          <w:fldChar w:fldCharType="end"/>
        </w:r>
        <w:r w:rsidR="00384A7A">
          <w:t xml:space="preserve"> </w:t>
        </w:r>
      </w:ins>
      <w:ins w:id="8103" w:author="John Clevenger" w:date="2022-06-22T14:58:00Z">
        <w:r>
          <w:rPr>
            <w:color w:val="000000"/>
          </w:rPr>
          <w:t>or Contest Archive Format</w:t>
        </w:r>
      </w:ins>
      <w:ins w:id="8104" w:author="John Clevenger" w:date="2022-06-22T15:03:00Z">
        <w:r w:rsidR="00384A7A">
          <w:rPr>
            <w:color w:val="000000"/>
          </w:rPr>
          <w:t xml:space="preserve"> (</w:t>
        </w:r>
        <w:r w:rsidR="00384A7A">
          <w:rPr>
            <w:color w:val="000000"/>
          </w:rPr>
          <w:fldChar w:fldCharType="begin"/>
        </w:r>
        <w:r w:rsidR="00384A7A">
          <w:rPr>
            <w:color w:val="000000"/>
          </w:rPr>
          <w:instrText xml:space="preserve"> HYPERLINK "https://ccs-specs.icpc.io/master/contest_archive_format" </w:instrText>
        </w:r>
        <w:r w:rsidR="00384A7A">
          <w:rPr>
            <w:color w:val="000000"/>
          </w:rPr>
        </w:r>
        <w:r w:rsidR="00384A7A">
          <w:rPr>
            <w:color w:val="000000"/>
          </w:rPr>
          <w:fldChar w:fldCharType="separate"/>
        </w:r>
        <w:r w:rsidR="00384A7A" w:rsidRPr="00384A7A">
          <w:rPr>
            <w:rStyle w:val="Hyperlink"/>
          </w:rPr>
          <w:t>https://ccs-specs.icpc.io/master/contest_archive_format</w:t>
        </w:r>
        <w:r w:rsidR="00384A7A">
          <w:rPr>
            <w:color w:val="000000"/>
          </w:rPr>
          <w:fldChar w:fldCharType="end"/>
        </w:r>
        <w:r w:rsidR="00384A7A">
          <w:rPr>
            <w:color w:val="000000"/>
          </w:rPr>
          <w:t>)</w:t>
        </w:r>
      </w:ins>
      <w:ins w:id="8105" w:author="John Clevenger" w:date="2022-06-22T14:58:00Z">
        <w:r>
          <w:rPr>
            <w:color w:val="000000"/>
          </w:rPr>
          <w:t>.</w:t>
        </w:r>
      </w:ins>
    </w:p>
    <w:p w14:paraId="318F668A" w14:textId="5377DB2F" w:rsidR="00DB0031" w:rsidRDefault="004F7E92" w:rsidP="00115EAA">
      <w:pPr>
        <w:spacing w:before="240"/>
        <w:ind w:firstLine="540"/>
        <w:jc w:val="both"/>
        <w:rPr>
          <w:ins w:id="8106" w:author="John Clevenger" w:date="2022-06-22T16:07:00Z"/>
          <w:color w:val="000000"/>
        </w:rPr>
      </w:pPr>
      <w:ins w:id="8107" w:author="John Clevenger" w:date="2022-06-22T15:21:00Z">
        <w:r>
          <w:rPr>
            <w:color w:val="000000"/>
          </w:rPr>
          <w:t xml:space="preserve">The tool which merges </w:t>
        </w:r>
        <w:r w:rsidRPr="004F7E92">
          <w:rPr>
            <w:rFonts w:ascii="Courier New" w:hAnsi="Courier New" w:cs="Courier New"/>
            <w:b/>
            <w:bCs/>
            <w:color w:val="000000"/>
            <w:sz w:val="22"/>
            <w:szCs w:val="22"/>
            <w:rPrChange w:id="8108" w:author="John Clevenger" w:date="2022-06-22T15:22:00Z">
              <w:rPr>
                <w:color w:val="000000"/>
              </w:rPr>
            </w:rPrChange>
          </w:rPr>
          <w:t>sample</w:t>
        </w:r>
        <w:r>
          <w:rPr>
            <w:color w:val="000000"/>
          </w:rPr>
          <w:t xml:space="preserve"> and </w:t>
        </w:r>
        <w:r w:rsidRPr="004F7E92">
          <w:rPr>
            <w:rFonts w:ascii="Courier New" w:hAnsi="Courier New" w:cs="Courier New"/>
            <w:b/>
            <w:bCs/>
            <w:color w:val="000000"/>
            <w:sz w:val="22"/>
            <w:szCs w:val="22"/>
            <w:rPrChange w:id="8109" w:author="John Clevenger" w:date="2022-06-22T15:22:00Z">
              <w:rPr>
                <w:color w:val="000000"/>
              </w:rPr>
            </w:rPrChange>
          </w:rPr>
          <w:t>secret</w:t>
        </w:r>
        <w:r>
          <w:rPr>
            <w:color w:val="000000"/>
          </w:rPr>
          <w:t xml:space="preserve"> data files is </w:t>
        </w:r>
      </w:ins>
      <w:ins w:id="8110" w:author="John Clevenger" w:date="2022-06-22T15:52:00Z">
        <w:r w:rsidR="009071EC">
          <w:rPr>
            <w:color w:val="000000"/>
          </w:rPr>
          <w:t xml:space="preserve">invoked by passing the argument </w:t>
        </w:r>
      </w:ins>
      <w:ins w:id="8111" w:author="John Clevenger" w:date="2022-06-22T16:01:00Z">
        <w:r w:rsidR="00A14362">
          <w:rPr>
            <w:color w:val="000000"/>
          </w:rPr>
          <w:t xml:space="preserve">      </w:t>
        </w:r>
      </w:ins>
      <w:ins w:id="8112" w:author="John Clevenger" w:date="2022-06-22T15:52:00Z">
        <w:r w:rsidR="009071EC" w:rsidRPr="009071EC">
          <w:rPr>
            <w:rFonts w:ascii="Courier New" w:hAnsi="Courier New" w:cs="Courier New"/>
            <w:b/>
            <w:bCs/>
            <w:color w:val="000000"/>
            <w:sz w:val="22"/>
            <w:szCs w:val="22"/>
            <w:rPrChange w:id="8113" w:author="John Clevenger" w:date="2022-06-22T15:52:00Z">
              <w:rPr>
                <w:color w:val="000000"/>
              </w:rPr>
            </w:rPrChange>
          </w:rPr>
          <w:t>--</w:t>
        </w:r>
        <w:proofErr w:type="spellStart"/>
        <w:r w:rsidR="009071EC" w:rsidRPr="009071EC">
          <w:rPr>
            <w:rFonts w:ascii="Courier New" w:hAnsi="Courier New" w:cs="Courier New"/>
            <w:b/>
            <w:bCs/>
            <w:color w:val="000000"/>
            <w:sz w:val="22"/>
            <w:szCs w:val="22"/>
            <w:rPrChange w:id="8114" w:author="John Clevenger" w:date="2022-06-22T15:52:00Z">
              <w:rPr>
                <w:color w:val="000000"/>
              </w:rPr>
            </w:rPrChange>
          </w:rPr>
          <w:t>u</w:t>
        </w:r>
      </w:ins>
      <w:ins w:id="8115" w:author="John Clevenger" w:date="2022-06-22T15:59:00Z">
        <w:r w:rsidR="00A14362">
          <w:rPr>
            <w:rFonts w:ascii="Courier New" w:hAnsi="Courier New" w:cs="Courier New"/>
            <w:b/>
            <w:bCs/>
            <w:color w:val="000000"/>
            <w:sz w:val="22"/>
            <w:szCs w:val="22"/>
          </w:rPr>
          <w:t>p</w:t>
        </w:r>
      </w:ins>
      <w:ins w:id="8116" w:author="John Clevenger" w:date="2022-06-22T15:52:00Z">
        <w:r w:rsidR="009071EC" w:rsidRPr="009071EC">
          <w:rPr>
            <w:rFonts w:ascii="Courier New" w:hAnsi="Courier New" w:cs="Courier New"/>
            <w:b/>
            <w:bCs/>
            <w:color w:val="000000"/>
            <w:sz w:val="22"/>
            <w:szCs w:val="22"/>
            <w:rPrChange w:id="8117" w:author="John Clevenger" w:date="2022-06-22T15:52:00Z">
              <w:rPr>
                <w:color w:val="000000"/>
              </w:rPr>
            </w:rPrChange>
          </w:rPr>
          <w:t>jdf</w:t>
        </w:r>
        <w:proofErr w:type="spellEnd"/>
        <w:r w:rsidR="009071EC">
          <w:rPr>
            <w:color w:val="000000"/>
          </w:rPr>
          <w:t xml:space="preserve"> to the </w:t>
        </w:r>
        <w:r w:rsidR="009071EC" w:rsidRPr="009071EC">
          <w:rPr>
            <w:rFonts w:ascii="Courier New" w:hAnsi="Courier New" w:cs="Courier New"/>
            <w:b/>
            <w:bCs/>
            <w:color w:val="000000"/>
            <w:sz w:val="22"/>
            <w:szCs w:val="22"/>
            <w:rPrChange w:id="8118" w:author="John Clevenger" w:date="2022-06-22T15:52:00Z">
              <w:rPr>
                <w:color w:val="000000"/>
              </w:rPr>
            </w:rPrChange>
          </w:rPr>
          <w:t>pc2tools</w:t>
        </w:r>
        <w:r w:rsidR="009071EC">
          <w:rPr>
            <w:color w:val="000000"/>
          </w:rPr>
          <w:t xml:space="preserve"> command.</w:t>
        </w:r>
      </w:ins>
      <w:ins w:id="8119" w:author="John Clevenger" w:date="2022-06-22T15:59:00Z">
        <w:r w:rsidR="00A14362">
          <w:rPr>
            <w:color w:val="000000"/>
          </w:rPr>
          <w:t xml:space="preserve">  </w:t>
        </w:r>
      </w:ins>
      <w:ins w:id="8120" w:author="John Clevenger" w:date="2022-06-22T16:01:00Z">
        <w:r w:rsidR="00A14362">
          <w:rPr>
            <w:color w:val="000000"/>
          </w:rPr>
          <w:t xml:space="preserve">The </w:t>
        </w:r>
        <w:proofErr w:type="spellStart"/>
        <w:r w:rsidR="00A14362" w:rsidRPr="00353E86">
          <w:rPr>
            <w:rFonts w:ascii="Courier New" w:hAnsi="Courier New" w:cs="Courier New"/>
            <w:b/>
            <w:bCs/>
            <w:color w:val="000000"/>
            <w:sz w:val="22"/>
            <w:szCs w:val="22"/>
            <w:rPrChange w:id="8121" w:author="John Clevenger" w:date="2022-06-22T16:06:00Z">
              <w:rPr>
                <w:color w:val="000000"/>
              </w:rPr>
            </w:rPrChange>
          </w:rPr>
          <w:t>up</w:t>
        </w:r>
      </w:ins>
      <w:ins w:id="8122" w:author="John Clevenger" w:date="2022-06-22T16:02:00Z">
        <w:r w:rsidR="00A14362" w:rsidRPr="00353E86">
          <w:rPr>
            <w:rFonts w:ascii="Courier New" w:hAnsi="Courier New" w:cs="Courier New"/>
            <w:b/>
            <w:bCs/>
            <w:color w:val="000000"/>
            <w:sz w:val="22"/>
            <w:szCs w:val="22"/>
            <w:rPrChange w:id="8123" w:author="John Clevenger" w:date="2022-06-22T16:06:00Z">
              <w:rPr>
                <w:color w:val="000000"/>
              </w:rPr>
            </w:rPrChange>
          </w:rPr>
          <w:t>jdf</w:t>
        </w:r>
        <w:proofErr w:type="spellEnd"/>
        <w:r w:rsidR="00A14362">
          <w:rPr>
            <w:color w:val="000000"/>
          </w:rPr>
          <w:t xml:space="preserve"> tool then expects </w:t>
        </w:r>
      </w:ins>
      <w:ins w:id="8124" w:author="John Clevenger" w:date="2022-06-22T16:08:00Z">
        <w:r w:rsidR="00DB0031">
          <w:rPr>
            <w:color w:val="000000"/>
          </w:rPr>
          <w:t>to receive an</w:t>
        </w:r>
      </w:ins>
      <w:ins w:id="8125" w:author="John Clevenger" w:date="2022-06-22T16:02:00Z">
        <w:r w:rsidR="00A14362">
          <w:rPr>
            <w:color w:val="000000"/>
          </w:rPr>
          <w:t xml:space="preserve"> argument</w:t>
        </w:r>
      </w:ins>
      <w:ins w:id="8126" w:author="John Clevenger" w:date="2022-06-22T16:09:00Z">
        <w:r w:rsidR="00DB0031">
          <w:rPr>
            <w:color w:val="000000"/>
          </w:rPr>
          <w:t xml:space="preserve"> giving</w:t>
        </w:r>
      </w:ins>
      <w:ins w:id="8127" w:author="John Clevenger" w:date="2022-06-22T16:02:00Z">
        <w:r w:rsidR="00A14362">
          <w:rPr>
            <w:color w:val="000000"/>
          </w:rPr>
          <w:t xml:space="preserve"> the name of a </w:t>
        </w:r>
      </w:ins>
      <w:ins w:id="8128" w:author="John Clevenger" w:date="2022-06-22T16:03:00Z">
        <w:r w:rsidR="00A14362">
          <w:rPr>
            <w:color w:val="000000"/>
          </w:rPr>
          <w:t xml:space="preserve">folder containing a CLICS CDP/CAF </w:t>
        </w:r>
      </w:ins>
      <w:ins w:id="8129" w:author="John Clevenger" w:date="2022-06-22T16:09:00Z">
        <w:r w:rsidR="00076E2D">
          <w:rPr>
            <w:color w:val="000000"/>
          </w:rPr>
          <w:t>problem description</w:t>
        </w:r>
      </w:ins>
      <w:ins w:id="8130" w:author="John Clevenger" w:date="2022-06-22T16:06:00Z">
        <w:r w:rsidR="00353E86">
          <w:rPr>
            <w:color w:val="000000"/>
          </w:rPr>
          <w:t xml:space="preserve">.  </w:t>
        </w:r>
      </w:ins>
      <w:ins w:id="8131" w:author="John Clevenger" w:date="2022-06-22T16:07:00Z">
        <w:r w:rsidR="00DB0031">
          <w:rPr>
            <w:color w:val="000000"/>
          </w:rPr>
          <w:t xml:space="preserve">For example, the command </w:t>
        </w:r>
      </w:ins>
    </w:p>
    <w:p w14:paraId="51D0B516" w14:textId="3DCB4382" w:rsidR="00384A7A" w:rsidRPr="00076E2D" w:rsidRDefault="00DB0031" w:rsidP="00115EAA">
      <w:pPr>
        <w:spacing w:before="240"/>
        <w:ind w:firstLine="540"/>
        <w:jc w:val="both"/>
        <w:rPr>
          <w:ins w:id="8132" w:author="John Clevenger" w:date="2022-06-22T16:09:00Z"/>
          <w:rFonts w:ascii="Courier New" w:hAnsi="Courier New" w:cs="Courier New"/>
          <w:b/>
          <w:bCs/>
          <w:color w:val="000000"/>
          <w:sz w:val="22"/>
          <w:szCs w:val="22"/>
          <w:rPrChange w:id="8133" w:author="John Clevenger" w:date="2022-06-22T16:09:00Z">
            <w:rPr>
              <w:ins w:id="8134" w:author="John Clevenger" w:date="2022-06-22T16:09:00Z"/>
              <w:color w:val="000000"/>
            </w:rPr>
          </w:rPrChange>
        </w:rPr>
      </w:pPr>
      <w:proofErr w:type="gramStart"/>
      <w:ins w:id="8135" w:author="John Clevenger" w:date="2022-06-22T16:07:00Z">
        <w:r w:rsidRPr="00076E2D">
          <w:rPr>
            <w:rFonts w:ascii="Courier New" w:hAnsi="Courier New" w:cs="Courier New"/>
            <w:b/>
            <w:bCs/>
            <w:color w:val="000000"/>
            <w:sz w:val="22"/>
            <w:szCs w:val="22"/>
            <w:rPrChange w:id="8136" w:author="John Clevenger" w:date="2022-06-22T16:09:00Z">
              <w:rPr>
                <w:color w:val="000000"/>
              </w:rPr>
            </w:rPrChange>
          </w:rPr>
          <w:lastRenderedPageBreak/>
          <w:t>.</w:t>
        </w:r>
      </w:ins>
      <w:ins w:id="8137" w:author="John Clevenger" w:date="2022-06-22T16:08:00Z">
        <w:r w:rsidRPr="00076E2D">
          <w:rPr>
            <w:rFonts w:ascii="Courier New" w:hAnsi="Courier New" w:cs="Courier New"/>
            <w:b/>
            <w:bCs/>
            <w:color w:val="000000"/>
            <w:sz w:val="22"/>
            <w:szCs w:val="22"/>
            <w:rPrChange w:id="8138" w:author="John Clevenger" w:date="2022-06-22T16:09:00Z">
              <w:rPr>
                <w:color w:val="000000"/>
              </w:rPr>
            </w:rPrChange>
          </w:rPr>
          <w:t>/</w:t>
        </w:r>
      </w:ins>
      <w:proofErr w:type="gramEnd"/>
      <w:ins w:id="8139" w:author="John Clevenger" w:date="2022-06-22T16:07:00Z">
        <w:r w:rsidRPr="00076E2D">
          <w:rPr>
            <w:rFonts w:ascii="Courier New" w:hAnsi="Courier New" w:cs="Courier New"/>
            <w:b/>
            <w:bCs/>
            <w:color w:val="000000"/>
            <w:sz w:val="22"/>
            <w:szCs w:val="22"/>
            <w:rPrChange w:id="8140" w:author="John Clevenger" w:date="2022-06-22T16:09:00Z">
              <w:rPr>
                <w:color w:val="000000"/>
              </w:rPr>
            </w:rPrChange>
          </w:rPr>
          <w:t>bin</w:t>
        </w:r>
      </w:ins>
      <w:ins w:id="8141" w:author="John Clevenger" w:date="2022-06-22T16:08:00Z">
        <w:r w:rsidRPr="00076E2D">
          <w:rPr>
            <w:rFonts w:ascii="Courier New" w:hAnsi="Courier New" w:cs="Courier New"/>
            <w:b/>
            <w:bCs/>
            <w:color w:val="000000"/>
            <w:sz w:val="22"/>
            <w:szCs w:val="22"/>
            <w:rPrChange w:id="8142" w:author="John Clevenger" w:date="2022-06-22T16:09:00Z">
              <w:rPr>
                <w:color w:val="000000"/>
              </w:rPr>
            </w:rPrChange>
          </w:rPr>
          <w:t>/</w:t>
        </w:r>
      </w:ins>
      <w:ins w:id="8143" w:author="John Clevenger" w:date="2022-06-22T16:07:00Z">
        <w:r w:rsidRPr="00076E2D">
          <w:rPr>
            <w:rFonts w:ascii="Courier New" w:hAnsi="Courier New" w:cs="Courier New"/>
            <w:b/>
            <w:bCs/>
            <w:color w:val="000000"/>
            <w:sz w:val="22"/>
            <w:szCs w:val="22"/>
            <w:rPrChange w:id="8144" w:author="John Clevenger" w:date="2022-06-22T16:09:00Z">
              <w:rPr>
                <w:color w:val="000000"/>
              </w:rPr>
            </w:rPrChange>
          </w:rPr>
          <w:t>pc2tools  --</w:t>
        </w:r>
        <w:proofErr w:type="spellStart"/>
        <w:r w:rsidRPr="00076E2D">
          <w:rPr>
            <w:rFonts w:ascii="Courier New" w:hAnsi="Courier New" w:cs="Courier New"/>
            <w:b/>
            <w:bCs/>
            <w:color w:val="000000"/>
            <w:sz w:val="22"/>
            <w:szCs w:val="22"/>
            <w:rPrChange w:id="8145" w:author="John Clevenger" w:date="2022-06-22T16:09:00Z">
              <w:rPr>
                <w:color w:val="000000"/>
              </w:rPr>
            </w:rPrChange>
          </w:rPr>
          <w:t>upjdf</w:t>
        </w:r>
        <w:proofErr w:type="spellEnd"/>
        <w:r w:rsidRPr="00076E2D">
          <w:rPr>
            <w:rFonts w:ascii="Courier New" w:hAnsi="Courier New" w:cs="Courier New"/>
            <w:b/>
            <w:bCs/>
            <w:color w:val="000000"/>
            <w:sz w:val="22"/>
            <w:szCs w:val="22"/>
            <w:rPrChange w:id="8146" w:author="John Clevenger" w:date="2022-06-22T16:09:00Z">
              <w:rPr>
                <w:color w:val="000000"/>
              </w:rPr>
            </w:rPrChange>
          </w:rPr>
          <w:t xml:space="preserve"> </w:t>
        </w:r>
      </w:ins>
      <w:ins w:id="8147" w:author="John Clevenger" w:date="2022-06-22T16:03:00Z">
        <w:r w:rsidR="00A14362" w:rsidRPr="00076E2D">
          <w:rPr>
            <w:rFonts w:ascii="Courier New" w:hAnsi="Courier New" w:cs="Courier New"/>
            <w:b/>
            <w:bCs/>
            <w:color w:val="000000"/>
            <w:sz w:val="22"/>
            <w:szCs w:val="22"/>
            <w:rPrChange w:id="8148" w:author="John Clevenger" w:date="2022-06-22T16:09:00Z">
              <w:rPr>
                <w:color w:val="000000"/>
              </w:rPr>
            </w:rPrChange>
          </w:rPr>
          <w:t xml:space="preserve"> </w:t>
        </w:r>
      </w:ins>
      <w:ins w:id="8149" w:author="John Clevenger" w:date="2022-06-22T16:08:00Z">
        <w:r w:rsidRPr="00076E2D">
          <w:rPr>
            <w:rFonts w:ascii="Courier New" w:hAnsi="Courier New" w:cs="Courier New"/>
            <w:b/>
            <w:bCs/>
            <w:color w:val="000000"/>
            <w:sz w:val="22"/>
            <w:szCs w:val="22"/>
            <w:rPrChange w:id="8150" w:author="John Clevenger" w:date="2022-06-22T16:09:00Z">
              <w:rPr>
                <w:color w:val="000000"/>
              </w:rPr>
            </w:rPrChange>
          </w:rPr>
          <w:t>/contest/</w:t>
        </w:r>
        <w:proofErr w:type="spellStart"/>
        <w:r w:rsidRPr="00076E2D">
          <w:rPr>
            <w:rFonts w:ascii="Courier New" w:hAnsi="Courier New" w:cs="Courier New"/>
            <w:b/>
            <w:bCs/>
            <w:color w:val="000000"/>
            <w:sz w:val="22"/>
            <w:szCs w:val="22"/>
            <w:rPrChange w:id="8151" w:author="John Clevenger" w:date="2022-06-22T16:09:00Z">
              <w:rPr>
                <w:color w:val="000000"/>
              </w:rPr>
            </w:rPrChange>
          </w:rPr>
          <w:t>cdp</w:t>
        </w:r>
        <w:proofErr w:type="spellEnd"/>
        <w:r w:rsidRPr="00076E2D">
          <w:rPr>
            <w:rFonts w:ascii="Courier New" w:hAnsi="Courier New" w:cs="Courier New"/>
            <w:b/>
            <w:bCs/>
            <w:color w:val="000000"/>
            <w:sz w:val="22"/>
            <w:szCs w:val="22"/>
            <w:rPrChange w:id="8152" w:author="John Clevenger" w:date="2022-06-22T16:09:00Z">
              <w:rPr>
                <w:color w:val="000000"/>
              </w:rPr>
            </w:rPrChange>
          </w:rPr>
          <w:t>/config</w:t>
        </w:r>
      </w:ins>
      <w:ins w:id="8153" w:author="John Clevenger" w:date="2022-06-22T16:09:00Z">
        <w:r w:rsidR="00076E2D" w:rsidRPr="00076E2D">
          <w:rPr>
            <w:rFonts w:ascii="Courier New" w:hAnsi="Courier New" w:cs="Courier New"/>
            <w:b/>
            <w:bCs/>
            <w:color w:val="000000"/>
            <w:sz w:val="22"/>
            <w:szCs w:val="22"/>
            <w:rPrChange w:id="8154" w:author="John Clevenger" w:date="2022-06-22T16:09:00Z">
              <w:rPr>
                <w:color w:val="000000"/>
              </w:rPr>
            </w:rPrChange>
          </w:rPr>
          <w:t>/</w:t>
        </w:r>
        <w:proofErr w:type="spellStart"/>
        <w:r w:rsidR="00076E2D" w:rsidRPr="00076E2D">
          <w:rPr>
            <w:rFonts w:ascii="Courier New" w:hAnsi="Courier New" w:cs="Courier New"/>
            <w:b/>
            <w:bCs/>
            <w:color w:val="000000"/>
            <w:sz w:val="22"/>
            <w:szCs w:val="22"/>
            <w:rPrChange w:id="8155" w:author="John Clevenger" w:date="2022-06-22T16:09:00Z">
              <w:rPr>
                <w:color w:val="000000"/>
              </w:rPr>
            </w:rPrChange>
          </w:rPr>
          <w:t>problemA</w:t>
        </w:r>
        <w:proofErr w:type="spellEnd"/>
      </w:ins>
    </w:p>
    <w:p w14:paraId="39E99A3C" w14:textId="5719D3F5" w:rsidR="00076E2D" w:rsidRDefault="00076E2D">
      <w:pPr>
        <w:spacing w:before="240"/>
        <w:jc w:val="both"/>
        <w:rPr>
          <w:ins w:id="8156" w:author="John Clevenger" w:date="2022-06-22T16:14:00Z"/>
          <w:color w:val="000000"/>
        </w:rPr>
        <w:pPrChange w:id="8157" w:author="John Clevenger" w:date="2022-06-22T16:21:00Z">
          <w:pPr>
            <w:spacing w:before="240"/>
            <w:ind w:firstLine="540"/>
            <w:jc w:val="both"/>
          </w:pPr>
        </w:pPrChange>
      </w:pPr>
      <w:ins w:id="8158" w:author="John Clevenger" w:date="2022-06-22T16:10:00Z">
        <w:r>
          <w:rPr>
            <w:color w:val="000000"/>
          </w:rPr>
          <w:t xml:space="preserve">will invoke the </w:t>
        </w:r>
        <w:proofErr w:type="spellStart"/>
        <w:r w:rsidRPr="00076E2D">
          <w:rPr>
            <w:rFonts w:ascii="Courier New" w:hAnsi="Courier New" w:cs="Courier New"/>
            <w:b/>
            <w:bCs/>
            <w:color w:val="000000"/>
            <w:sz w:val="22"/>
            <w:szCs w:val="22"/>
            <w:rPrChange w:id="8159" w:author="John Clevenger" w:date="2022-06-22T16:11:00Z">
              <w:rPr>
                <w:color w:val="000000"/>
              </w:rPr>
            </w:rPrChange>
          </w:rPr>
          <w:t>upjdf</w:t>
        </w:r>
        <w:proofErr w:type="spellEnd"/>
        <w:r>
          <w:rPr>
            <w:color w:val="000000"/>
          </w:rPr>
          <w:t xml:space="preserve"> tool and instruct it </w:t>
        </w:r>
      </w:ins>
      <w:ins w:id="8160" w:author="John Clevenger" w:date="2022-06-22T16:11:00Z">
        <w:r>
          <w:rPr>
            <w:color w:val="000000"/>
          </w:rPr>
          <w:t xml:space="preserve">to merge the </w:t>
        </w:r>
        <w:r w:rsidRPr="00076E2D">
          <w:rPr>
            <w:rFonts w:ascii="Courier New" w:hAnsi="Courier New" w:cs="Courier New"/>
            <w:b/>
            <w:bCs/>
            <w:color w:val="000000"/>
            <w:sz w:val="22"/>
            <w:szCs w:val="22"/>
            <w:rPrChange w:id="8161" w:author="John Clevenger" w:date="2022-06-22T16:11:00Z">
              <w:rPr>
                <w:color w:val="000000"/>
              </w:rPr>
            </w:rPrChange>
          </w:rPr>
          <w:t>sample</w:t>
        </w:r>
        <w:r>
          <w:rPr>
            <w:color w:val="000000"/>
          </w:rPr>
          <w:t xml:space="preserve"> and </w:t>
        </w:r>
        <w:r w:rsidRPr="00076E2D">
          <w:rPr>
            <w:rFonts w:ascii="Courier New" w:hAnsi="Courier New" w:cs="Courier New"/>
            <w:b/>
            <w:bCs/>
            <w:color w:val="000000"/>
            <w:sz w:val="22"/>
            <w:szCs w:val="22"/>
            <w:rPrChange w:id="8162" w:author="John Clevenger" w:date="2022-06-22T16:11:00Z">
              <w:rPr>
                <w:color w:val="000000"/>
              </w:rPr>
            </w:rPrChange>
          </w:rPr>
          <w:t>secret</w:t>
        </w:r>
        <w:r>
          <w:rPr>
            <w:color w:val="000000"/>
          </w:rPr>
          <w:t xml:space="preserve"> data files for “</w:t>
        </w:r>
        <w:proofErr w:type="spellStart"/>
        <w:r w:rsidRPr="00076E2D">
          <w:rPr>
            <w:rFonts w:ascii="Courier New" w:hAnsi="Courier New" w:cs="Courier New"/>
            <w:b/>
            <w:bCs/>
            <w:color w:val="000000"/>
            <w:sz w:val="22"/>
            <w:szCs w:val="22"/>
            <w:rPrChange w:id="8163" w:author="John Clevenger" w:date="2022-06-22T16:11:00Z">
              <w:rPr>
                <w:color w:val="000000"/>
              </w:rPr>
            </w:rPrChange>
          </w:rPr>
          <w:t>problemA</w:t>
        </w:r>
        <w:proofErr w:type="spellEnd"/>
        <w:r>
          <w:rPr>
            <w:color w:val="000000"/>
          </w:rPr>
          <w:t xml:space="preserve">” stored under </w:t>
        </w:r>
        <w:r w:rsidRPr="00076E2D">
          <w:rPr>
            <w:rFonts w:ascii="Courier New" w:hAnsi="Courier New" w:cs="Courier New"/>
            <w:b/>
            <w:bCs/>
            <w:color w:val="000000"/>
            <w:sz w:val="22"/>
            <w:szCs w:val="22"/>
            <w:rPrChange w:id="8164" w:author="John Clevenger" w:date="2022-06-22T16:11:00Z">
              <w:rPr>
                <w:color w:val="000000"/>
              </w:rPr>
            </w:rPrChange>
          </w:rPr>
          <w:t>/contest/</w:t>
        </w:r>
        <w:proofErr w:type="spellStart"/>
        <w:r w:rsidRPr="00076E2D">
          <w:rPr>
            <w:rFonts w:ascii="Courier New" w:hAnsi="Courier New" w:cs="Courier New"/>
            <w:b/>
            <w:bCs/>
            <w:color w:val="000000"/>
            <w:sz w:val="22"/>
            <w:szCs w:val="22"/>
            <w:rPrChange w:id="8165" w:author="John Clevenger" w:date="2022-06-22T16:11:00Z">
              <w:rPr>
                <w:color w:val="000000"/>
              </w:rPr>
            </w:rPrChange>
          </w:rPr>
          <w:t>cdp</w:t>
        </w:r>
        <w:proofErr w:type="spellEnd"/>
        <w:r w:rsidRPr="00076E2D">
          <w:rPr>
            <w:rFonts w:ascii="Courier New" w:hAnsi="Courier New" w:cs="Courier New"/>
            <w:b/>
            <w:bCs/>
            <w:color w:val="000000"/>
            <w:sz w:val="22"/>
            <w:szCs w:val="22"/>
            <w:rPrChange w:id="8166" w:author="John Clevenger" w:date="2022-06-22T16:11:00Z">
              <w:rPr>
                <w:color w:val="000000"/>
              </w:rPr>
            </w:rPrChange>
          </w:rPr>
          <w:t>/config</w:t>
        </w:r>
        <w:r>
          <w:rPr>
            <w:color w:val="000000"/>
          </w:rPr>
          <w:t xml:space="preserve">. If the </w:t>
        </w:r>
      </w:ins>
      <w:ins w:id="8167" w:author="John Clevenger" w:date="2022-06-22T16:12:00Z">
        <w:r>
          <w:rPr>
            <w:color w:val="000000"/>
          </w:rPr>
          <w:t>folder name given on the command line is the root of the configuration (e.g.,</w:t>
        </w:r>
      </w:ins>
      <w:ins w:id="8168" w:author="John Clevenger" w:date="2022-06-22T16:14:00Z">
        <w:r w:rsidR="00FE3AD6">
          <w:rPr>
            <w:color w:val="000000"/>
          </w:rPr>
          <w:t xml:space="preserve"> just</w:t>
        </w:r>
      </w:ins>
      <w:ins w:id="8169" w:author="John Clevenger" w:date="2022-06-22T16:12:00Z">
        <w:r>
          <w:rPr>
            <w:color w:val="000000"/>
          </w:rPr>
          <w:t xml:space="preserve"> </w:t>
        </w:r>
        <w:r w:rsidRPr="00076E2D">
          <w:rPr>
            <w:rFonts w:ascii="Courier New" w:hAnsi="Courier New" w:cs="Courier New"/>
            <w:b/>
            <w:bCs/>
            <w:color w:val="000000"/>
            <w:sz w:val="22"/>
            <w:szCs w:val="22"/>
            <w:rPrChange w:id="8170" w:author="John Clevenger" w:date="2022-06-22T16:14:00Z">
              <w:rPr>
                <w:color w:val="000000"/>
              </w:rPr>
            </w:rPrChange>
          </w:rPr>
          <w:t>/contest/</w:t>
        </w:r>
        <w:proofErr w:type="spellStart"/>
        <w:r w:rsidRPr="00076E2D">
          <w:rPr>
            <w:rFonts w:ascii="Courier New" w:hAnsi="Courier New" w:cs="Courier New"/>
            <w:b/>
            <w:bCs/>
            <w:color w:val="000000"/>
            <w:sz w:val="22"/>
            <w:szCs w:val="22"/>
            <w:rPrChange w:id="8171" w:author="John Clevenger" w:date="2022-06-22T16:14:00Z">
              <w:rPr>
                <w:color w:val="000000"/>
              </w:rPr>
            </w:rPrChange>
          </w:rPr>
          <w:t>cdp</w:t>
        </w:r>
        <w:proofErr w:type="spellEnd"/>
        <w:r w:rsidRPr="00076E2D">
          <w:rPr>
            <w:rFonts w:ascii="Courier New" w:hAnsi="Courier New" w:cs="Courier New"/>
            <w:b/>
            <w:bCs/>
            <w:color w:val="000000"/>
            <w:sz w:val="22"/>
            <w:szCs w:val="22"/>
            <w:rPrChange w:id="8172" w:author="John Clevenger" w:date="2022-06-22T16:14:00Z">
              <w:rPr>
                <w:color w:val="000000"/>
              </w:rPr>
            </w:rPrChange>
          </w:rPr>
          <w:t>/config</w:t>
        </w:r>
        <w:r>
          <w:rPr>
            <w:color w:val="000000"/>
          </w:rPr>
          <w:t xml:space="preserve"> with no trailing problem name), then the command will search </w:t>
        </w:r>
      </w:ins>
      <w:ins w:id="8173" w:author="John Clevenger" w:date="2022-06-22T16:13:00Z">
        <w:r>
          <w:rPr>
            <w:color w:val="000000"/>
          </w:rPr>
          <w:t xml:space="preserve">all folders beneath the specified folder and for each problem folder </w:t>
        </w:r>
      </w:ins>
      <w:ins w:id="8174" w:author="John Clevenger" w:date="2022-06-22T16:14:00Z">
        <w:r w:rsidR="00FE3AD6">
          <w:rPr>
            <w:color w:val="000000"/>
          </w:rPr>
          <w:t xml:space="preserve">found </w:t>
        </w:r>
      </w:ins>
      <w:ins w:id="8175" w:author="John Clevenger" w:date="2022-06-22T16:13:00Z">
        <w:r>
          <w:rPr>
            <w:color w:val="000000"/>
          </w:rPr>
          <w:t xml:space="preserve">will merge the </w:t>
        </w:r>
        <w:r w:rsidRPr="00FE3AD6">
          <w:rPr>
            <w:rFonts w:ascii="Courier New" w:hAnsi="Courier New" w:cs="Courier New"/>
            <w:b/>
            <w:bCs/>
            <w:color w:val="000000"/>
            <w:sz w:val="22"/>
            <w:szCs w:val="22"/>
            <w:rPrChange w:id="8176" w:author="John Clevenger" w:date="2022-06-22T16:14:00Z">
              <w:rPr>
                <w:color w:val="000000"/>
              </w:rPr>
            </w:rPrChange>
          </w:rPr>
          <w:t>sample</w:t>
        </w:r>
        <w:r>
          <w:rPr>
            <w:color w:val="000000"/>
          </w:rPr>
          <w:t xml:space="preserve"> and </w:t>
        </w:r>
        <w:r w:rsidRPr="00FE3AD6">
          <w:rPr>
            <w:rFonts w:ascii="Courier New" w:hAnsi="Courier New" w:cs="Courier New"/>
            <w:b/>
            <w:bCs/>
            <w:color w:val="000000"/>
            <w:sz w:val="22"/>
            <w:szCs w:val="22"/>
            <w:rPrChange w:id="8177" w:author="John Clevenger" w:date="2022-06-22T16:14:00Z">
              <w:rPr>
                <w:color w:val="000000"/>
              </w:rPr>
            </w:rPrChange>
          </w:rPr>
          <w:t>secret</w:t>
        </w:r>
        <w:r>
          <w:rPr>
            <w:color w:val="000000"/>
          </w:rPr>
          <w:t xml:space="preserve"> data files given for that problem.</w:t>
        </w:r>
      </w:ins>
    </w:p>
    <w:p w14:paraId="14E5555E" w14:textId="06A0A56C" w:rsidR="00FE3AD6" w:rsidRDefault="00FE3AD6" w:rsidP="00076E2D">
      <w:pPr>
        <w:spacing w:before="240"/>
        <w:ind w:firstLine="540"/>
        <w:jc w:val="both"/>
        <w:rPr>
          <w:ins w:id="8178" w:author="John Clevenger" w:date="2022-06-22T16:15:00Z"/>
          <w:color w:val="000000"/>
        </w:rPr>
      </w:pPr>
      <w:ins w:id="8179" w:author="John Clevenger" w:date="2022-06-22T16:14:00Z">
        <w:r>
          <w:rPr>
            <w:color w:val="000000"/>
          </w:rPr>
          <w:t xml:space="preserve">The </w:t>
        </w:r>
        <w:proofErr w:type="spellStart"/>
        <w:r w:rsidRPr="00A12E27">
          <w:rPr>
            <w:rFonts w:ascii="Courier New" w:hAnsi="Courier New" w:cs="Courier New"/>
            <w:b/>
            <w:bCs/>
            <w:color w:val="000000"/>
            <w:sz w:val="22"/>
            <w:szCs w:val="22"/>
            <w:rPrChange w:id="8180" w:author="John Clevenger" w:date="2022-06-22T16:21:00Z">
              <w:rPr>
                <w:color w:val="000000"/>
              </w:rPr>
            </w:rPrChange>
          </w:rPr>
          <w:t>upjdf</w:t>
        </w:r>
        <w:proofErr w:type="spellEnd"/>
        <w:r>
          <w:rPr>
            <w:color w:val="000000"/>
          </w:rPr>
          <w:t xml:space="preserve"> </w:t>
        </w:r>
      </w:ins>
      <w:ins w:id="8181" w:author="John Clevenger" w:date="2022-06-22T23:06:00Z">
        <w:r w:rsidR="00201921">
          <w:rPr>
            <w:color w:val="000000"/>
          </w:rPr>
          <w:t>tool</w:t>
        </w:r>
      </w:ins>
      <w:ins w:id="8182" w:author="John Clevenger" w:date="2022-06-22T16:14:00Z">
        <w:r>
          <w:rPr>
            <w:color w:val="000000"/>
          </w:rPr>
          <w:t xml:space="preserve"> accepts several options</w:t>
        </w:r>
      </w:ins>
      <w:ins w:id="8183" w:author="John Clevenger" w:date="2022-06-22T16:15:00Z">
        <w:r>
          <w:rPr>
            <w:color w:val="000000"/>
          </w:rPr>
          <w:t xml:space="preserve">, which must appear following the </w:t>
        </w:r>
        <w:r w:rsidRPr="003D5051">
          <w:rPr>
            <w:rFonts w:ascii="Courier New" w:hAnsi="Courier New" w:cs="Courier New"/>
            <w:b/>
            <w:bCs/>
            <w:color w:val="000000"/>
            <w:sz w:val="22"/>
            <w:szCs w:val="22"/>
            <w:rPrChange w:id="8184" w:author="John Clevenger" w:date="2022-06-22T23:04:00Z">
              <w:rPr>
                <w:color w:val="000000"/>
              </w:rPr>
            </w:rPrChange>
          </w:rPr>
          <w:t>--</w:t>
        </w:r>
        <w:proofErr w:type="spellStart"/>
        <w:r w:rsidRPr="003D5051">
          <w:rPr>
            <w:rFonts w:ascii="Courier New" w:hAnsi="Courier New" w:cs="Courier New"/>
            <w:b/>
            <w:bCs/>
            <w:color w:val="000000"/>
            <w:sz w:val="22"/>
            <w:szCs w:val="22"/>
            <w:rPrChange w:id="8185" w:author="John Clevenger" w:date="2022-06-22T23:04:00Z">
              <w:rPr>
                <w:color w:val="000000"/>
              </w:rPr>
            </w:rPrChange>
          </w:rPr>
          <w:t>upjdf</w:t>
        </w:r>
        <w:proofErr w:type="spellEnd"/>
        <w:r>
          <w:rPr>
            <w:color w:val="000000"/>
          </w:rPr>
          <w:t xml:space="preserve"> argument but before the name of the problem folder.  These optional arguments include:</w:t>
        </w:r>
      </w:ins>
    </w:p>
    <w:p w14:paraId="29307497" w14:textId="46306CD9" w:rsidR="00FE3AD6" w:rsidRDefault="00FE3AD6" w:rsidP="00076E2D">
      <w:pPr>
        <w:spacing w:before="240"/>
        <w:ind w:firstLine="540"/>
        <w:jc w:val="both"/>
        <w:rPr>
          <w:ins w:id="8186" w:author="John Clevenger" w:date="2022-06-22T16:17:00Z"/>
          <w:color w:val="000000"/>
        </w:rPr>
      </w:pPr>
      <w:ins w:id="8187" w:author="John Clevenger" w:date="2022-06-22T16:15:00Z">
        <w:r w:rsidRPr="00FE3AD6">
          <w:rPr>
            <w:rFonts w:ascii="Courier New" w:hAnsi="Courier New" w:cs="Courier New"/>
            <w:b/>
            <w:bCs/>
            <w:color w:val="000000"/>
            <w:sz w:val="22"/>
            <w:szCs w:val="22"/>
            <w:rPrChange w:id="8188" w:author="John Clevenger" w:date="2022-06-22T16:17:00Z">
              <w:rPr>
                <w:color w:val="000000"/>
              </w:rPr>
            </w:rPrChange>
          </w:rPr>
          <w:t>--</w:t>
        </w:r>
      </w:ins>
      <w:proofErr w:type="gramStart"/>
      <w:ins w:id="8189" w:author="John Clevenger" w:date="2022-06-22T16:16:00Z">
        <w:r w:rsidRPr="00FE3AD6">
          <w:rPr>
            <w:rFonts w:ascii="Courier New" w:hAnsi="Courier New" w:cs="Courier New"/>
            <w:b/>
            <w:bCs/>
            <w:color w:val="000000"/>
            <w:sz w:val="22"/>
            <w:szCs w:val="22"/>
            <w:rPrChange w:id="8190" w:author="John Clevenger" w:date="2022-06-22T16:17:00Z">
              <w:rPr>
                <w:color w:val="000000"/>
              </w:rPr>
            </w:rPrChange>
          </w:rPr>
          <w:t>list</w:t>
        </w:r>
        <w:r>
          <w:rPr>
            <w:color w:val="000000"/>
          </w:rPr>
          <w:t xml:space="preserve"> :</w:t>
        </w:r>
        <w:proofErr w:type="gramEnd"/>
        <w:r>
          <w:rPr>
            <w:color w:val="000000"/>
          </w:rPr>
          <w:t xml:space="preserve">  lists all files which will be processed, but does not actually do anything (so, like a “dry run” option)</w:t>
        </w:r>
      </w:ins>
    </w:p>
    <w:p w14:paraId="4ACCA3F6" w14:textId="45520DF9" w:rsidR="00FE3AD6" w:rsidRDefault="00FE3AD6">
      <w:pPr>
        <w:spacing w:before="240"/>
        <w:ind w:firstLine="540"/>
        <w:jc w:val="both"/>
        <w:rPr>
          <w:ins w:id="8191" w:author="John Clevenger" w:date="2022-06-22T16:11:00Z"/>
          <w:color w:val="000000"/>
        </w:rPr>
        <w:pPrChange w:id="8192" w:author="John Clevenger" w:date="2022-06-22T16:58:00Z">
          <w:pPr>
            <w:spacing w:before="240"/>
            <w:jc w:val="both"/>
          </w:pPr>
        </w:pPrChange>
      </w:pPr>
      <w:ins w:id="8193" w:author="John Clevenger" w:date="2022-06-22T16:17:00Z">
        <w:r w:rsidRPr="00977D06">
          <w:rPr>
            <w:rFonts w:ascii="Courier New" w:hAnsi="Courier New" w:cs="Courier New"/>
            <w:b/>
            <w:bCs/>
            <w:color w:val="000000"/>
            <w:sz w:val="22"/>
            <w:szCs w:val="22"/>
          </w:rPr>
          <w:t>--</w:t>
        </w:r>
        <w:proofErr w:type="gramStart"/>
        <w:r>
          <w:rPr>
            <w:rFonts w:ascii="Courier New" w:hAnsi="Courier New" w:cs="Courier New"/>
            <w:b/>
            <w:bCs/>
            <w:color w:val="000000"/>
            <w:sz w:val="22"/>
            <w:szCs w:val="22"/>
          </w:rPr>
          <w:t>help</w:t>
        </w:r>
        <w:r>
          <w:rPr>
            <w:color w:val="000000"/>
          </w:rPr>
          <w:t xml:space="preserve"> :</w:t>
        </w:r>
        <w:proofErr w:type="gramEnd"/>
        <w:r>
          <w:rPr>
            <w:color w:val="000000"/>
          </w:rPr>
          <w:t xml:space="preserve">  outputs the “usage” for the </w:t>
        </w:r>
        <w:proofErr w:type="spellStart"/>
        <w:r w:rsidRPr="00A12E27">
          <w:rPr>
            <w:rFonts w:ascii="Courier New" w:hAnsi="Courier New" w:cs="Courier New"/>
            <w:b/>
            <w:bCs/>
            <w:color w:val="000000"/>
            <w:sz w:val="22"/>
            <w:szCs w:val="22"/>
            <w:rPrChange w:id="8194" w:author="John Clevenger" w:date="2022-06-22T16:21:00Z">
              <w:rPr>
                <w:color w:val="000000"/>
              </w:rPr>
            </w:rPrChange>
          </w:rPr>
          <w:t>upjdf</w:t>
        </w:r>
        <w:proofErr w:type="spellEnd"/>
        <w:r>
          <w:rPr>
            <w:color w:val="000000"/>
          </w:rPr>
          <w:t xml:space="preserve"> tool.</w:t>
        </w:r>
      </w:ins>
    </w:p>
    <w:p w14:paraId="3E0CD12B" w14:textId="739D1AC0" w:rsidR="00A12E27" w:rsidRPr="004F2944" w:rsidRDefault="00A12E27" w:rsidP="00A12E27">
      <w:pPr>
        <w:pStyle w:val="ListParagraph"/>
        <w:numPr>
          <w:ilvl w:val="1"/>
          <w:numId w:val="43"/>
        </w:numPr>
        <w:spacing w:before="360"/>
        <w:ind w:left="720"/>
        <w:jc w:val="both"/>
        <w:rPr>
          <w:ins w:id="8195" w:author="John Clevenger" w:date="2022-06-22T16:23:00Z"/>
          <w:b/>
          <w:bCs/>
          <w:color w:val="000000"/>
        </w:rPr>
      </w:pPr>
      <w:ins w:id="8196" w:author="John Clevenger" w:date="2022-06-22T16:23:00Z">
        <w:r>
          <w:rPr>
            <w:b/>
            <w:bCs/>
            <w:color w:val="000000"/>
          </w:rPr>
          <w:t>The Details</w:t>
        </w:r>
      </w:ins>
    </w:p>
    <w:p w14:paraId="7543CC51" w14:textId="1ED2D048" w:rsidR="00271329" w:rsidRDefault="0064676F" w:rsidP="00A12E27">
      <w:pPr>
        <w:spacing w:before="240"/>
        <w:ind w:firstLine="540"/>
        <w:jc w:val="both"/>
        <w:rPr>
          <w:ins w:id="8197" w:author="John Clevenger" w:date="2022-06-22T16:43:00Z"/>
          <w:color w:val="000000"/>
        </w:rPr>
      </w:pPr>
      <w:ins w:id="8198" w:author="John Clevenger" w:date="2022-06-22T16:24:00Z">
        <w:r>
          <w:rPr>
            <w:color w:val="000000"/>
          </w:rPr>
          <w:t xml:space="preserve">What the </w:t>
        </w:r>
        <w:proofErr w:type="spellStart"/>
        <w:r w:rsidRPr="0064676F">
          <w:rPr>
            <w:rFonts w:ascii="Courier New" w:hAnsi="Courier New" w:cs="Courier New"/>
            <w:b/>
            <w:bCs/>
            <w:color w:val="000000"/>
            <w:sz w:val="22"/>
            <w:szCs w:val="22"/>
            <w:rPrChange w:id="8199" w:author="John Clevenger" w:date="2022-06-22T16:25:00Z">
              <w:rPr>
                <w:color w:val="000000"/>
              </w:rPr>
            </w:rPrChange>
          </w:rPr>
          <w:t>upjdf</w:t>
        </w:r>
        <w:proofErr w:type="spellEnd"/>
        <w:r>
          <w:rPr>
            <w:color w:val="000000"/>
          </w:rPr>
          <w:t xml:space="preserve"> tool </w:t>
        </w:r>
      </w:ins>
      <w:ins w:id="8200" w:author="John Clevenger" w:date="2022-06-22T16:44:00Z">
        <w:r w:rsidR="00271329">
          <w:rPr>
            <w:color w:val="000000"/>
          </w:rPr>
          <w:t>effectively</w:t>
        </w:r>
      </w:ins>
      <w:ins w:id="8201" w:author="John Clevenger" w:date="2022-06-22T16:24:00Z">
        <w:r>
          <w:rPr>
            <w:color w:val="000000"/>
          </w:rPr>
          <w:t xml:space="preserve"> does, for each problem description found under the specified folder, is</w:t>
        </w:r>
      </w:ins>
      <w:ins w:id="8202" w:author="John Clevenger" w:date="2022-06-22T16:25:00Z">
        <w:r>
          <w:rPr>
            <w:color w:val="000000"/>
          </w:rPr>
          <w:t xml:space="preserve"> </w:t>
        </w:r>
      </w:ins>
      <w:ins w:id="8203" w:author="John Clevenger" w:date="2022-06-22T16:42:00Z">
        <w:r w:rsidR="00271329">
          <w:rPr>
            <w:color w:val="000000"/>
          </w:rPr>
          <w:t>to</w:t>
        </w:r>
      </w:ins>
      <w:ins w:id="8204" w:author="John Clevenger" w:date="2022-06-22T16:25:00Z">
        <w:r>
          <w:rPr>
            <w:color w:val="000000"/>
          </w:rPr>
          <w:t xml:space="preserve"> cop</w:t>
        </w:r>
      </w:ins>
      <w:ins w:id="8205" w:author="John Clevenger" w:date="2022-06-22T16:42:00Z">
        <w:r w:rsidR="00271329">
          <w:rPr>
            <w:color w:val="000000"/>
          </w:rPr>
          <w:t>y</w:t>
        </w:r>
      </w:ins>
      <w:ins w:id="8206" w:author="John Clevenger" w:date="2022-06-22T16:25:00Z">
        <w:r>
          <w:rPr>
            <w:color w:val="000000"/>
          </w:rPr>
          <w:t xml:space="preserve"> the data </w:t>
        </w:r>
      </w:ins>
      <w:ins w:id="8207" w:author="John Clevenger" w:date="2022-06-22T16:26:00Z">
        <w:r>
          <w:rPr>
            <w:color w:val="000000"/>
          </w:rPr>
          <w:t>(</w:t>
        </w:r>
        <w:r w:rsidRPr="0064676F">
          <w:rPr>
            <w:rFonts w:ascii="Courier New" w:hAnsi="Courier New" w:cs="Courier New"/>
            <w:b/>
            <w:bCs/>
            <w:color w:val="000000"/>
            <w:sz w:val="22"/>
            <w:szCs w:val="22"/>
            <w:rPrChange w:id="8208" w:author="John Clevenger" w:date="2022-06-22T16:26:00Z">
              <w:rPr>
                <w:color w:val="000000"/>
              </w:rPr>
            </w:rPrChange>
          </w:rPr>
          <w:t>.in</w:t>
        </w:r>
        <w:r>
          <w:rPr>
            <w:color w:val="000000"/>
          </w:rPr>
          <w:t xml:space="preserve">) </w:t>
        </w:r>
      </w:ins>
      <w:ins w:id="8209" w:author="John Clevenger" w:date="2022-06-22T16:25:00Z">
        <w:r>
          <w:rPr>
            <w:color w:val="000000"/>
          </w:rPr>
          <w:t xml:space="preserve">and answer </w:t>
        </w:r>
      </w:ins>
      <w:ins w:id="8210" w:author="John Clevenger" w:date="2022-06-22T16:26:00Z">
        <w:r>
          <w:rPr>
            <w:color w:val="000000"/>
          </w:rPr>
          <w:t>(</w:t>
        </w:r>
        <w:r w:rsidRPr="0064676F">
          <w:rPr>
            <w:rFonts w:ascii="Courier New" w:hAnsi="Courier New" w:cs="Courier New"/>
            <w:b/>
            <w:bCs/>
            <w:color w:val="000000"/>
            <w:sz w:val="22"/>
            <w:szCs w:val="22"/>
            <w:rPrChange w:id="8211" w:author="John Clevenger" w:date="2022-06-22T16:26:00Z">
              <w:rPr>
                <w:color w:val="000000"/>
              </w:rPr>
            </w:rPrChange>
          </w:rPr>
          <w:t>.</w:t>
        </w:r>
        <w:proofErr w:type="spellStart"/>
        <w:r w:rsidRPr="0064676F">
          <w:rPr>
            <w:rFonts w:ascii="Courier New" w:hAnsi="Courier New" w:cs="Courier New"/>
            <w:b/>
            <w:bCs/>
            <w:color w:val="000000"/>
            <w:sz w:val="22"/>
            <w:szCs w:val="22"/>
            <w:rPrChange w:id="8212" w:author="John Clevenger" w:date="2022-06-22T16:26:00Z">
              <w:rPr>
                <w:color w:val="000000"/>
              </w:rPr>
            </w:rPrChange>
          </w:rPr>
          <w:t>ans</w:t>
        </w:r>
        <w:proofErr w:type="spellEnd"/>
        <w:r>
          <w:rPr>
            <w:color w:val="000000"/>
          </w:rPr>
          <w:t xml:space="preserve">) </w:t>
        </w:r>
      </w:ins>
      <w:ins w:id="8213" w:author="John Clevenger" w:date="2022-06-22T16:25:00Z">
        <w:r>
          <w:rPr>
            <w:color w:val="000000"/>
          </w:rPr>
          <w:t xml:space="preserve">files found under the </w:t>
        </w:r>
      </w:ins>
      <w:ins w:id="8214" w:author="John Clevenger" w:date="2022-06-22T16:26:00Z">
        <w:r w:rsidRPr="0064676F">
          <w:rPr>
            <w:rFonts w:ascii="Courier New" w:hAnsi="Courier New" w:cs="Courier New"/>
            <w:b/>
            <w:bCs/>
            <w:color w:val="000000"/>
            <w:sz w:val="22"/>
            <w:szCs w:val="22"/>
            <w:rPrChange w:id="8215" w:author="John Clevenger" w:date="2022-06-22T16:26:00Z">
              <w:rPr>
                <w:color w:val="000000"/>
              </w:rPr>
            </w:rPrChange>
          </w:rPr>
          <w:t>data/</w:t>
        </w:r>
      </w:ins>
      <w:ins w:id="8216" w:author="John Clevenger" w:date="2022-06-22T16:25:00Z">
        <w:r w:rsidRPr="0064676F">
          <w:rPr>
            <w:rFonts w:ascii="Courier New" w:hAnsi="Courier New" w:cs="Courier New"/>
            <w:b/>
            <w:bCs/>
            <w:color w:val="000000"/>
            <w:sz w:val="22"/>
            <w:szCs w:val="22"/>
            <w:rPrChange w:id="8217" w:author="John Clevenger" w:date="2022-06-22T16:26:00Z">
              <w:rPr>
                <w:color w:val="000000"/>
              </w:rPr>
            </w:rPrChange>
          </w:rPr>
          <w:t>sample</w:t>
        </w:r>
        <w:r>
          <w:rPr>
            <w:color w:val="000000"/>
          </w:rPr>
          <w:t xml:space="preserve"> fo</w:t>
        </w:r>
      </w:ins>
      <w:ins w:id="8218" w:author="John Clevenger" w:date="2022-06-22T16:26:00Z">
        <w:r>
          <w:rPr>
            <w:color w:val="000000"/>
          </w:rPr>
          <w:t xml:space="preserve">lder into the </w:t>
        </w:r>
        <w:r w:rsidRPr="00271329">
          <w:rPr>
            <w:rFonts w:ascii="Courier New" w:hAnsi="Courier New" w:cs="Courier New"/>
            <w:b/>
            <w:bCs/>
            <w:color w:val="000000"/>
            <w:sz w:val="22"/>
            <w:szCs w:val="22"/>
            <w:rPrChange w:id="8219" w:author="John Clevenger" w:date="2022-06-22T16:41:00Z">
              <w:rPr>
                <w:color w:val="000000"/>
              </w:rPr>
            </w:rPrChange>
          </w:rPr>
          <w:t>data/se</w:t>
        </w:r>
      </w:ins>
      <w:ins w:id="8220" w:author="John Clevenger" w:date="2022-06-22T16:27:00Z">
        <w:r w:rsidRPr="00271329">
          <w:rPr>
            <w:rFonts w:ascii="Courier New" w:hAnsi="Courier New" w:cs="Courier New"/>
            <w:b/>
            <w:bCs/>
            <w:color w:val="000000"/>
            <w:sz w:val="22"/>
            <w:szCs w:val="22"/>
            <w:rPrChange w:id="8221" w:author="John Clevenger" w:date="2022-06-22T16:41:00Z">
              <w:rPr>
                <w:color w:val="000000"/>
              </w:rPr>
            </w:rPrChange>
          </w:rPr>
          <w:t>cret</w:t>
        </w:r>
        <w:r>
          <w:rPr>
            <w:color w:val="000000"/>
          </w:rPr>
          <w:t xml:space="preserve"> folder.</w:t>
        </w:r>
      </w:ins>
      <w:ins w:id="8222" w:author="John Clevenger" w:date="2022-06-22T16:42:00Z">
        <w:r w:rsidR="00271329">
          <w:rPr>
            <w:color w:val="000000"/>
          </w:rPr>
          <w:t xml:space="preserve">  This results in a single folder, </w:t>
        </w:r>
        <w:r w:rsidR="00271329" w:rsidRPr="00271329">
          <w:rPr>
            <w:rFonts w:ascii="Courier New" w:hAnsi="Courier New" w:cs="Courier New"/>
            <w:b/>
            <w:bCs/>
            <w:color w:val="000000"/>
            <w:sz w:val="22"/>
            <w:szCs w:val="22"/>
            <w:rPrChange w:id="8223" w:author="John Clevenger" w:date="2022-06-22T16:43:00Z">
              <w:rPr>
                <w:color w:val="000000"/>
              </w:rPr>
            </w:rPrChange>
          </w:rPr>
          <w:t>data/secret</w:t>
        </w:r>
        <w:r w:rsidR="00271329">
          <w:rPr>
            <w:color w:val="000000"/>
          </w:rPr>
          <w:t>, containing all the data files</w:t>
        </w:r>
      </w:ins>
      <w:ins w:id="8224" w:author="John Clevenger" w:date="2022-06-22T16:43:00Z">
        <w:r w:rsidR="00271329">
          <w:rPr>
            <w:color w:val="000000"/>
          </w:rPr>
          <w:t xml:space="preserve"> – and this folder can then be used as the target </w:t>
        </w:r>
      </w:ins>
      <w:ins w:id="8225" w:author="John Clevenger" w:date="2022-06-22T16:51:00Z">
        <w:r w:rsidR="00006BB1">
          <w:rPr>
            <w:color w:val="000000"/>
          </w:rPr>
          <w:t xml:space="preserve">test data folder </w:t>
        </w:r>
      </w:ins>
      <w:ins w:id="8226" w:author="John Clevenger" w:date="2022-06-22T16:43:00Z">
        <w:r w:rsidR="00271329">
          <w:rPr>
            <w:color w:val="000000"/>
          </w:rPr>
          <w:t>for loading into PC</w:t>
        </w:r>
        <w:r w:rsidR="00271329" w:rsidRPr="00271329">
          <w:rPr>
            <w:color w:val="000000"/>
            <w:vertAlign w:val="superscript"/>
            <w:rPrChange w:id="8227" w:author="John Clevenger" w:date="2022-06-22T16:44:00Z">
              <w:rPr>
                <w:color w:val="000000"/>
              </w:rPr>
            </w:rPrChange>
          </w:rPr>
          <w:t>2</w:t>
        </w:r>
      </w:ins>
      <w:ins w:id="8228" w:author="John Clevenger" w:date="2022-06-22T16:51:00Z">
        <w:r w:rsidR="00006BB1">
          <w:rPr>
            <w:color w:val="000000"/>
          </w:rPr>
          <w:t xml:space="preserve"> via the </w:t>
        </w:r>
      </w:ins>
      <w:ins w:id="8229" w:author="John Clevenger" w:date="2022-06-22T16:52:00Z">
        <w:r w:rsidR="00006BB1" w:rsidRPr="00006BB1">
          <w:rPr>
            <w:rFonts w:ascii="Courier New" w:hAnsi="Courier New" w:cs="Courier New"/>
            <w:b/>
            <w:bCs/>
            <w:color w:val="000000"/>
            <w:sz w:val="22"/>
            <w:szCs w:val="22"/>
            <w:rPrChange w:id="8230" w:author="John Clevenger" w:date="2022-06-22T16:52:00Z">
              <w:rPr>
                <w:color w:val="000000"/>
              </w:rPr>
            </w:rPrChange>
          </w:rPr>
          <w:t>Test Data Files</w:t>
        </w:r>
        <w:r w:rsidR="00006BB1">
          <w:rPr>
            <w:color w:val="000000"/>
          </w:rPr>
          <w:t xml:space="preserve"> tab on the </w:t>
        </w:r>
      </w:ins>
      <w:ins w:id="8231" w:author="John Clevenger" w:date="2022-06-22T16:51:00Z">
        <w:r w:rsidR="00006BB1">
          <w:rPr>
            <w:color w:val="000000"/>
          </w:rPr>
          <w:t xml:space="preserve">Admin’s </w:t>
        </w:r>
        <w:r w:rsidR="00006BB1" w:rsidRPr="00006BB1">
          <w:rPr>
            <w:rFonts w:ascii="Courier New" w:hAnsi="Courier New" w:cs="Courier New"/>
            <w:b/>
            <w:bCs/>
            <w:color w:val="000000"/>
            <w:sz w:val="22"/>
            <w:szCs w:val="22"/>
            <w:rPrChange w:id="8232" w:author="John Clevenger" w:date="2022-06-22T16:52:00Z">
              <w:rPr>
                <w:color w:val="000000"/>
              </w:rPr>
            </w:rPrChange>
          </w:rPr>
          <w:t>Add/Edit Problem</w:t>
        </w:r>
        <w:r w:rsidR="00006BB1">
          <w:rPr>
            <w:color w:val="000000"/>
          </w:rPr>
          <w:t xml:space="preserve"> screen</w:t>
        </w:r>
      </w:ins>
      <w:ins w:id="8233" w:author="John Clevenger" w:date="2022-06-22T16:52:00Z">
        <w:r w:rsidR="00006BB1">
          <w:rPr>
            <w:color w:val="000000"/>
          </w:rPr>
          <w:t>.</w:t>
        </w:r>
      </w:ins>
    </w:p>
    <w:p w14:paraId="4D1A7290" w14:textId="4EB51511" w:rsidR="00006BB1" w:rsidRDefault="0064676F" w:rsidP="00A12E27">
      <w:pPr>
        <w:spacing w:before="240"/>
        <w:ind w:firstLine="540"/>
        <w:jc w:val="both"/>
        <w:rPr>
          <w:ins w:id="8234" w:author="John Clevenger" w:date="2022-06-22T16:49:00Z"/>
          <w:color w:val="000000"/>
        </w:rPr>
      </w:pPr>
      <w:ins w:id="8235" w:author="John Clevenger" w:date="2022-06-22T16:27:00Z">
        <w:r>
          <w:rPr>
            <w:color w:val="000000"/>
          </w:rPr>
          <w:t xml:space="preserve">  However, if </w:t>
        </w:r>
      </w:ins>
      <w:ins w:id="8236" w:author="John Clevenger" w:date="2022-06-22T16:43:00Z">
        <w:r w:rsidR="00271329">
          <w:rPr>
            <w:color w:val="000000"/>
          </w:rPr>
          <w:t>the above</w:t>
        </w:r>
      </w:ins>
      <w:ins w:id="8237" w:author="John Clevenger" w:date="2022-06-22T16:27:00Z">
        <w:r>
          <w:rPr>
            <w:color w:val="000000"/>
          </w:rPr>
          <w:t xml:space="preserve"> was just a straight copy</w:t>
        </w:r>
      </w:ins>
      <w:ins w:id="8238" w:author="John Clevenger" w:date="2022-06-22T16:52:00Z">
        <w:r w:rsidR="00006BB1">
          <w:rPr>
            <w:color w:val="000000"/>
          </w:rPr>
          <w:t xml:space="preserve"> of files from </w:t>
        </w:r>
        <w:r w:rsidR="00006BB1" w:rsidRPr="00006BB1">
          <w:rPr>
            <w:rFonts w:ascii="Courier New" w:hAnsi="Courier New" w:cs="Courier New"/>
            <w:b/>
            <w:bCs/>
            <w:color w:val="000000"/>
            <w:sz w:val="22"/>
            <w:szCs w:val="22"/>
            <w:rPrChange w:id="8239" w:author="John Clevenger" w:date="2022-06-22T16:52:00Z">
              <w:rPr>
                <w:color w:val="000000"/>
              </w:rPr>
            </w:rPrChange>
          </w:rPr>
          <w:t>data/sample</w:t>
        </w:r>
        <w:r w:rsidR="00006BB1">
          <w:rPr>
            <w:color w:val="000000"/>
          </w:rPr>
          <w:t xml:space="preserve"> to </w:t>
        </w:r>
        <w:r w:rsidR="00006BB1" w:rsidRPr="00006BB1">
          <w:rPr>
            <w:rFonts w:ascii="Courier New" w:hAnsi="Courier New" w:cs="Courier New"/>
            <w:b/>
            <w:bCs/>
            <w:color w:val="000000"/>
            <w:sz w:val="22"/>
            <w:szCs w:val="22"/>
            <w:rPrChange w:id="8240" w:author="John Clevenger" w:date="2022-06-22T16:52:00Z">
              <w:rPr>
                <w:color w:val="000000"/>
              </w:rPr>
            </w:rPrChange>
          </w:rPr>
          <w:t>data/secret</w:t>
        </w:r>
      </w:ins>
      <w:ins w:id="8241" w:author="John Clevenger" w:date="2022-06-22T16:27:00Z">
        <w:r>
          <w:rPr>
            <w:color w:val="000000"/>
          </w:rPr>
          <w:t xml:space="preserve">, </w:t>
        </w:r>
      </w:ins>
      <w:ins w:id="8242" w:author="John Clevenger" w:date="2022-06-22T16:41:00Z">
        <w:r w:rsidR="00271329">
          <w:rPr>
            <w:color w:val="000000"/>
          </w:rPr>
          <w:t>several</w:t>
        </w:r>
      </w:ins>
      <w:ins w:id="8243" w:author="John Clevenger" w:date="2022-06-22T16:27:00Z">
        <w:r>
          <w:rPr>
            <w:color w:val="000000"/>
          </w:rPr>
          <w:t xml:space="preserve"> problems could arise</w:t>
        </w:r>
      </w:ins>
      <w:ins w:id="8244" w:author="John Clevenger" w:date="2022-06-22T16:28:00Z">
        <w:r>
          <w:rPr>
            <w:color w:val="000000"/>
          </w:rPr>
          <w:t>.  F</w:t>
        </w:r>
      </w:ins>
      <w:ins w:id="8245" w:author="John Clevenger" w:date="2022-06-22T16:27:00Z">
        <w:r>
          <w:rPr>
            <w:color w:val="000000"/>
          </w:rPr>
          <w:t xml:space="preserve">irst, if there were already files in </w:t>
        </w:r>
      </w:ins>
      <w:ins w:id="8246" w:author="John Clevenger" w:date="2022-06-22T16:28:00Z">
        <w:r w:rsidRPr="00AE14BB">
          <w:rPr>
            <w:rFonts w:ascii="Courier New" w:hAnsi="Courier New" w:cs="Courier New"/>
            <w:b/>
            <w:bCs/>
            <w:color w:val="000000"/>
            <w:sz w:val="22"/>
            <w:szCs w:val="22"/>
            <w:rPrChange w:id="8247" w:author="John Clevenger" w:date="2022-06-22T16:45:00Z">
              <w:rPr>
                <w:color w:val="000000"/>
              </w:rPr>
            </w:rPrChange>
          </w:rPr>
          <w:t>data/secret</w:t>
        </w:r>
        <w:r>
          <w:rPr>
            <w:color w:val="000000"/>
          </w:rPr>
          <w:t xml:space="preserve"> with the same name as those being copied from </w:t>
        </w:r>
        <w:r w:rsidRPr="00AE14BB">
          <w:rPr>
            <w:rFonts w:ascii="Courier New" w:hAnsi="Courier New" w:cs="Courier New"/>
            <w:b/>
            <w:bCs/>
            <w:color w:val="000000"/>
            <w:sz w:val="22"/>
            <w:szCs w:val="22"/>
            <w:rPrChange w:id="8248" w:author="John Clevenger" w:date="2022-06-22T16:45:00Z">
              <w:rPr>
                <w:color w:val="000000"/>
              </w:rPr>
            </w:rPrChange>
          </w:rPr>
          <w:t>data/sample</w:t>
        </w:r>
        <w:r>
          <w:rPr>
            <w:color w:val="000000"/>
          </w:rPr>
          <w:t>, those files would be overwritten</w:t>
        </w:r>
      </w:ins>
      <w:ins w:id="8249" w:author="John Clevenger" w:date="2022-06-22T16:29:00Z">
        <w:r w:rsidR="0057250B">
          <w:rPr>
            <w:color w:val="000000"/>
          </w:rPr>
          <w:t xml:space="preserve">.  </w:t>
        </w:r>
      </w:ins>
    </w:p>
    <w:p w14:paraId="448D94CC" w14:textId="0872A797" w:rsidR="00076E2D" w:rsidRDefault="0057250B" w:rsidP="00A12E27">
      <w:pPr>
        <w:spacing w:before="240"/>
        <w:ind w:firstLine="540"/>
        <w:jc w:val="both"/>
        <w:rPr>
          <w:ins w:id="8250" w:author="John Clevenger" w:date="2022-06-22T16:34:00Z"/>
          <w:color w:val="000000"/>
        </w:rPr>
      </w:pPr>
      <w:ins w:id="8251" w:author="John Clevenger" w:date="2022-06-22T16:29:00Z">
        <w:r>
          <w:rPr>
            <w:color w:val="000000"/>
          </w:rPr>
          <w:t xml:space="preserve">Second, </w:t>
        </w:r>
      </w:ins>
      <w:ins w:id="8252" w:author="John Clevenger" w:date="2022-06-22T16:46:00Z">
        <w:r w:rsidR="00AE14BB">
          <w:rPr>
            <w:color w:val="000000"/>
          </w:rPr>
          <w:t xml:space="preserve">it is normally the intention that a CCS </w:t>
        </w:r>
      </w:ins>
      <w:ins w:id="8253" w:author="John Clevenger" w:date="2022-06-22T16:47:00Z">
        <w:r w:rsidR="00AE14BB">
          <w:rPr>
            <w:color w:val="000000"/>
          </w:rPr>
          <w:t xml:space="preserve">test each submission with both the </w:t>
        </w:r>
        <w:r w:rsidR="00AE14BB" w:rsidRPr="00AE14BB">
          <w:rPr>
            <w:rFonts w:ascii="Courier New" w:hAnsi="Courier New" w:cs="Courier New"/>
            <w:b/>
            <w:bCs/>
            <w:color w:val="000000"/>
            <w:sz w:val="22"/>
            <w:szCs w:val="22"/>
            <w:rPrChange w:id="8254" w:author="John Clevenger" w:date="2022-06-22T16:47:00Z">
              <w:rPr>
                <w:color w:val="000000"/>
              </w:rPr>
            </w:rPrChange>
          </w:rPr>
          <w:t>sample</w:t>
        </w:r>
        <w:r w:rsidR="00AE14BB">
          <w:rPr>
            <w:color w:val="000000"/>
          </w:rPr>
          <w:t xml:space="preserve"> </w:t>
        </w:r>
        <w:r w:rsidR="00AE14BB">
          <w:rPr>
            <w:i/>
            <w:iCs/>
            <w:color w:val="000000"/>
          </w:rPr>
          <w:t xml:space="preserve">and </w:t>
        </w:r>
        <w:r w:rsidR="00AE14BB">
          <w:rPr>
            <w:color w:val="000000"/>
          </w:rPr>
          <w:t xml:space="preserve">the </w:t>
        </w:r>
        <w:r w:rsidR="00AE14BB" w:rsidRPr="00AE14BB">
          <w:rPr>
            <w:rFonts w:ascii="Courier New" w:hAnsi="Courier New" w:cs="Courier New"/>
            <w:b/>
            <w:bCs/>
            <w:color w:val="000000"/>
            <w:sz w:val="22"/>
            <w:szCs w:val="22"/>
            <w:rPrChange w:id="8255" w:author="John Clevenger" w:date="2022-06-22T16:47:00Z">
              <w:rPr>
                <w:color w:val="000000"/>
              </w:rPr>
            </w:rPrChange>
          </w:rPr>
          <w:t>secret</w:t>
        </w:r>
        <w:r w:rsidR="00AE14BB">
          <w:rPr>
            <w:color w:val="000000"/>
          </w:rPr>
          <w:t xml:space="preserve"> data files</w:t>
        </w:r>
      </w:ins>
      <w:ins w:id="8256" w:author="John Clevenger" w:date="2022-06-22T16:49:00Z">
        <w:r w:rsidR="00006BB1">
          <w:rPr>
            <w:color w:val="000000"/>
          </w:rPr>
          <w:t>,</w:t>
        </w:r>
      </w:ins>
      <w:ins w:id="8257" w:author="John Clevenger" w:date="2022-06-22T16:48:00Z">
        <w:r w:rsidR="00AE14BB">
          <w:rPr>
            <w:color w:val="000000"/>
          </w:rPr>
          <w:t xml:space="preserve"> and further that it run the </w:t>
        </w:r>
        <w:r w:rsidR="00AE14BB" w:rsidRPr="00AE14BB">
          <w:rPr>
            <w:rFonts w:ascii="Courier New" w:hAnsi="Courier New" w:cs="Courier New"/>
            <w:b/>
            <w:bCs/>
            <w:color w:val="000000"/>
            <w:sz w:val="22"/>
            <w:szCs w:val="22"/>
            <w:rPrChange w:id="8258" w:author="John Clevenger" w:date="2022-06-22T16:49:00Z">
              <w:rPr>
                <w:color w:val="000000"/>
              </w:rPr>
            </w:rPrChange>
          </w:rPr>
          <w:t>sample</w:t>
        </w:r>
        <w:r w:rsidR="00AE14BB">
          <w:rPr>
            <w:color w:val="000000"/>
          </w:rPr>
          <w:t xml:space="preserve"> files first (i.e., before running against</w:t>
        </w:r>
      </w:ins>
      <w:ins w:id="8259" w:author="John Clevenger" w:date="2022-06-22T16:49:00Z">
        <w:r w:rsidR="00AE14BB">
          <w:rPr>
            <w:color w:val="000000"/>
          </w:rPr>
          <w:t xml:space="preserve"> any </w:t>
        </w:r>
        <w:r w:rsidR="00AE14BB" w:rsidRPr="00AE14BB">
          <w:rPr>
            <w:rFonts w:ascii="Courier New" w:hAnsi="Courier New" w:cs="Courier New"/>
            <w:b/>
            <w:bCs/>
            <w:color w:val="000000"/>
            <w:sz w:val="22"/>
            <w:szCs w:val="22"/>
            <w:rPrChange w:id="8260" w:author="John Clevenger" w:date="2022-06-22T16:49:00Z">
              <w:rPr>
                <w:color w:val="000000"/>
              </w:rPr>
            </w:rPrChange>
          </w:rPr>
          <w:t>secret</w:t>
        </w:r>
        <w:r w:rsidR="00AE14BB">
          <w:rPr>
            <w:color w:val="000000"/>
          </w:rPr>
          <w:t xml:space="preserve"> data files</w:t>
        </w:r>
        <w:r w:rsidR="00006BB1">
          <w:rPr>
            <w:color w:val="000000"/>
          </w:rPr>
          <w:t>)</w:t>
        </w:r>
      </w:ins>
      <w:ins w:id="8261" w:author="John Clevenger" w:date="2022-06-22T16:47:00Z">
        <w:r w:rsidR="00AE14BB">
          <w:rPr>
            <w:color w:val="000000"/>
          </w:rPr>
          <w:t xml:space="preserve">.  </w:t>
        </w:r>
      </w:ins>
      <w:ins w:id="8262" w:author="John Clevenger" w:date="2022-06-22T16:54:00Z">
        <w:r w:rsidR="00941397">
          <w:rPr>
            <w:color w:val="000000"/>
          </w:rPr>
          <w:t>In addition, t</w:t>
        </w:r>
      </w:ins>
      <w:ins w:id="8263" w:author="John Clevenger" w:date="2022-06-22T16:29:00Z">
        <w:r w:rsidR="00AE14BB">
          <w:rPr>
            <w:color w:val="000000"/>
          </w:rPr>
          <w:t xml:space="preserve">he </w:t>
        </w:r>
        <w:r>
          <w:rPr>
            <w:color w:val="000000"/>
          </w:rPr>
          <w:t xml:space="preserve">CLICS CCS specification (at </w:t>
        </w:r>
      </w:ins>
      <w:ins w:id="8264" w:author="John Clevenger" w:date="2022-06-22T16:32:00Z">
        <w:r>
          <w:rPr>
            <w:color w:val="000000"/>
          </w:rPr>
          <w:fldChar w:fldCharType="begin"/>
        </w:r>
        <w:r>
          <w:rPr>
            <w:color w:val="000000"/>
          </w:rPr>
          <w:instrText xml:space="preserve"> HYPERLINK "https://ccs-specs.icpc.io/master/ccs_system_requirements%23judging-with-multiple-input-files" </w:instrText>
        </w:r>
        <w:r>
          <w:rPr>
            <w:color w:val="000000"/>
          </w:rPr>
        </w:r>
        <w:r>
          <w:rPr>
            <w:color w:val="000000"/>
          </w:rPr>
          <w:fldChar w:fldCharType="separate"/>
        </w:r>
        <w:r w:rsidRPr="0057250B">
          <w:rPr>
            <w:rStyle w:val="Hyperlink"/>
          </w:rPr>
          <w:t>https://ccs-specs.icpc.io/master/ccs_system_requirements#judging-with-multiple-input-files</w:t>
        </w:r>
        <w:r>
          <w:rPr>
            <w:color w:val="000000"/>
          </w:rPr>
          <w:fldChar w:fldCharType="end"/>
        </w:r>
        <w:r>
          <w:rPr>
            <w:color w:val="000000"/>
          </w:rPr>
          <w:t>)</w:t>
        </w:r>
      </w:ins>
      <w:ins w:id="8265" w:author="John Clevenger" w:date="2022-06-22T16:33:00Z">
        <w:r>
          <w:rPr>
            <w:color w:val="000000"/>
          </w:rPr>
          <w:t xml:space="preserve"> requires that judgements be determined by the </w:t>
        </w:r>
        <w:r w:rsidRPr="00941397">
          <w:rPr>
            <w:i/>
            <w:iCs/>
            <w:color w:val="000000"/>
            <w:rPrChange w:id="8266" w:author="John Clevenger" w:date="2022-06-22T16:54:00Z">
              <w:rPr>
                <w:color w:val="000000"/>
              </w:rPr>
            </w:rPrChange>
          </w:rPr>
          <w:t>first</w:t>
        </w:r>
        <w:r>
          <w:rPr>
            <w:color w:val="000000"/>
          </w:rPr>
          <w:t xml:space="preserve"> failed test case file, </w:t>
        </w:r>
        <w:r>
          <w:rPr>
            <w:i/>
            <w:iCs/>
            <w:color w:val="000000"/>
          </w:rPr>
          <w:t>whe</w:t>
        </w:r>
      </w:ins>
      <w:ins w:id="8267" w:author="John Clevenger" w:date="2022-06-22T16:34:00Z">
        <w:r>
          <w:rPr>
            <w:i/>
            <w:iCs/>
            <w:color w:val="000000"/>
          </w:rPr>
          <w:t xml:space="preserve">n </w:t>
        </w:r>
      </w:ins>
      <w:ins w:id="8268" w:author="John Clevenger" w:date="2022-06-22T16:54:00Z">
        <w:r w:rsidR="00006BB1">
          <w:rPr>
            <w:i/>
            <w:iCs/>
            <w:color w:val="000000"/>
          </w:rPr>
          <w:t xml:space="preserve">the data files are </w:t>
        </w:r>
      </w:ins>
      <w:ins w:id="8269" w:author="John Clevenger" w:date="2022-06-22T16:34:00Z">
        <w:r>
          <w:rPr>
            <w:i/>
            <w:iCs/>
            <w:color w:val="000000"/>
          </w:rPr>
          <w:t>processed in alphabetical order by filename</w:t>
        </w:r>
      </w:ins>
      <w:ins w:id="8270" w:author="John Clevenger" w:date="2022-06-22T16:47:00Z">
        <w:r w:rsidR="00AE14BB">
          <w:rPr>
            <w:color w:val="000000"/>
          </w:rPr>
          <w:t xml:space="preserve">. </w:t>
        </w:r>
      </w:ins>
      <w:ins w:id="8271" w:author="John Clevenger" w:date="2022-06-22T16:48:00Z">
        <w:r w:rsidR="00AE14BB">
          <w:rPr>
            <w:color w:val="000000"/>
          </w:rPr>
          <w:t xml:space="preserve"> However, </w:t>
        </w:r>
      </w:ins>
      <w:ins w:id="8272" w:author="John Clevenger" w:date="2022-06-22T16:45:00Z">
        <w:r w:rsidR="00AE14BB">
          <w:rPr>
            <w:color w:val="000000"/>
          </w:rPr>
          <w:t xml:space="preserve">there is nothing requiring judges to name </w:t>
        </w:r>
      </w:ins>
      <w:ins w:id="8273" w:author="John Clevenger" w:date="2022-06-22T16:48:00Z">
        <w:r w:rsidR="00AE14BB" w:rsidRPr="00006BB1">
          <w:rPr>
            <w:rFonts w:ascii="Courier New" w:hAnsi="Courier New" w:cs="Courier New"/>
            <w:b/>
            <w:bCs/>
            <w:color w:val="000000"/>
            <w:sz w:val="22"/>
            <w:szCs w:val="22"/>
            <w:rPrChange w:id="8274" w:author="John Clevenger" w:date="2022-06-22T16:50:00Z">
              <w:rPr>
                <w:color w:val="000000"/>
              </w:rPr>
            </w:rPrChange>
          </w:rPr>
          <w:t>sample</w:t>
        </w:r>
        <w:r w:rsidR="00AE14BB">
          <w:rPr>
            <w:color w:val="000000"/>
          </w:rPr>
          <w:t xml:space="preserve"> </w:t>
        </w:r>
      </w:ins>
      <w:ins w:id="8275" w:author="John Clevenger" w:date="2022-06-22T16:45:00Z">
        <w:r w:rsidR="00AE14BB">
          <w:rPr>
            <w:color w:val="000000"/>
          </w:rPr>
          <w:t>data</w:t>
        </w:r>
      </w:ins>
      <w:ins w:id="8276" w:author="John Clevenger" w:date="2022-06-22T16:46:00Z">
        <w:r w:rsidR="00AE14BB">
          <w:rPr>
            <w:color w:val="000000"/>
          </w:rPr>
          <w:t xml:space="preserve"> files </w:t>
        </w:r>
      </w:ins>
      <w:ins w:id="8277" w:author="John Clevenger" w:date="2022-06-22T16:48:00Z">
        <w:r w:rsidR="00AE14BB">
          <w:rPr>
            <w:color w:val="000000"/>
          </w:rPr>
          <w:t>such that they</w:t>
        </w:r>
      </w:ins>
      <w:ins w:id="8278" w:author="John Clevenger" w:date="2022-06-22T16:50:00Z">
        <w:r w:rsidR="00006BB1">
          <w:rPr>
            <w:color w:val="000000"/>
          </w:rPr>
          <w:t xml:space="preserve"> come alphabetically before any </w:t>
        </w:r>
        <w:r w:rsidR="00006BB1" w:rsidRPr="00006BB1">
          <w:rPr>
            <w:rFonts w:ascii="Courier New" w:hAnsi="Courier New" w:cs="Courier New"/>
            <w:b/>
            <w:bCs/>
            <w:color w:val="000000"/>
            <w:sz w:val="22"/>
            <w:szCs w:val="22"/>
            <w:rPrChange w:id="8279" w:author="John Clevenger" w:date="2022-06-22T16:50:00Z">
              <w:rPr>
                <w:color w:val="000000"/>
              </w:rPr>
            </w:rPrChange>
          </w:rPr>
          <w:t>secret</w:t>
        </w:r>
        <w:r w:rsidR="00006BB1">
          <w:rPr>
            <w:color w:val="000000"/>
          </w:rPr>
          <w:t xml:space="preserve"> data files.</w:t>
        </w:r>
      </w:ins>
      <w:ins w:id="8280" w:author="John Clevenger" w:date="2022-06-22T16:48:00Z">
        <w:r w:rsidR="00AE14BB">
          <w:rPr>
            <w:color w:val="000000"/>
          </w:rPr>
          <w:t xml:space="preserve"> </w:t>
        </w:r>
      </w:ins>
    </w:p>
    <w:p w14:paraId="104EBBA8" w14:textId="2F566B71" w:rsidR="00A35B94" w:rsidRDefault="00A35B94" w:rsidP="00A12E27">
      <w:pPr>
        <w:spacing w:before="240"/>
        <w:ind w:firstLine="540"/>
        <w:jc w:val="both"/>
        <w:rPr>
          <w:ins w:id="8281" w:author="John Clevenger" w:date="2022-06-22T16:56:00Z"/>
          <w:color w:val="000000"/>
        </w:rPr>
      </w:pPr>
      <w:ins w:id="8282" w:author="John Clevenger" w:date="2022-06-22T16:34:00Z">
        <w:r>
          <w:rPr>
            <w:color w:val="000000"/>
          </w:rPr>
          <w:t xml:space="preserve">To solve these problems, what the </w:t>
        </w:r>
        <w:proofErr w:type="spellStart"/>
        <w:r w:rsidRPr="00A35B94">
          <w:rPr>
            <w:rFonts w:ascii="Courier New" w:hAnsi="Courier New" w:cs="Courier New"/>
            <w:b/>
            <w:bCs/>
            <w:color w:val="000000"/>
            <w:sz w:val="22"/>
            <w:szCs w:val="22"/>
            <w:rPrChange w:id="8283" w:author="John Clevenger" w:date="2022-06-22T16:37:00Z">
              <w:rPr>
                <w:color w:val="000000"/>
              </w:rPr>
            </w:rPrChange>
          </w:rPr>
          <w:t>upjdf</w:t>
        </w:r>
        <w:proofErr w:type="spellEnd"/>
        <w:r>
          <w:rPr>
            <w:color w:val="000000"/>
          </w:rPr>
          <w:t xml:space="preserve"> tool </w:t>
        </w:r>
        <w:r w:rsidRPr="00941397">
          <w:rPr>
            <w:i/>
            <w:iCs/>
            <w:color w:val="000000"/>
            <w:rPrChange w:id="8284" w:author="John Clevenger" w:date="2022-06-22T16:55:00Z">
              <w:rPr>
                <w:color w:val="000000"/>
              </w:rPr>
            </w:rPrChange>
          </w:rPr>
          <w:t>actually</w:t>
        </w:r>
        <w:r>
          <w:rPr>
            <w:color w:val="000000"/>
          </w:rPr>
          <w:t xml:space="preserve"> does is </w:t>
        </w:r>
      </w:ins>
      <w:ins w:id="8285" w:author="John Clevenger" w:date="2022-06-22T16:38:00Z">
        <w:r>
          <w:rPr>
            <w:color w:val="000000"/>
          </w:rPr>
          <w:t xml:space="preserve">first </w:t>
        </w:r>
      </w:ins>
      <w:ins w:id="8286" w:author="John Clevenger" w:date="2022-06-22T16:34:00Z">
        <w:r>
          <w:rPr>
            <w:i/>
            <w:iCs/>
            <w:color w:val="000000"/>
          </w:rPr>
          <w:t xml:space="preserve">rename </w:t>
        </w:r>
        <w:r>
          <w:rPr>
            <w:color w:val="000000"/>
          </w:rPr>
          <w:t>each of the data files</w:t>
        </w:r>
      </w:ins>
      <w:ins w:id="8287" w:author="John Clevenger" w:date="2022-06-22T16:38:00Z">
        <w:r>
          <w:rPr>
            <w:color w:val="000000"/>
          </w:rPr>
          <w:t xml:space="preserve"> in </w:t>
        </w:r>
        <w:r w:rsidRPr="00A35B94">
          <w:rPr>
            <w:rFonts w:ascii="Courier New" w:hAnsi="Courier New" w:cs="Courier New"/>
            <w:b/>
            <w:bCs/>
            <w:color w:val="000000"/>
            <w:sz w:val="22"/>
            <w:szCs w:val="22"/>
            <w:rPrChange w:id="8288" w:author="John Clevenger" w:date="2022-06-22T16:39:00Z">
              <w:rPr>
                <w:color w:val="000000"/>
              </w:rPr>
            </w:rPrChange>
          </w:rPr>
          <w:t>data/</w:t>
        </w:r>
      </w:ins>
      <w:ins w:id="8289" w:author="John Clevenger" w:date="2022-06-22T16:36:00Z">
        <w:r w:rsidRPr="00A35B94">
          <w:rPr>
            <w:rFonts w:ascii="Courier New" w:hAnsi="Courier New" w:cs="Courier New"/>
            <w:b/>
            <w:bCs/>
            <w:color w:val="000000"/>
            <w:sz w:val="22"/>
            <w:szCs w:val="22"/>
            <w:rPrChange w:id="8290" w:author="John Clevenger" w:date="2022-06-22T16:37:00Z">
              <w:rPr>
                <w:color w:val="000000"/>
              </w:rPr>
            </w:rPrChange>
          </w:rPr>
          <w:t>secret</w:t>
        </w:r>
        <w:r>
          <w:rPr>
            <w:color w:val="000000"/>
          </w:rPr>
          <w:t xml:space="preserve"> </w:t>
        </w:r>
      </w:ins>
      <w:ins w:id="8291" w:author="John Clevenger" w:date="2022-06-22T16:39:00Z">
        <w:r>
          <w:rPr>
            <w:color w:val="000000"/>
          </w:rPr>
          <w:t xml:space="preserve">by prepending </w:t>
        </w:r>
      </w:ins>
      <w:ins w:id="8292" w:author="John Clevenger" w:date="2022-06-22T16:36:00Z">
        <w:r>
          <w:rPr>
            <w:color w:val="000000"/>
          </w:rPr>
          <w:t>“</w:t>
        </w:r>
        <w:r w:rsidRPr="00A35B94">
          <w:rPr>
            <w:rFonts w:ascii="Courier New" w:hAnsi="Courier New" w:cs="Courier New"/>
            <w:b/>
            <w:bCs/>
            <w:color w:val="000000"/>
            <w:sz w:val="22"/>
            <w:szCs w:val="22"/>
            <w:rPrChange w:id="8293" w:author="John Clevenger" w:date="2022-06-22T16:37:00Z">
              <w:rPr>
                <w:color w:val="000000"/>
              </w:rPr>
            </w:rPrChange>
          </w:rPr>
          <w:t>secret__</w:t>
        </w:r>
        <w:r>
          <w:rPr>
            <w:color w:val="000000"/>
          </w:rPr>
          <w:t>”</w:t>
        </w:r>
      </w:ins>
      <w:ins w:id="8294" w:author="John Clevenger" w:date="2022-06-22T16:39:00Z">
        <w:r>
          <w:rPr>
            <w:color w:val="000000"/>
          </w:rPr>
          <w:t xml:space="preserve"> to the file name</w:t>
        </w:r>
      </w:ins>
      <w:ins w:id="8295" w:author="John Clevenger" w:date="2022-06-22T16:37:00Z">
        <w:r>
          <w:rPr>
            <w:color w:val="000000"/>
          </w:rPr>
          <w:t xml:space="preserve">.  </w:t>
        </w:r>
      </w:ins>
      <w:ins w:id="8296" w:author="John Clevenger" w:date="2022-06-22T16:39:00Z">
        <w:r w:rsidR="00271329">
          <w:rPr>
            <w:color w:val="000000"/>
          </w:rPr>
          <w:t xml:space="preserve">It then </w:t>
        </w:r>
        <w:r w:rsidR="00271329">
          <w:rPr>
            <w:i/>
            <w:iCs/>
            <w:color w:val="000000"/>
          </w:rPr>
          <w:t xml:space="preserve">copies </w:t>
        </w:r>
        <w:r w:rsidR="00271329">
          <w:rPr>
            <w:color w:val="000000"/>
          </w:rPr>
          <w:t xml:space="preserve">each of the data files </w:t>
        </w:r>
        <w:r w:rsidR="00271329" w:rsidRPr="00941397">
          <w:rPr>
            <w:rFonts w:ascii="Courier New" w:hAnsi="Courier New" w:cs="Courier New"/>
            <w:b/>
            <w:bCs/>
            <w:color w:val="000000"/>
            <w:sz w:val="22"/>
            <w:szCs w:val="22"/>
            <w:rPrChange w:id="8297" w:author="John Clevenger" w:date="2022-06-22T16:55:00Z">
              <w:rPr>
                <w:color w:val="000000"/>
              </w:rPr>
            </w:rPrChange>
          </w:rPr>
          <w:t>data/sample</w:t>
        </w:r>
        <w:r w:rsidR="00271329">
          <w:rPr>
            <w:color w:val="000000"/>
          </w:rPr>
          <w:t xml:space="preserve"> to </w:t>
        </w:r>
        <w:r w:rsidR="00271329" w:rsidRPr="00941397">
          <w:rPr>
            <w:rFonts w:ascii="Courier New" w:hAnsi="Courier New" w:cs="Courier New"/>
            <w:b/>
            <w:bCs/>
            <w:color w:val="000000"/>
            <w:sz w:val="22"/>
            <w:szCs w:val="22"/>
            <w:rPrChange w:id="8298" w:author="John Clevenger" w:date="2022-06-22T16:55:00Z">
              <w:rPr>
                <w:color w:val="000000"/>
              </w:rPr>
            </w:rPrChange>
          </w:rPr>
          <w:t>data/secret</w:t>
        </w:r>
        <w:r w:rsidR="00271329">
          <w:rPr>
            <w:color w:val="000000"/>
          </w:rPr>
          <w:t>, p</w:t>
        </w:r>
      </w:ins>
      <w:ins w:id="8299" w:author="John Clevenger" w:date="2022-06-22T16:40:00Z">
        <w:r w:rsidR="00271329">
          <w:rPr>
            <w:color w:val="000000"/>
          </w:rPr>
          <w:t>repending “</w:t>
        </w:r>
        <w:r w:rsidR="00271329" w:rsidRPr="00941397">
          <w:rPr>
            <w:rFonts w:ascii="Courier New" w:hAnsi="Courier New" w:cs="Courier New"/>
            <w:b/>
            <w:bCs/>
            <w:color w:val="000000"/>
            <w:sz w:val="22"/>
            <w:szCs w:val="22"/>
            <w:rPrChange w:id="8300" w:author="John Clevenger" w:date="2022-06-22T16:55:00Z">
              <w:rPr>
                <w:color w:val="000000"/>
              </w:rPr>
            </w:rPrChange>
          </w:rPr>
          <w:t>sample__</w:t>
        </w:r>
        <w:r w:rsidR="00271329">
          <w:rPr>
            <w:color w:val="000000"/>
          </w:rPr>
          <w:t>” to the copied file name.  Since “sample” comes before “secret” alphabetically, and PC</w:t>
        </w:r>
        <w:r w:rsidR="00271329" w:rsidRPr="00941397">
          <w:rPr>
            <w:color w:val="000000"/>
            <w:vertAlign w:val="superscript"/>
            <w:rPrChange w:id="8301" w:author="John Clevenger" w:date="2022-06-22T16:56:00Z">
              <w:rPr>
                <w:color w:val="000000"/>
              </w:rPr>
            </w:rPrChange>
          </w:rPr>
          <w:t>2</w:t>
        </w:r>
        <w:r w:rsidR="00271329">
          <w:rPr>
            <w:color w:val="000000"/>
          </w:rPr>
          <w:t xml:space="preserve"> processes test data files in alphabetical order, this ensures that all sample data </w:t>
        </w:r>
      </w:ins>
      <w:ins w:id="8302" w:author="John Clevenger" w:date="2022-06-22T16:56:00Z">
        <w:r w:rsidR="00941397">
          <w:rPr>
            <w:color w:val="000000"/>
          </w:rPr>
          <w:t>files are executed before any secret data files.</w:t>
        </w:r>
      </w:ins>
    </w:p>
    <w:p w14:paraId="21649768" w14:textId="54346B13" w:rsidR="00941397" w:rsidRPr="00A35B94" w:rsidRDefault="00941397">
      <w:pPr>
        <w:spacing w:before="240"/>
        <w:ind w:firstLine="540"/>
        <w:jc w:val="both"/>
        <w:rPr>
          <w:ins w:id="8303" w:author="John Clevenger" w:date="2022-06-22T16:11:00Z"/>
          <w:color w:val="000000"/>
        </w:rPr>
        <w:pPrChange w:id="8304" w:author="John Clevenger" w:date="2022-06-22T16:24:00Z">
          <w:pPr>
            <w:spacing w:before="240"/>
            <w:jc w:val="both"/>
          </w:pPr>
        </w:pPrChange>
      </w:pPr>
      <w:ins w:id="8305" w:author="John Clevenger" w:date="2022-06-22T16:56:00Z">
        <w:r>
          <w:rPr>
            <w:color w:val="000000"/>
          </w:rPr>
          <w:t xml:space="preserve">Note that one side-effect of the above is that </w:t>
        </w:r>
      </w:ins>
      <w:ins w:id="8306" w:author="John Clevenger" w:date="2022-06-22T16:57:00Z">
        <w:r>
          <w:rPr>
            <w:color w:val="000000"/>
          </w:rPr>
          <w:t xml:space="preserve">the contents of the </w:t>
        </w:r>
        <w:r w:rsidRPr="00F46B4D">
          <w:rPr>
            <w:rFonts w:ascii="Courier New" w:hAnsi="Courier New" w:cs="Courier New"/>
            <w:b/>
            <w:bCs/>
            <w:color w:val="000000"/>
            <w:sz w:val="22"/>
            <w:szCs w:val="22"/>
            <w:rPrChange w:id="8307" w:author="John Clevenger" w:date="2022-06-22T17:00:00Z">
              <w:rPr>
                <w:color w:val="000000"/>
              </w:rPr>
            </w:rPrChange>
          </w:rPr>
          <w:t>data/secret</w:t>
        </w:r>
        <w:r>
          <w:rPr>
            <w:color w:val="000000"/>
          </w:rPr>
          <w:t xml:space="preserve"> folder in each problem </w:t>
        </w:r>
      </w:ins>
      <w:ins w:id="8308" w:author="John Clevenger" w:date="2022-06-22T17:00:00Z">
        <w:r w:rsidR="00F46B4D">
          <w:rPr>
            <w:color w:val="000000"/>
          </w:rPr>
          <w:t xml:space="preserve">folder </w:t>
        </w:r>
      </w:ins>
      <w:ins w:id="8309" w:author="John Clevenger" w:date="2022-06-22T16:57:00Z">
        <w:r>
          <w:rPr>
            <w:color w:val="000000"/>
          </w:rPr>
          <w:t>are modified.  If this is not desired, be sure to copy the files to some other location and then process those copies and load the re</w:t>
        </w:r>
      </w:ins>
      <w:ins w:id="8310" w:author="John Clevenger" w:date="2022-06-22T16:58:00Z">
        <w:r>
          <w:rPr>
            <w:color w:val="000000"/>
          </w:rPr>
          <w:t>sults into PC</w:t>
        </w:r>
        <w:r w:rsidRPr="00941397">
          <w:rPr>
            <w:color w:val="000000"/>
            <w:vertAlign w:val="superscript"/>
            <w:rPrChange w:id="8311" w:author="John Clevenger" w:date="2022-06-22T16:58:00Z">
              <w:rPr>
                <w:color w:val="000000"/>
              </w:rPr>
            </w:rPrChange>
          </w:rPr>
          <w:t>2</w:t>
        </w:r>
        <w:r>
          <w:rPr>
            <w:color w:val="000000"/>
          </w:rPr>
          <w:t xml:space="preserve"> from there.</w:t>
        </w:r>
      </w:ins>
    </w:p>
    <w:p w14:paraId="3906C84D" w14:textId="77777777" w:rsidR="00076E2D" w:rsidRDefault="00076E2D">
      <w:pPr>
        <w:spacing w:before="240"/>
        <w:jc w:val="both"/>
        <w:rPr>
          <w:ins w:id="8312" w:author="John Clevenger" w:date="2022-06-22T14:59:00Z"/>
          <w:color w:val="000000"/>
        </w:rPr>
        <w:pPrChange w:id="8313" w:author="John Clevenger" w:date="2022-06-22T16:10:00Z">
          <w:pPr>
            <w:spacing w:before="240"/>
            <w:ind w:firstLine="540"/>
            <w:jc w:val="both"/>
          </w:pPr>
        </w:pPrChange>
      </w:pPr>
    </w:p>
    <w:p w14:paraId="618B4935" w14:textId="77777777" w:rsidR="00F46B4D" w:rsidRDefault="00F46B4D" w:rsidP="00F46B4D">
      <w:pPr>
        <w:pStyle w:val="ListParagraph"/>
        <w:numPr>
          <w:ilvl w:val="0"/>
          <w:numId w:val="42"/>
        </w:numPr>
        <w:tabs>
          <w:tab w:val="clear" w:pos="1080"/>
          <w:tab w:val="num" w:pos="450"/>
        </w:tabs>
        <w:spacing w:before="360"/>
        <w:ind w:left="446"/>
        <w:jc w:val="both"/>
        <w:rPr>
          <w:ins w:id="8314" w:author="John Clevenger" w:date="2022-06-22T17:01:00Z"/>
          <w:b/>
          <w:bCs/>
          <w:color w:val="000000"/>
        </w:rPr>
      </w:pPr>
      <w:ins w:id="8315" w:author="John Clevenger" w:date="2022-06-22T17:00:00Z">
        <w:r>
          <w:rPr>
            <w:b/>
            <w:bCs/>
            <w:color w:val="000000"/>
          </w:rPr>
          <w:lastRenderedPageBreak/>
          <w:t xml:space="preserve">The </w:t>
        </w:r>
      </w:ins>
      <w:ins w:id="8316" w:author="John Clevenger" w:date="2022-06-22T17:01:00Z">
        <w:r>
          <w:rPr>
            <w:b/>
            <w:bCs/>
            <w:color w:val="000000"/>
          </w:rPr>
          <w:t>Password Generator</w:t>
        </w:r>
      </w:ins>
      <w:ins w:id="8317" w:author="John Clevenger" w:date="2022-06-22T17:00:00Z">
        <w:r>
          <w:rPr>
            <w:b/>
            <w:bCs/>
            <w:color w:val="000000"/>
          </w:rPr>
          <w:t xml:space="preserve"> (</w:t>
        </w:r>
      </w:ins>
      <w:ins w:id="8318" w:author="John Clevenger" w:date="2022-06-22T17:01:00Z">
        <w:r>
          <w:rPr>
            <w:b/>
            <w:bCs/>
            <w:color w:val="000000"/>
            <w:u w:val="single"/>
          </w:rPr>
          <w:t>gen</w:t>
        </w:r>
      </w:ins>
      <w:ins w:id="8319" w:author="John Clevenger" w:date="2022-06-22T17:00:00Z">
        <w:r>
          <w:rPr>
            <w:b/>
            <w:bCs/>
            <w:color w:val="000000"/>
            <w:u w:val="single"/>
          </w:rPr>
          <w:t>)</w:t>
        </w:r>
        <w:r>
          <w:rPr>
            <w:b/>
            <w:bCs/>
            <w:color w:val="000000"/>
          </w:rPr>
          <w:t xml:space="preserve"> Tool </w:t>
        </w:r>
      </w:ins>
    </w:p>
    <w:p w14:paraId="641E9C82" w14:textId="2C76B85B" w:rsidR="00F46B4D" w:rsidRPr="00F46B4D" w:rsidRDefault="00F46B4D">
      <w:pPr>
        <w:pStyle w:val="ListParagraph"/>
        <w:numPr>
          <w:ilvl w:val="1"/>
          <w:numId w:val="44"/>
        </w:numPr>
        <w:spacing w:before="240"/>
        <w:ind w:left="720"/>
        <w:jc w:val="both"/>
        <w:rPr>
          <w:ins w:id="8320" w:author="John Clevenger" w:date="2022-06-22T17:00:00Z"/>
          <w:b/>
          <w:bCs/>
          <w:color w:val="000000"/>
          <w:rPrChange w:id="8321" w:author="John Clevenger" w:date="2022-06-22T17:01:00Z">
            <w:rPr>
              <w:ins w:id="8322" w:author="John Clevenger" w:date="2022-06-22T17:00:00Z"/>
            </w:rPr>
          </w:rPrChange>
        </w:rPr>
        <w:pPrChange w:id="8323" w:author="John Clevenger" w:date="2022-06-22T17:41:00Z">
          <w:pPr>
            <w:pStyle w:val="ListParagraph"/>
            <w:numPr>
              <w:ilvl w:val="1"/>
              <w:numId w:val="43"/>
            </w:numPr>
            <w:spacing w:before="360"/>
            <w:ind w:left="1080" w:hanging="360"/>
            <w:jc w:val="both"/>
          </w:pPr>
        </w:pPrChange>
      </w:pPr>
      <w:ins w:id="8324" w:author="John Clevenger" w:date="2022-06-22T17:00:00Z">
        <w:r w:rsidRPr="00F46B4D">
          <w:rPr>
            <w:b/>
            <w:bCs/>
            <w:color w:val="000000"/>
            <w:rPrChange w:id="8325" w:author="John Clevenger" w:date="2022-06-22T17:01:00Z">
              <w:rPr/>
            </w:rPrChange>
          </w:rPr>
          <w:t>The Issue</w:t>
        </w:r>
      </w:ins>
    </w:p>
    <w:p w14:paraId="7C66FA84" w14:textId="6B87E84F" w:rsidR="00384A7A" w:rsidRDefault="00F46B4D">
      <w:pPr>
        <w:spacing w:before="120"/>
        <w:ind w:firstLine="547"/>
        <w:jc w:val="both"/>
        <w:rPr>
          <w:ins w:id="8326" w:author="John Clevenger" w:date="2022-06-22T17:10:00Z"/>
        </w:rPr>
        <w:pPrChange w:id="8327" w:author="John Clevenger" w:date="2022-06-22T17:41:00Z">
          <w:pPr>
            <w:spacing w:before="240"/>
            <w:ind w:firstLine="540"/>
            <w:jc w:val="both"/>
          </w:pPr>
        </w:pPrChange>
      </w:pPr>
      <w:ins w:id="8328" w:author="John Clevenger" w:date="2022-06-22T17:02:00Z">
        <w:r>
          <w:t>By default, PC</w:t>
        </w:r>
        <w:r w:rsidRPr="00F46B4D">
          <w:rPr>
            <w:vertAlign w:val="superscript"/>
            <w:rPrChange w:id="8329" w:author="John Clevenger" w:date="2022-06-22T17:03:00Z">
              <w:rPr/>
            </w:rPrChange>
          </w:rPr>
          <w:t>2</w:t>
        </w:r>
        <w:r>
          <w:t xml:space="preserve"> applies “joe passwords” to each account (“if the account name is joe, the password is also “joe</w:t>
        </w:r>
      </w:ins>
      <w:ins w:id="8330" w:author="John Clevenger" w:date="2022-06-22T17:03:00Z">
        <w:r>
          <w:t>”; the</w:t>
        </w:r>
      </w:ins>
      <w:ins w:id="8331" w:author="John Clevenger" w:date="2022-06-22T17:02:00Z">
        <w:r>
          <w:t xml:space="preserve"> </w:t>
        </w:r>
      </w:ins>
      <w:ins w:id="8332" w:author="John Clevenger" w:date="2022-06-22T17:03:00Z">
        <w:r>
          <w:t xml:space="preserve">default password for account “team3” is “team3”).  </w:t>
        </w:r>
      </w:ins>
      <w:ins w:id="8333" w:author="John Clevenger" w:date="2022-06-22T17:08:00Z">
        <w:r w:rsidR="005F1E2A">
          <w:t xml:space="preserve">The PC2 Admin does have a function to load different account data including </w:t>
        </w:r>
      </w:ins>
      <w:ins w:id="8334" w:author="John Clevenger" w:date="2022-06-22T17:09:00Z">
        <w:r w:rsidR="005F1E2A">
          <w:t xml:space="preserve">different passwords (see the </w:t>
        </w:r>
        <w:r w:rsidR="005F1E2A" w:rsidRPr="005F1E2A">
          <w:rPr>
            <w:b/>
            <w:bCs/>
            <w:rPrChange w:id="8335" w:author="John Clevenger" w:date="2022-06-22T17:10:00Z">
              <w:rPr/>
            </w:rPrChange>
          </w:rPr>
          <w:t>Load Account Data</w:t>
        </w:r>
        <w:r w:rsidR="005F1E2A">
          <w:t xml:space="preserve"> section in the chap</w:t>
        </w:r>
      </w:ins>
      <w:ins w:id="8336" w:author="John Clevenger" w:date="2022-06-22T17:10:00Z">
        <w:r w:rsidR="005F1E2A">
          <w:t>t</w:t>
        </w:r>
      </w:ins>
      <w:ins w:id="8337" w:author="John Clevenger" w:date="2022-06-22T17:09:00Z">
        <w:r w:rsidR="005F1E2A">
          <w:t xml:space="preserve">er on </w:t>
        </w:r>
        <w:r w:rsidR="005F1E2A" w:rsidRPr="005F1E2A">
          <w:rPr>
            <w:b/>
            <w:bCs/>
            <w:rPrChange w:id="8338" w:author="John Clevenger" w:date="2022-06-22T17:10:00Z">
              <w:rPr/>
            </w:rPrChange>
          </w:rPr>
          <w:t>Interactive Contest Configuration</w:t>
        </w:r>
        <w:r w:rsidR="005F1E2A">
          <w:t>).  However, it is still necessary to come up with a set of pass</w:t>
        </w:r>
      </w:ins>
      <w:ins w:id="8339" w:author="John Clevenger" w:date="2022-06-22T17:10:00Z">
        <w:r w:rsidR="005F1E2A">
          <w:t>words to be used.</w:t>
        </w:r>
      </w:ins>
      <w:ins w:id="8340" w:author="John Clevenger" w:date="2022-06-22T17:08:00Z">
        <w:r w:rsidR="005F1E2A">
          <w:t xml:space="preserve"> </w:t>
        </w:r>
      </w:ins>
    </w:p>
    <w:p w14:paraId="7BFDC04B" w14:textId="5D42F0FB" w:rsidR="0090412F" w:rsidRPr="00CC4C3B" w:rsidRDefault="0090412F">
      <w:pPr>
        <w:pStyle w:val="ListParagraph"/>
        <w:numPr>
          <w:ilvl w:val="1"/>
          <w:numId w:val="44"/>
        </w:numPr>
        <w:spacing w:before="240"/>
        <w:ind w:left="720"/>
        <w:jc w:val="both"/>
        <w:rPr>
          <w:ins w:id="8341" w:author="John Clevenger" w:date="2022-06-22T17:10:00Z"/>
          <w:b/>
          <w:bCs/>
          <w:color w:val="000000"/>
        </w:rPr>
        <w:pPrChange w:id="8342" w:author="John Clevenger" w:date="2022-06-22T17:41:00Z">
          <w:pPr>
            <w:pStyle w:val="ListParagraph"/>
            <w:numPr>
              <w:ilvl w:val="1"/>
              <w:numId w:val="44"/>
            </w:numPr>
            <w:spacing w:before="360"/>
            <w:ind w:left="1080" w:hanging="360"/>
            <w:jc w:val="both"/>
          </w:pPr>
        </w:pPrChange>
      </w:pPr>
      <w:ins w:id="8343" w:author="John Clevenger" w:date="2022-06-22T17:10:00Z">
        <w:r w:rsidRPr="00CC4C3B">
          <w:rPr>
            <w:b/>
            <w:bCs/>
            <w:color w:val="000000"/>
          </w:rPr>
          <w:t xml:space="preserve">The </w:t>
        </w:r>
      </w:ins>
      <w:ins w:id="8344" w:author="John Clevenger" w:date="2022-06-22T17:11:00Z">
        <w:r>
          <w:rPr>
            <w:b/>
            <w:bCs/>
            <w:color w:val="000000"/>
          </w:rPr>
          <w:t>Solution</w:t>
        </w:r>
      </w:ins>
    </w:p>
    <w:p w14:paraId="57E81A54" w14:textId="4EA222C1" w:rsidR="0090412F" w:rsidRDefault="0090412F">
      <w:pPr>
        <w:spacing w:before="120"/>
        <w:ind w:firstLine="547"/>
        <w:jc w:val="both"/>
        <w:rPr>
          <w:ins w:id="8345" w:author="John Clevenger" w:date="2022-06-22T17:11:00Z"/>
        </w:rPr>
        <w:pPrChange w:id="8346" w:author="John Clevenger" w:date="2022-06-22T17:42:00Z">
          <w:pPr>
            <w:spacing w:before="240"/>
            <w:ind w:firstLine="540"/>
            <w:jc w:val="both"/>
          </w:pPr>
        </w:pPrChange>
      </w:pPr>
      <w:ins w:id="8347" w:author="John Clevenger" w:date="2022-06-22T17:11:00Z">
        <w:r>
          <w:t xml:space="preserve">The </w:t>
        </w:r>
        <w:r w:rsidRPr="0090412F">
          <w:rPr>
            <w:rFonts w:ascii="Courier New" w:hAnsi="Courier New" w:cs="Courier New"/>
            <w:b/>
            <w:bCs/>
            <w:color w:val="000000"/>
            <w:sz w:val="22"/>
            <w:szCs w:val="22"/>
            <w:rPrChange w:id="8348" w:author="John Clevenger" w:date="2022-06-22T17:12:00Z">
              <w:rPr/>
            </w:rPrChange>
          </w:rPr>
          <w:t>pc2tools</w:t>
        </w:r>
        <w:r>
          <w:t xml:space="preserve"> suite contains a tool which can be used to generate passwords.  To invoke this tool, use the command</w:t>
        </w:r>
      </w:ins>
    </w:p>
    <w:p w14:paraId="3D1C2220" w14:textId="65FC4735" w:rsidR="0090412F" w:rsidRDefault="0090412F">
      <w:pPr>
        <w:spacing w:before="120"/>
        <w:ind w:firstLine="547"/>
        <w:jc w:val="both"/>
        <w:rPr>
          <w:ins w:id="8349" w:author="John Clevenger" w:date="2022-06-22T17:13:00Z"/>
          <w:rFonts w:ascii="Courier New" w:hAnsi="Courier New" w:cs="Courier New"/>
          <w:b/>
          <w:bCs/>
          <w:color w:val="000000"/>
          <w:sz w:val="22"/>
          <w:szCs w:val="22"/>
        </w:rPr>
        <w:pPrChange w:id="8350" w:author="John Clevenger" w:date="2022-06-22T17:42:00Z">
          <w:pPr>
            <w:spacing w:before="240"/>
            <w:ind w:firstLine="540"/>
            <w:jc w:val="both"/>
          </w:pPr>
        </w:pPrChange>
      </w:pPr>
      <w:proofErr w:type="gramStart"/>
      <w:ins w:id="8351" w:author="John Clevenger" w:date="2022-06-22T17:11:00Z">
        <w:r w:rsidRPr="0090412F">
          <w:rPr>
            <w:rFonts w:ascii="Courier New" w:hAnsi="Courier New" w:cs="Courier New"/>
            <w:b/>
            <w:bCs/>
            <w:color w:val="000000"/>
            <w:sz w:val="22"/>
            <w:szCs w:val="22"/>
            <w:rPrChange w:id="8352" w:author="John Clevenger" w:date="2022-06-22T17:12:00Z">
              <w:rPr/>
            </w:rPrChange>
          </w:rPr>
          <w:t>./</w:t>
        </w:r>
        <w:proofErr w:type="gramEnd"/>
        <w:r w:rsidRPr="0090412F">
          <w:rPr>
            <w:rFonts w:ascii="Courier New" w:hAnsi="Courier New" w:cs="Courier New"/>
            <w:b/>
            <w:bCs/>
            <w:color w:val="000000"/>
            <w:sz w:val="22"/>
            <w:szCs w:val="22"/>
            <w:rPrChange w:id="8353" w:author="John Clevenger" w:date="2022-06-22T17:12:00Z">
              <w:rPr/>
            </w:rPrChange>
          </w:rPr>
          <w:t>bin/</w:t>
        </w:r>
      </w:ins>
      <w:ins w:id="8354" w:author="John Clevenger" w:date="2022-06-22T17:12:00Z">
        <w:r w:rsidRPr="0090412F">
          <w:rPr>
            <w:rFonts w:ascii="Courier New" w:hAnsi="Courier New" w:cs="Courier New"/>
            <w:b/>
            <w:bCs/>
            <w:color w:val="000000"/>
            <w:sz w:val="22"/>
            <w:szCs w:val="22"/>
            <w:rPrChange w:id="8355" w:author="John Clevenger" w:date="2022-06-22T17:12:00Z">
              <w:rPr/>
            </w:rPrChange>
          </w:rPr>
          <w:t xml:space="preserve">pc2tools </w:t>
        </w:r>
        <w:r>
          <w:rPr>
            <w:rFonts w:ascii="Courier New" w:hAnsi="Courier New" w:cs="Courier New"/>
            <w:b/>
            <w:bCs/>
            <w:color w:val="000000"/>
            <w:sz w:val="22"/>
            <w:szCs w:val="22"/>
          </w:rPr>
          <w:t>--gen  num   type  length</w:t>
        </w:r>
      </w:ins>
      <w:ins w:id="8356" w:author="John Clevenger" w:date="2022-06-22T17:13:00Z">
        <w:r>
          <w:rPr>
            <w:rFonts w:ascii="Courier New" w:hAnsi="Courier New" w:cs="Courier New"/>
            <w:b/>
            <w:bCs/>
            <w:color w:val="000000"/>
            <w:sz w:val="22"/>
            <w:szCs w:val="22"/>
          </w:rPr>
          <w:t xml:space="preserve">  prefix</w:t>
        </w:r>
      </w:ins>
    </w:p>
    <w:p w14:paraId="1A449DE3" w14:textId="1238C77F" w:rsidR="0090412F" w:rsidRDefault="0090412F">
      <w:pPr>
        <w:spacing w:before="120"/>
        <w:jc w:val="both"/>
        <w:rPr>
          <w:ins w:id="8357" w:author="John Clevenger" w:date="2022-06-22T17:13:00Z"/>
        </w:rPr>
        <w:pPrChange w:id="8358" w:author="John Clevenger" w:date="2022-06-22T17:42:00Z">
          <w:pPr>
            <w:spacing w:before="240"/>
            <w:jc w:val="both"/>
          </w:pPr>
        </w:pPrChange>
      </w:pPr>
      <w:proofErr w:type="gramStart"/>
      <w:ins w:id="8359" w:author="John Clevenger" w:date="2022-06-22T17:13:00Z">
        <w:r w:rsidRPr="0090412F">
          <w:t>where</w:t>
        </w:r>
        <w:proofErr w:type="gramEnd"/>
        <w:r w:rsidRPr="0090412F">
          <w:t xml:space="preserve"> </w:t>
        </w:r>
      </w:ins>
    </w:p>
    <w:p w14:paraId="274A191F" w14:textId="33FD4742" w:rsidR="0090412F" w:rsidRDefault="0090412F">
      <w:pPr>
        <w:spacing w:before="120"/>
        <w:ind w:firstLine="360"/>
        <w:jc w:val="both"/>
        <w:rPr>
          <w:ins w:id="8360" w:author="John Clevenger" w:date="2022-06-22T17:13:00Z"/>
        </w:rPr>
        <w:pPrChange w:id="8361" w:author="John Clevenger" w:date="2022-06-22T17:42:00Z">
          <w:pPr>
            <w:spacing w:before="240"/>
            <w:jc w:val="both"/>
          </w:pPr>
        </w:pPrChange>
      </w:pPr>
      <w:ins w:id="8362" w:author="John Clevenger" w:date="2022-06-22T17:13:00Z">
        <w:r>
          <w:tab/>
        </w:r>
        <w:proofErr w:type="gramStart"/>
        <w:r w:rsidRPr="0090412F">
          <w:rPr>
            <w:rFonts w:ascii="Courier New" w:hAnsi="Courier New" w:cs="Courier New"/>
            <w:b/>
            <w:bCs/>
            <w:color w:val="000000"/>
            <w:sz w:val="22"/>
            <w:szCs w:val="22"/>
            <w:rPrChange w:id="8363" w:author="John Clevenger" w:date="2022-06-22T17:15:00Z">
              <w:rPr/>
            </w:rPrChange>
          </w:rPr>
          <w:t>num</w:t>
        </w:r>
        <w:r>
          <w:t xml:space="preserve">  is</w:t>
        </w:r>
        <w:proofErr w:type="gramEnd"/>
        <w:r>
          <w:t xml:space="preserve"> the number of passwords to be generated;</w:t>
        </w:r>
      </w:ins>
    </w:p>
    <w:p w14:paraId="16A37EDA" w14:textId="7BFE40F9" w:rsidR="0090412F" w:rsidRDefault="0090412F">
      <w:pPr>
        <w:spacing w:before="120"/>
        <w:ind w:left="720" w:hanging="450"/>
        <w:jc w:val="both"/>
        <w:rPr>
          <w:ins w:id="8364" w:author="John Clevenger" w:date="2022-06-22T17:14:00Z"/>
        </w:rPr>
        <w:pPrChange w:id="8365" w:author="John Clevenger" w:date="2022-06-22T17:43:00Z">
          <w:pPr>
            <w:spacing w:before="240"/>
            <w:jc w:val="both"/>
          </w:pPr>
        </w:pPrChange>
      </w:pPr>
      <w:ins w:id="8366" w:author="John Clevenger" w:date="2022-06-22T17:13:00Z">
        <w:r>
          <w:tab/>
        </w:r>
        <w:r w:rsidRPr="0090412F">
          <w:rPr>
            <w:rFonts w:ascii="Courier New" w:hAnsi="Courier New" w:cs="Courier New"/>
            <w:b/>
            <w:bCs/>
            <w:color w:val="000000"/>
            <w:sz w:val="22"/>
            <w:szCs w:val="22"/>
            <w:rPrChange w:id="8367" w:author="John Clevenger" w:date="2022-06-22T17:15:00Z">
              <w:rPr/>
            </w:rPrChange>
          </w:rPr>
          <w:t>type</w:t>
        </w:r>
        <w:r>
          <w:t xml:space="preserve"> is the type of pas</w:t>
        </w:r>
      </w:ins>
      <w:ins w:id="8368" w:author="John Clevenger" w:date="2022-06-22T17:14:00Z">
        <w:r>
          <w:t xml:space="preserve">swords desired:  </w:t>
        </w:r>
        <w:r w:rsidRPr="0090412F">
          <w:rPr>
            <w:rFonts w:ascii="Courier New" w:hAnsi="Courier New" w:cs="Courier New"/>
            <w:b/>
            <w:bCs/>
            <w:color w:val="000000"/>
            <w:sz w:val="22"/>
            <w:szCs w:val="22"/>
            <w:rPrChange w:id="8369" w:author="John Clevenger" w:date="2022-06-22T17:16:00Z">
              <w:rPr/>
            </w:rPrChange>
          </w:rPr>
          <w:t>d</w:t>
        </w:r>
        <w:r>
          <w:t xml:space="preserve"> indicates “all digits”, </w:t>
        </w:r>
        <w:r w:rsidRPr="0090412F">
          <w:rPr>
            <w:rFonts w:ascii="Courier New" w:hAnsi="Courier New" w:cs="Courier New"/>
            <w:b/>
            <w:bCs/>
            <w:color w:val="000000"/>
            <w:sz w:val="22"/>
            <w:szCs w:val="22"/>
            <w:rPrChange w:id="8370" w:author="John Clevenger" w:date="2022-06-22T17:16:00Z">
              <w:rPr/>
            </w:rPrChange>
          </w:rPr>
          <w:t>j</w:t>
        </w:r>
        <w:r>
          <w:t xml:space="preserve"> indicates “joe”</w:t>
        </w:r>
      </w:ins>
      <w:ins w:id="8371" w:author="John Clevenger" w:date="2022-06-22T17:43:00Z">
        <w:r w:rsidR="001F1215">
          <w:t xml:space="preserve"> (</w:t>
        </w:r>
      </w:ins>
      <w:ins w:id="8372" w:author="John Clevenger" w:date="2022-06-22T17:14:00Z">
        <w:r>
          <w:t>the default is letters and digits</w:t>
        </w:r>
      </w:ins>
      <w:ins w:id="8373" w:author="John Clevenger" w:date="2022-06-22T17:43:00Z">
        <w:r w:rsidR="001F1215">
          <w:t>)</w:t>
        </w:r>
      </w:ins>
      <w:ins w:id="8374" w:author="John Clevenger" w:date="2022-06-22T17:14:00Z">
        <w:r>
          <w:t>;</w:t>
        </w:r>
      </w:ins>
    </w:p>
    <w:p w14:paraId="7C9FF8BD" w14:textId="23FD7D43" w:rsidR="0090412F" w:rsidRDefault="0090412F">
      <w:pPr>
        <w:spacing w:before="120"/>
        <w:ind w:firstLine="360"/>
        <w:jc w:val="both"/>
        <w:rPr>
          <w:ins w:id="8375" w:author="John Clevenger" w:date="2022-06-22T17:15:00Z"/>
        </w:rPr>
        <w:pPrChange w:id="8376" w:author="John Clevenger" w:date="2022-06-22T17:41:00Z">
          <w:pPr>
            <w:spacing w:before="240"/>
            <w:jc w:val="both"/>
          </w:pPr>
        </w:pPrChange>
      </w:pPr>
      <w:ins w:id="8377" w:author="John Clevenger" w:date="2022-06-22T17:14:00Z">
        <w:r>
          <w:tab/>
        </w:r>
      </w:ins>
      <w:ins w:id="8378" w:author="John Clevenger" w:date="2022-06-22T17:15:00Z">
        <w:r w:rsidRPr="009A1B03">
          <w:rPr>
            <w:rFonts w:ascii="Courier New" w:hAnsi="Courier New" w:cs="Courier New"/>
            <w:b/>
            <w:bCs/>
            <w:color w:val="000000"/>
            <w:sz w:val="22"/>
            <w:szCs w:val="22"/>
            <w:rPrChange w:id="8379" w:author="John Clevenger" w:date="2022-06-22T17:16:00Z">
              <w:rPr/>
            </w:rPrChange>
          </w:rPr>
          <w:t>length</w:t>
        </w:r>
        <w:r>
          <w:t xml:space="preserve"> is the desired password length (default is 8 characters);</w:t>
        </w:r>
      </w:ins>
      <w:ins w:id="8380" w:author="John Clevenger" w:date="2022-06-22T17:18:00Z">
        <w:r w:rsidR="009D1A69">
          <w:t xml:space="preserve"> and</w:t>
        </w:r>
      </w:ins>
    </w:p>
    <w:p w14:paraId="03946AA8" w14:textId="4FFF2C04" w:rsidR="0090412F" w:rsidRDefault="0090412F">
      <w:pPr>
        <w:spacing w:before="120"/>
        <w:ind w:firstLine="360"/>
        <w:jc w:val="both"/>
        <w:rPr>
          <w:ins w:id="8381" w:author="John Clevenger" w:date="2022-06-22T17:16:00Z"/>
        </w:rPr>
        <w:pPrChange w:id="8382" w:author="John Clevenger" w:date="2022-06-22T17:41:00Z">
          <w:pPr>
            <w:spacing w:before="240"/>
            <w:ind w:firstLine="540"/>
            <w:jc w:val="both"/>
          </w:pPr>
        </w:pPrChange>
      </w:pPr>
      <w:ins w:id="8383" w:author="John Clevenger" w:date="2022-06-22T17:15:00Z">
        <w:r>
          <w:tab/>
        </w:r>
        <w:r w:rsidRPr="009A1B03">
          <w:rPr>
            <w:rFonts w:ascii="Courier New" w:hAnsi="Courier New" w:cs="Courier New"/>
            <w:b/>
            <w:bCs/>
            <w:color w:val="000000"/>
            <w:sz w:val="22"/>
            <w:szCs w:val="22"/>
            <w:rPrChange w:id="8384" w:author="John Clevenger" w:date="2022-06-22T17:16:00Z">
              <w:rPr/>
            </w:rPrChange>
          </w:rPr>
          <w:t>prefix</w:t>
        </w:r>
        <w:r>
          <w:t xml:space="preserve"> is a string to be used as a prefix on all generated passwords.</w:t>
        </w:r>
      </w:ins>
    </w:p>
    <w:p w14:paraId="4087144E" w14:textId="0235950E" w:rsidR="0090412F" w:rsidRDefault="009A1B03">
      <w:pPr>
        <w:spacing w:before="120"/>
        <w:ind w:firstLine="360"/>
        <w:jc w:val="both"/>
        <w:rPr>
          <w:ins w:id="8385" w:author="John Clevenger" w:date="2022-06-22T17:18:00Z"/>
        </w:rPr>
        <w:pPrChange w:id="8386" w:author="John Clevenger" w:date="2022-06-22T17:41:00Z">
          <w:pPr>
            <w:spacing w:before="240"/>
            <w:jc w:val="both"/>
          </w:pPr>
        </w:pPrChange>
      </w:pPr>
      <w:ins w:id="8387" w:author="John Clevenger" w:date="2022-06-22T17:16:00Z">
        <w:r>
          <w:t xml:space="preserve">The </w:t>
        </w:r>
        <w:r w:rsidRPr="009A1B03">
          <w:rPr>
            <w:rFonts w:ascii="Courier New" w:hAnsi="Courier New" w:cs="Courier New"/>
            <w:b/>
            <w:bCs/>
            <w:color w:val="000000"/>
            <w:sz w:val="22"/>
            <w:szCs w:val="22"/>
            <w:rPrChange w:id="8388" w:author="John Clevenger" w:date="2022-06-22T17:17:00Z">
              <w:rPr/>
            </w:rPrChange>
          </w:rPr>
          <w:t>type</w:t>
        </w:r>
        <w:r>
          <w:t xml:space="preserve">, </w:t>
        </w:r>
        <w:r w:rsidRPr="009A1B03">
          <w:rPr>
            <w:rFonts w:ascii="Courier New" w:hAnsi="Courier New" w:cs="Courier New"/>
            <w:b/>
            <w:bCs/>
            <w:color w:val="000000"/>
            <w:sz w:val="22"/>
            <w:szCs w:val="22"/>
            <w:rPrChange w:id="8389" w:author="John Clevenger" w:date="2022-06-22T17:17:00Z">
              <w:rPr/>
            </w:rPrChange>
          </w:rPr>
          <w:t>length</w:t>
        </w:r>
        <w:r>
          <w:t xml:space="preserve">, and </w:t>
        </w:r>
        <w:r w:rsidRPr="009A1B03">
          <w:rPr>
            <w:rFonts w:ascii="Courier New" w:hAnsi="Courier New" w:cs="Courier New"/>
            <w:b/>
            <w:bCs/>
            <w:color w:val="000000"/>
            <w:sz w:val="22"/>
            <w:szCs w:val="22"/>
            <w:rPrChange w:id="8390" w:author="John Clevenger" w:date="2022-06-22T17:17:00Z">
              <w:rPr/>
            </w:rPrChange>
          </w:rPr>
          <w:t>prefix</w:t>
        </w:r>
        <w:r>
          <w:t xml:space="preserve"> fields should contain a dash (-) </w:t>
        </w:r>
      </w:ins>
      <w:ins w:id="8391" w:author="John Clevenger" w:date="2022-06-22T17:17:00Z">
        <w:r>
          <w:t>to indicate “use the default”.</w:t>
        </w:r>
      </w:ins>
    </w:p>
    <w:p w14:paraId="3700670D" w14:textId="44B79460" w:rsidR="009D1A69" w:rsidRDefault="00B3774A" w:rsidP="009D1A69">
      <w:pPr>
        <w:pStyle w:val="ListParagraph"/>
        <w:numPr>
          <w:ilvl w:val="0"/>
          <w:numId w:val="42"/>
        </w:numPr>
        <w:tabs>
          <w:tab w:val="clear" w:pos="1080"/>
          <w:tab w:val="num" w:pos="450"/>
        </w:tabs>
        <w:spacing w:before="360"/>
        <w:ind w:left="446"/>
        <w:jc w:val="both"/>
        <w:rPr>
          <w:ins w:id="8392" w:author="John Clevenger" w:date="2022-06-22T17:19:00Z"/>
          <w:b/>
          <w:bCs/>
          <w:color w:val="000000"/>
        </w:rPr>
      </w:pPr>
      <w:ins w:id="8393" w:author="John Clevenger" w:date="2022-06-22T17:24:00Z">
        <w:r>
          <w:rPr>
            <w:b/>
            <w:bCs/>
            <w:color w:val="000000"/>
          </w:rPr>
          <w:t>Additional Tools</w:t>
        </w:r>
      </w:ins>
    </w:p>
    <w:p w14:paraId="6B75F46B" w14:textId="2C78F965" w:rsidR="009D1A69" w:rsidRDefault="009D1A69" w:rsidP="009D1A69">
      <w:pPr>
        <w:spacing w:before="240"/>
        <w:ind w:firstLine="540"/>
        <w:jc w:val="both"/>
        <w:rPr>
          <w:ins w:id="8394" w:author="John Clevenger" w:date="2022-06-22T17:25:00Z"/>
        </w:rPr>
      </w:pPr>
      <w:ins w:id="8395" w:author="John Clevenger" w:date="2022-06-22T17:18:00Z">
        <w:r>
          <w:t xml:space="preserve">The </w:t>
        </w:r>
        <w:r w:rsidRPr="004F2944">
          <w:rPr>
            <w:rFonts w:ascii="Courier New" w:hAnsi="Courier New" w:cs="Courier New"/>
            <w:b/>
            <w:bCs/>
            <w:color w:val="000000"/>
            <w:sz w:val="22"/>
            <w:szCs w:val="22"/>
          </w:rPr>
          <w:t>pc2tools</w:t>
        </w:r>
        <w:r>
          <w:t xml:space="preserve"> suite contains </w:t>
        </w:r>
      </w:ins>
      <w:ins w:id="8396" w:author="John Clevenger" w:date="2022-06-22T17:33:00Z">
        <w:r w:rsidR="00271CD2">
          <w:t>several</w:t>
        </w:r>
      </w:ins>
      <w:ins w:id="8397" w:author="John Clevenger" w:date="2022-06-22T17:24:00Z">
        <w:r w:rsidR="00B3774A">
          <w:t xml:space="preserve"> additional</w:t>
        </w:r>
      </w:ins>
      <w:ins w:id="8398" w:author="John Clevenger" w:date="2022-06-22T17:18:00Z">
        <w:r>
          <w:t xml:space="preserve"> tool</w:t>
        </w:r>
      </w:ins>
      <w:ins w:id="8399" w:author="John Clevenger" w:date="2022-06-22T17:24:00Z">
        <w:r w:rsidR="00B3774A">
          <w:t>s</w:t>
        </w:r>
      </w:ins>
      <w:ins w:id="8400" w:author="John Clevenger" w:date="2022-06-22T17:18:00Z">
        <w:r>
          <w:t xml:space="preserve"> which can be used to </w:t>
        </w:r>
      </w:ins>
      <w:ins w:id="8401" w:author="John Clevenger" w:date="2022-06-22T17:24:00Z">
        <w:r w:rsidR="00B3774A">
          <w:t>perform various useful functions.  These inc</w:t>
        </w:r>
      </w:ins>
      <w:ins w:id="8402" w:author="John Clevenger" w:date="2022-06-22T17:25:00Z">
        <w:r w:rsidR="00B3774A">
          <w:t>lude:</w:t>
        </w:r>
      </w:ins>
    </w:p>
    <w:p w14:paraId="2C5772F7" w14:textId="753D4FB4" w:rsidR="00B3774A" w:rsidRDefault="00B3774A">
      <w:pPr>
        <w:pStyle w:val="ListParagraph"/>
        <w:numPr>
          <w:ilvl w:val="0"/>
          <w:numId w:val="47"/>
        </w:numPr>
        <w:spacing w:before="240"/>
        <w:ind w:left="720"/>
        <w:jc w:val="both"/>
        <w:rPr>
          <w:ins w:id="8403" w:author="John Clevenger" w:date="2022-06-22T17:26:00Z"/>
        </w:rPr>
        <w:pPrChange w:id="8404" w:author="John Clevenger" w:date="2022-06-22T17:33:00Z">
          <w:pPr>
            <w:pStyle w:val="ListParagraph"/>
            <w:numPr>
              <w:numId w:val="47"/>
            </w:numPr>
            <w:spacing w:before="240"/>
            <w:ind w:left="1260" w:hanging="360"/>
            <w:jc w:val="both"/>
          </w:pPr>
        </w:pPrChange>
      </w:pPr>
      <w:ins w:id="8405" w:author="John Clevenger" w:date="2022-06-22T17:25:00Z">
        <w:r>
          <w:t xml:space="preserve">The </w:t>
        </w:r>
        <w:proofErr w:type="spellStart"/>
        <w:r w:rsidRPr="00D62711">
          <w:rPr>
            <w:b/>
            <w:bCs/>
            <w:rPrChange w:id="8406" w:author="John Clevenger" w:date="2022-06-22T17:39:00Z">
              <w:rPr/>
            </w:rPrChange>
          </w:rPr>
          <w:t>PrintMergeFile</w:t>
        </w:r>
        <w:proofErr w:type="spellEnd"/>
        <w:r>
          <w:t xml:space="preserve"> (</w:t>
        </w:r>
        <w:r w:rsidRPr="00B3774A">
          <w:rPr>
            <w:rFonts w:ascii="Courier New" w:hAnsi="Courier New" w:cs="Courier New"/>
            <w:b/>
            <w:bCs/>
            <w:color w:val="000000"/>
            <w:sz w:val="22"/>
            <w:szCs w:val="22"/>
            <w:rPrChange w:id="8407" w:author="John Clevenger" w:date="2022-06-22T17:26:00Z">
              <w:rPr/>
            </w:rPrChange>
          </w:rPr>
          <w:t>--</w:t>
        </w:r>
        <w:proofErr w:type="spellStart"/>
        <w:r w:rsidRPr="00B3774A">
          <w:rPr>
            <w:rFonts w:ascii="Courier New" w:hAnsi="Courier New" w:cs="Courier New"/>
            <w:b/>
            <w:bCs/>
            <w:color w:val="000000"/>
            <w:sz w:val="22"/>
            <w:szCs w:val="22"/>
            <w:rPrChange w:id="8408" w:author="John Clevenger" w:date="2022-06-22T17:26:00Z">
              <w:rPr/>
            </w:rPrChange>
          </w:rPr>
          <w:t>mer</w:t>
        </w:r>
        <w:proofErr w:type="spellEnd"/>
        <w:r>
          <w:t>) tool, used to generate a “</w:t>
        </w:r>
        <w:proofErr w:type="spellStart"/>
        <w:r>
          <w:t>MailMerge</w:t>
        </w:r>
        <w:proofErr w:type="spellEnd"/>
        <w:r>
          <w:t>-type” file containing team login and password information</w:t>
        </w:r>
      </w:ins>
      <w:ins w:id="8409" w:author="John Clevenger" w:date="2022-06-22T17:26:00Z">
        <w:r>
          <w:t>;</w:t>
        </w:r>
      </w:ins>
    </w:p>
    <w:p w14:paraId="4C27B0A3" w14:textId="6F4BCA36" w:rsidR="00B3774A" w:rsidRDefault="00A3410A">
      <w:pPr>
        <w:pStyle w:val="ListParagraph"/>
        <w:numPr>
          <w:ilvl w:val="0"/>
          <w:numId w:val="47"/>
        </w:numPr>
        <w:spacing w:before="240"/>
        <w:ind w:left="720"/>
        <w:jc w:val="both"/>
        <w:rPr>
          <w:ins w:id="8410" w:author="John Clevenger" w:date="2022-06-22T17:30:00Z"/>
        </w:rPr>
        <w:pPrChange w:id="8411" w:author="John Clevenger" w:date="2022-06-22T17:33:00Z">
          <w:pPr>
            <w:pStyle w:val="ListParagraph"/>
            <w:numPr>
              <w:numId w:val="47"/>
            </w:numPr>
            <w:spacing w:before="240"/>
            <w:ind w:left="1260" w:hanging="360"/>
            <w:jc w:val="both"/>
          </w:pPr>
        </w:pPrChange>
      </w:pPr>
      <w:ins w:id="8412" w:author="John Clevenger" w:date="2022-06-22T17:26:00Z">
        <w:r>
          <w:t xml:space="preserve">The </w:t>
        </w:r>
      </w:ins>
      <w:proofErr w:type="spellStart"/>
      <w:ins w:id="8413" w:author="John Clevenger" w:date="2022-06-22T17:27:00Z">
        <w:r w:rsidRPr="00D62711">
          <w:rPr>
            <w:b/>
            <w:bCs/>
            <w:rPrChange w:id="8414" w:author="John Clevenger" w:date="2022-06-22T17:39:00Z">
              <w:rPr/>
            </w:rPrChange>
          </w:rPr>
          <w:t>SubmitRunsFromEventFeed</w:t>
        </w:r>
        <w:proofErr w:type="spellEnd"/>
        <w:r>
          <w:t xml:space="preserve"> (</w:t>
        </w:r>
        <w:r w:rsidRPr="00A3410A">
          <w:rPr>
            <w:rFonts w:ascii="Courier New" w:hAnsi="Courier New" w:cs="Courier New"/>
            <w:b/>
            <w:bCs/>
            <w:color w:val="000000"/>
            <w:sz w:val="22"/>
            <w:szCs w:val="22"/>
            <w:rPrChange w:id="8415" w:author="John Clevenger" w:date="2022-06-22T17:29:00Z">
              <w:rPr/>
            </w:rPrChange>
          </w:rPr>
          <w:t>--</w:t>
        </w:r>
        <w:proofErr w:type="spellStart"/>
        <w:r w:rsidRPr="00A3410A">
          <w:rPr>
            <w:rFonts w:ascii="Courier New" w:hAnsi="Courier New" w:cs="Courier New"/>
            <w:b/>
            <w:bCs/>
            <w:color w:val="000000"/>
            <w:sz w:val="22"/>
            <w:szCs w:val="22"/>
            <w:rPrChange w:id="8416" w:author="John Clevenger" w:date="2022-06-22T17:29:00Z">
              <w:rPr/>
            </w:rPrChange>
          </w:rPr>
          <w:t>sr</w:t>
        </w:r>
        <w:proofErr w:type="spellEnd"/>
        <w:r>
          <w:t>) tool, used to read a JSON</w:t>
        </w:r>
      </w:ins>
      <w:ins w:id="8417" w:author="John Clevenger" w:date="2022-06-22T17:29:00Z">
        <w:r>
          <w:t xml:space="preserve"> Event Feed file (such as one received from a Primary CCS when PC</w:t>
        </w:r>
        <w:r w:rsidRPr="00A3410A">
          <w:rPr>
            <w:vertAlign w:val="superscript"/>
            <w:rPrChange w:id="8418" w:author="John Clevenger" w:date="2022-06-22T17:29:00Z">
              <w:rPr/>
            </w:rPrChange>
          </w:rPr>
          <w:t>2</w:t>
        </w:r>
        <w:r>
          <w:t xml:space="preserve"> is running in “Shadow Mode”) and submit runs defined in the Event Feed to a PC</w:t>
        </w:r>
        <w:r w:rsidRPr="00A3410A">
          <w:rPr>
            <w:vertAlign w:val="superscript"/>
            <w:rPrChange w:id="8419" w:author="John Clevenger" w:date="2022-06-22T17:29:00Z">
              <w:rPr/>
            </w:rPrChange>
          </w:rPr>
          <w:t>2</w:t>
        </w:r>
        <w:r>
          <w:t xml:space="preserve"> Shadow system.</w:t>
        </w:r>
      </w:ins>
    </w:p>
    <w:p w14:paraId="776E4066" w14:textId="77777777" w:rsidR="00D62711" w:rsidRDefault="00271CD2" w:rsidP="0006546E">
      <w:pPr>
        <w:pStyle w:val="ListParagraph"/>
        <w:numPr>
          <w:ilvl w:val="0"/>
          <w:numId w:val="47"/>
        </w:numPr>
        <w:autoSpaceDE w:val="0"/>
        <w:autoSpaceDN w:val="0"/>
        <w:adjustRightInd w:val="0"/>
        <w:spacing w:before="240"/>
        <w:ind w:left="720" w:right="-277"/>
        <w:jc w:val="both"/>
        <w:rPr>
          <w:ins w:id="8420" w:author="John Clevenger" w:date="2022-06-22T17:38:00Z"/>
        </w:rPr>
      </w:pPr>
      <w:ins w:id="8421" w:author="John Clevenger" w:date="2022-06-22T17:31:00Z">
        <w:r>
          <w:t xml:space="preserve">The </w:t>
        </w:r>
        <w:proofErr w:type="spellStart"/>
        <w:r w:rsidRPr="00D62711">
          <w:rPr>
            <w:b/>
            <w:bCs/>
            <w:rPrChange w:id="8422" w:author="John Clevenger" w:date="2022-06-22T17:39:00Z">
              <w:rPr/>
            </w:rPrChange>
          </w:rPr>
          <w:t>CreateTeamsTSV</w:t>
        </w:r>
        <w:proofErr w:type="spellEnd"/>
        <w:r>
          <w:t xml:space="preserve"> (</w:t>
        </w:r>
        <w:r w:rsidRPr="00D62711">
          <w:rPr>
            <w:rFonts w:ascii="Courier New" w:hAnsi="Courier New" w:cs="Courier New"/>
            <w:b/>
            <w:bCs/>
            <w:color w:val="000000"/>
            <w:sz w:val="22"/>
            <w:szCs w:val="22"/>
            <w:rPrChange w:id="8423" w:author="John Clevenger" w:date="2022-06-22T17:38:00Z">
              <w:rPr/>
            </w:rPrChange>
          </w:rPr>
          <w:t>--</w:t>
        </w:r>
        <w:proofErr w:type="spellStart"/>
        <w:r w:rsidRPr="00D62711">
          <w:rPr>
            <w:rFonts w:ascii="Courier New" w:hAnsi="Courier New" w:cs="Courier New"/>
            <w:b/>
            <w:bCs/>
            <w:color w:val="000000"/>
            <w:sz w:val="22"/>
            <w:szCs w:val="22"/>
            <w:rPrChange w:id="8424" w:author="John Clevenger" w:date="2022-06-22T17:38:00Z">
              <w:rPr/>
            </w:rPrChange>
          </w:rPr>
          <w:t>ttsv</w:t>
        </w:r>
        <w:proofErr w:type="spellEnd"/>
        <w:r>
          <w:t>) too</w:t>
        </w:r>
      </w:ins>
      <w:ins w:id="8425" w:author="John Clevenger" w:date="2022-06-22T17:32:00Z">
        <w:r>
          <w:t>l</w:t>
        </w:r>
      </w:ins>
      <w:ins w:id="8426" w:author="John Clevenger" w:date="2022-06-22T17:31:00Z">
        <w:r>
          <w:t xml:space="preserve">, used to </w:t>
        </w:r>
      </w:ins>
      <w:ins w:id="8427" w:author="John Clevenger" w:date="2022-06-22T17:32:00Z">
        <w:r>
          <w:t xml:space="preserve">convert a CLICS </w:t>
        </w:r>
        <w:proofErr w:type="spellStart"/>
        <w:r w:rsidRPr="00D62711">
          <w:rPr>
            <w:rFonts w:ascii="Courier New" w:hAnsi="Courier New" w:cs="Courier New"/>
            <w:b/>
            <w:bCs/>
            <w:color w:val="000000"/>
            <w:sz w:val="22"/>
            <w:szCs w:val="22"/>
            <w:rPrChange w:id="8428" w:author="John Clevenger" w:date="2022-06-22T17:38:00Z">
              <w:rPr/>
            </w:rPrChange>
          </w:rPr>
          <w:t>teams.json</w:t>
        </w:r>
        <w:proofErr w:type="spellEnd"/>
        <w:r>
          <w:t xml:space="preserve"> file into a </w:t>
        </w:r>
        <w:proofErr w:type="spellStart"/>
        <w:r w:rsidRPr="00D62711">
          <w:rPr>
            <w:rFonts w:ascii="Courier New" w:hAnsi="Courier New" w:cs="Courier New"/>
            <w:b/>
            <w:bCs/>
            <w:color w:val="000000"/>
            <w:sz w:val="22"/>
            <w:szCs w:val="22"/>
            <w:rPrChange w:id="8429" w:author="John Clevenger" w:date="2022-06-22T17:38:00Z">
              <w:rPr/>
            </w:rPrChange>
          </w:rPr>
          <w:t>teams.tsv</w:t>
        </w:r>
        <w:proofErr w:type="spellEnd"/>
        <w:r>
          <w:t xml:space="preserve"> file which can be loaded into PC</w:t>
        </w:r>
        <w:r w:rsidRPr="00D62711">
          <w:rPr>
            <w:vertAlign w:val="superscript"/>
            <w:rPrChange w:id="8430" w:author="John Clevenger" w:date="2022-06-22T17:38:00Z">
              <w:rPr/>
            </w:rPrChange>
          </w:rPr>
          <w:t>2</w:t>
        </w:r>
        <w:r>
          <w:t>.</w:t>
        </w:r>
      </w:ins>
    </w:p>
    <w:p w14:paraId="067B8C62" w14:textId="77777777" w:rsidR="00D62711" w:rsidRDefault="00271CD2" w:rsidP="00D62711">
      <w:pPr>
        <w:pStyle w:val="ListParagraph"/>
        <w:numPr>
          <w:ilvl w:val="0"/>
          <w:numId w:val="47"/>
        </w:numPr>
        <w:autoSpaceDE w:val="0"/>
        <w:autoSpaceDN w:val="0"/>
        <w:adjustRightInd w:val="0"/>
        <w:spacing w:before="240"/>
        <w:ind w:left="720" w:right="533"/>
        <w:jc w:val="both"/>
        <w:rPr>
          <w:ins w:id="8431" w:author="John Clevenger" w:date="2022-06-22T17:41:00Z"/>
        </w:rPr>
      </w:pPr>
      <w:ins w:id="8432" w:author="John Clevenger" w:date="2022-06-22T17:34:00Z">
        <w:r>
          <w:t xml:space="preserve">Several </w:t>
        </w:r>
      </w:ins>
      <w:ins w:id="8433" w:author="John Clevenger" w:date="2022-06-22T17:35:00Z">
        <w:r>
          <w:t xml:space="preserve">forms of </w:t>
        </w:r>
        <w:proofErr w:type="spellStart"/>
        <w:r w:rsidRPr="00D62711">
          <w:rPr>
            <w:b/>
            <w:bCs/>
            <w:rPrChange w:id="8434" w:author="John Clevenger" w:date="2022-06-22T17:39:00Z">
              <w:rPr/>
            </w:rPrChange>
          </w:rPr>
          <w:t>ContestControl</w:t>
        </w:r>
        <w:proofErr w:type="spellEnd"/>
        <w:r>
          <w:t xml:space="preserve"> tools </w:t>
        </w:r>
        <w:r w:rsidRPr="00D62711">
          <w:rPr>
            <w:rFonts w:ascii="Courier New" w:hAnsi="Courier New" w:cs="Courier New"/>
            <w:b/>
            <w:bCs/>
            <w:color w:val="000000"/>
            <w:sz w:val="22"/>
            <w:szCs w:val="22"/>
            <w:rPrChange w:id="8435" w:author="John Clevenger" w:date="2022-06-22T17:38:00Z">
              <w:rPr/>
            </w:rPrChange>
          </w:rPr>
          <w:t>(</w:t>
        </w:r>
        <w:r w:rsidRPr="00D62711">
          <w:rPr>
            <w:rFonts w:ascii="Courier New" w:hAnsi="Courier New" w:cs="Courier New"/>
            <w:b/>
            <w:bCs/>
            <w:color w:val="000000"/>
            <w:sz w:val="22"/>
            <w:szCs w:val="22"/>
            <w:rPrChange w:id="8436"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8437" w:author="John Clevenger" w:date="2022-06-22T17:38:00Z">
              <w:rPr>
                <w:rFonts w:ascii="Consolas" w:hAnsi="Consolas" w:cs="Consolas"/>
                <w:color w:val="2A00FF"/>
                <w:sz w:val="20"/>
              </w:rPr>
            </w:rPrChange>
          </w:rPr>
          <w:t>startat</w:t>
        </w:r>
      </w:ins>
      <w:proofErr w:type="spellEnd"/>
      <w:ins w:id="8438" w:author="John Clevenger" w:date="2022-06-22T17:37:00Z">
        <w:r w:rsidR="00D62711">
          <w:t>,</w:t>
        </w:r>
      </w:ins>
      <w:ins w:id="8439" w:author="John Clevenger" w:date="2022-06-22T17:36:00Z">
        <w:r w:rsidRPr="00D62711">
          <w:rPr>
            <w:rFonts w:ascii="Courier New" w:hAnsi="Courier New" w:cs="Courier New"/>
            <w:b/>
            <w:bCs/>
            <w:color w:val="000000"/>
            <w:sz w:val="22"/>
            <w:szCs w:val="22"/>
            <w:rPrChange w:id="8440" w:author="John Clevenger" w:date="2022-06-22T17:38:00Z">
              <w:rPr>
                <w:rFonts w:ascii="Consolas" w:hAnsi="Consolas" w:cs="Consolas"/>
                <w:color w:val="2A00FF"/>
                <w:sz w:val="20"/>
              </w:rPr>
            </w:rPrChange>
          </w:rPr>
          <w:t xml:space="preserve"> </w:t>
        </w:r>
      </w:ins>
      <w:ins w:id="8441" w:author="John Clevenger" w:date="2022-06-22T17:35:00Z">
        <w:r w:rsidRPr="00D62711">
          <w:rPr>
            <w:rFonts w:ascii="Courier New" w:hAnsi="Courier New" w:cs="Courier New"/>
            <w:b/>
            <w:bCs/>
            <w:color w:val="000000"/>
            <w:sz w:val="22"/>
            <w:szCs w:val="22"/>
            <w:rPrChange w:id="8442"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8443" w:author="John Clevenger" w:date="2022-06-22T17:38:00Z">
              <w:rPr>
                <w:rFonts w:ascii="Consolas" w:hAnsi="Consolas" w:cs="Consolas"/>
                <w:color w:val="2A00FF"/>
                <w:sz w:val="20"/>
              </w:rPr>
            </w:rPrChange>
          </w:rPr>
          <w:t>startin</w:t>
        </w:r>
      </w:ins>
      <w:proofErr w:type="spellEnd"/>
      <w:ins w:id="8444" w:author="John Clevenger" w:date="2022-06-22T17:37:00Z">
        <w:r w:rsidR="00D62711">
          <w:t>,</w:t>
        </w:r>
      </w:ins>
      <w:ins w:id="8445" w:author="John Clevenger" w:date="2022-06-22T17:35:00Z">
        <w:r w:rsidRPr="00D62711">
          <w:rPr>
            <w:rFonts w:ascii="Courier New" w:hAnsi="Courier New" w:cs="Courier New"/>
            <w:b/>
            <w:bCs/>
            <w:color w:val="000000"/>
            <w:sz w:val="22"/>
            <w:szCs w:val="22"/>
            <w:rPrChange w:id="8446" w:author="John Clevenger" w:date="2022-06-22T17:38:00Z">
              <w:rPr>
                <w:rFonts w:ascii="Consolas" w:hAnsi="Consolas" w:cs="Consolas"/>
                <w:color w:val="2A00FF"/>
                <w:sz w:val="20"/>
              </w:rPr>
            </w:rPrChange>
          </w:rPr>
          <w:t xml:space="preserve"> --shutdown</w:t>
        </w:r>
      </w:ins>
      <w:ins w:id="8447" w:author="John Clevenger" w:date="2022-06-22T17:37:00Z">
        <w:r w:rsidR="00D62711">
          <w:t>,</w:t>
        </w:r>
      </w:ins>
      <w:ins w:id="8448" w:author="John Clevenger" w:date="2022-06-22T17:36:00Z">
        <w:r w:rsidR="00D62711" w:rsidRPr="00D62711">
          <w:rPr>
            <w:rFonts w:ascii="Courier New" w:hAnsi="Courier New" w:cs="Courier New"/>
            <w:b/>
            <w:bCs/>
            <w:color w:val="000000"/>
            <w:sz w:val="22"/>
            <w:szCs w:val="22"/>
            <w:rPrChange w:id="8449" w:author="John Clevenger" w:date="2022-06-22T17:38:00Z">
              <w:rPr>
                <w:rFonts w:ascii="Consolas" w:hAnsi="Consolas" w:cs="Consolas"/>
                <w:color w:val="2A00FF"/>
                <w:sz w:val="20"/>
              </w:rPr>
            </w:rPrChange>
          </w:rPr>
          <w:t xml:space="preserve"> </w:t>
        </w:r>
      </w:ins>
      <w:ins w:id="8450" w:author="John Clevenger" w:date="2022-06-22T17:35:00Z">
        <w:r w:rsidRPr="00D62711">
          <w:rPr>
            <w:rFonts w:ascii="Courier New" w:hAnsi="Courier New" w:cs="Courier New"/>
            <w:b/>
            <w:bCs/>
            <w:color w:val="000000"/>
            <w:sz w:val="22"/>
            <w:szCs w:val="22"/>
            <w:rPrChange w:id="8451"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8452" w:author="John Clevenger" w:date="2022-06-22T17:38:00Z">
              <w:rPr>
                <w:rFonts w:ascii="Consolas" w:hAnsi="Consolas" w:cs="Consolas"/>
                <w:color w:val="2A00FF"/>
                <w:sz w:val="20"/>
              </w:rPr>
            </w:rPrChange>
          </w:rPr>
          <w:t>startnow</w:t>
        </w:r>
      </w:ins>
      <w:proofErr w:type="spellEnd"/>
      <w:ins w:id="8453" w:author="John Clevenger" w:date="2022-06-22T17:38:00Z">
        <w:r w:rsidR="00D62711" w:rsidRPr="00D62711">
          <w:rPr>
            <w:rPrChange w:id="8454" w:author="John Clevenger" w:date="2022-06-22T17:38:00Z">
              <w:rPr>
                <w:rFonts w:ascii="Consolas" w:hAnsi="Consolas" w:cs="Consolas"/>
                <w:color w:val="2A00FF"/>
                <w:sz w:val="20"/>
              </w:rPr>
            </w:rPrChange>
          </w:rPr>
          <w:t>) which can be used for external management of a PC2 server.</w:t>
        </w:r>
      </w:ins>
    </w:p>
    <w:p w14:paraId="2CC54B9C" w14:textId="6168EA05" w:rsidR="00917410" w:rsidRDefault="00D62711">
      <w:pPr>
        <w:autoSpaceDE w:val="0"/>
        <w:autoSpaceDN w:val="0"/>
        <w:adjustRightInd w:val="0"/>
        <w:spacing w:before="240"/>
        <w:ind w:right="533"/>
        <w:jc w:val="both"/>
        <w:rPr>
          <w:ins w:id="8455" w:author="John Buck" w:date="2023-04-11T15:51:00Z"/>
        </w:rPr>
      </w:pPr>
      <w:ins w:id="8456" w:author="John Clevenger" w:date="2022-06-22T17:39:00Z">
        <w:r>
          <w:t xml:space="preserve">See the </w:t>
        </w:r>
        <w:r w:rsidRPr="001F1215">
          <w:rPr>
            <w:i/>
            <w:iCs/>
          </w:rPr>
          <w:t>usage</w:t>
        </w:r>
        <w:r>
          <w:t xml:space="preserve"> output from the pc2tools </w:t>
        </w:r>
        <w:r w:rsidRPr="001F1215">
          <w:rPr>
            <w:rFonts w:ascii="Courier New" w:hAnsi="Courier New" w:cs="Courier New"/>
            <w:b/>
            <w:bCs/>
            <w:color w:val="000000"/>
            <w:sz w:val="22"/>
            <w:szCs w:val="22"/>
            <w:rPrChange w:id="8457" w:author="John Clevenger" w:date="2022-06-22T17:43:00Z">
              <w:rPr/>
            </w:rPrChange>
          </w:rPr>
          <w:t>--help</w:t>
        </w:r>
        <w:r>
          <w:t xml:space="preserve"> </w:t>
        </w:r>
      </w:ins>
      <w:ins w:id="8458" w:author="John Clevenger" w:date="2022-06-22T17:40:00Z">
        <w:r>
          <w:t>argument for more information on these tools.</w:t>
        </w:r>
      </w:ins>
    </w:p>
    <w:p w14:paraId="10E6AFF7" w14:textId="77777777" w:rsidR="00917410" w:rsidRDefault="00917410">
      <w:pPr>
        <w:rPr>
          <w:ins w:id="8459" w:author="John Buck" w:date="2023-04-11T15:51:00Z"/>
        </w:rPr>
      </w:pPr>
      <w:ins w:id="8460" w:author="John Buck" w:date="2023-04-11T15:51:00Z">
        <w:r>
          <w:br w:type="page"/>
        </w:r>
      </w:ins>
    </w:p>
    <w:p w14:paraId="00155D39" w14:textId="40B686A2" w:rsidR="00917410" w:rsidRDefault="00917410" w:rsidP="00917410">
      <w:pPr>
        <w:pStyle w:val="Appendix"/>
        <w:rPr>
          <w:ins w:id="8461" w:author="John Buck" w:date="2023-04-11T15:51:00Z"/>
        </w:rPr>
      </w:pPr>
      <w:bookmarkStart w:id="8462" w:name="_Toc132121060"/>
      <w:ins w:id="8463" w:author="John Buck" w:date="2023-04-11T15:51:00Z">
        <w:r>
          <w:lastRenderedPageBreak/>
          <w:t xml:space="preserve">Appendix </w:t>
        </w:r>
      </w:ins>
      <w:ins w:id="8464" w:author="John Buck" w:date="2023-04-11T15:52:00Z">
        <w:r>
          <w:t>U</w:t>
        </w:r>
      </w:ins>
      <w:ins w:id="8465" w:author="John Buck" w:date="2023-04-11T15:51:00Z">
        <w:r>
          <w:t xml:space="preserve"> – </w:t>
        </w:r>
      </w:ins>
      <w:ins w:id="8466" w:author="John Buck" w:date="2023-04-11T15:52:00Z">
        <w:r>
          <w:t>Running in a Sandbox</w:t>
        </w:r>
      </w:ins>
      <w:bookmarkEnd w:id="8462"/>
    </w:p>
    <w:p w14:paraId="4EA604DC" w14:textId="77777777" w:rsidR="00917410" w:rsidRDefault="00917410" w:rsidP="00917410">
      <w:pPr>
        <w:pStyle w:val="ListParagraph"/>
        <w:numPr>
          <w:ilvl w:val="0"/>
          <w:numId w:val="48"/>
        </w:numPr>
        <w:spacing w:before="240"/>
        <w:jc w:val="both"/>
        <w:rPr>
          <w:ins w:id="8467" w:author="John Buck" w:date="2023-04-11T15:51:00Z"/>
          <w:b/>
          <w:bCs/>
          <w:color w:val="000000"/>
        </w:rPr>
      </w:pPr>
      <w:ins w:id="8468" w:author="John Buck" w:date="2023-04-11T15:51:00Z">
        <w:r>
          <w:rPr>
            <w:b/>
            <w:bCs/>
            <w:color w:val="000000"/>
          </w:rPr>
          <w:t>Overview</w:t>
        </w:r>
      </w:ins>
    </w:p>
    <w:p w14:paraId="24C2D4C2" w14:textId="3CD62E20" w:rsidR="00D62711" w:rsidRDefault="00917410" w:rsidP="00917410">
      <w:pPr>
        <w:autoSpaceDE w:val="0"/>
        <w:autoSpaceDN w:val="0"/>
        <w:adjustRightInd w:val="0"/>
        <w:spacing w:before="240"/>
        <w:ind w:right="533" w:firstLine="720"/>
        <w:jc w:val="both"/>
        <w:rPr>
          <w:ins w:id="8469" w:author="John Buck" w:date="2023-04-11T16:28:00Z"/>
          <w:color w:val="000000"/>
        </w:rPr>
      </w:pPr>
      <w:ins w:id="8470" w:author="John Buck" w:date="2023-04-11T15:56:00Z">
        <w:r>
          <w:rPr>
            <w:color w:val="000000"/>
          </w:rPr>
          <w:t xml:space="preserve">Starting with Version 9.9, </w:t>
        </w:r>
      </w:ins>
      <w:ins w:id="8471" w:author="John Buck" w:date="2023-04-11T15:51:00Z">
        <w:r>
          <w:rPr>
            <w:color w:val="000000"/>
          </w:rPr>
          <w:t>PC</w:t>
        </w:r>
        <w:r w:rsidRPr="00FB6179">
          <w:rPr>
            <w:color w:val="000000"/>
            <w:vertAlign w:val="superscript"/>
          </w:rPr>
          <w:t>2</w:t>
        </w:r>
        <w:r>
          <w:rPr>
            <w:color w:val="000000"/>
          </w:rPr>
          <w:t xml:space="preserve"> </w:t>
        </w:r>
      </w:ins>
      <w:ins w:id="8472" w:author="John Buck" w:date="2023-04-11T15:57:00Z">
        <w:r>
          <w:rPr>
            <w:color w:val="000000"/>
          </w:rPr>
          <w:t xml:space="preserve">supports running submissions in a controlled sandbox environment on Linux systems </w:t>
        </w:r>
        <w:r w:rsidRPr="00917410">
          <w:rPr>
            <w:i/>
            <w:iCs/>
            <w:color w:val="000000"/>
            <w:rPrChange w:id="8473" w:author="John Buck" w:date="2023-04-11T16:07:00Z">
              <w:rPr>
                <w:color w:val="000000"/>
              </w:rPr>
            </w:rPrChange>
          </w:rPr>
          <w:t xml:space="preserve">supporting </w:t>
        </w:r>
      </w:ins>
      <w:proofErr w:type="spellStart"/>
      <w:ins w:id="8474" w:author="John Buck" w:date="2023-04-11T16:04:00Z">
        <w:r w:rsidRPr="00917410">
          <w:rPr>
            <w:i/>
            <w:iCs/>
            <w:color w:val="000000"/>
            <w:rPrChange w:id="8475" w:author="John Buck" w:date="2023-04-11T16:07:00Z">
              <w:rPr>
                <w:color w:val="000000"/>
              </w:rPr>
            </w:rPrChange>
          </w:rPr>
          <w:t>cg</w:t>
        </w:r>
      </w:ins>
      <w:ins w:id="8476" w:author="John Buck" w:date="2023-04-11T15:57:00Z">
        <w:r w:rsidRPr="00917410">
          <w:rPr>
            <w:i/>
            <w:iCs/>
            <w:color w:val="000000"/>
            <w:rPrChange w:id="8477" w:author="John Buck" w:date="2023-04-11T16:07:00Z">
              <w:rPr>
                <w:color w:val="000000"/>
              </w:rPr>
            </w:rPrChange>
          </w:rPr>
          <w:t>roup</w:t>
        </w:r>
        <w:proofErr w:type="spellEnd"/>
        <w:r w:rsidRPr="00917410">
          <w:rPr>
            <w:i/>
            <w:iCs/>
            <w:color w:val="000000"/>
            <w:rPrChange w:id="8478" w:author="John Buck" w:date="2023-04-11T16:07:00Z">
              <w:rPr>
                <w:color w:val="000000"/>
              </w:rPr>
            </w:rPrChange>
          </w:rPr>
          <w:t xml:space="preserve"> </w:t>
        </w:r>
      </w:ins>
      <w:ins w:id="8479" w:author="John Buck" w:date="2023-04-11T16:07:00Z">
        <w:r w:rsidRPr="00917410">
          <w:rPr>
            <w:i/>
            <w:iCs/>
            <w:color w:val="000000"/>
            <w:rPrChange w:id="8480" w:author="John Buck" w:date="2023-04-11T16:07:00Z">
              <w:rPr>
                <w:color w:val="000000"/>
              </w:rPr>
            </w:rPrChange>
          </w:rPr>
          <w:t>v</w:t>
        </w:r>
      </w:ins>
      <w:ins w:id="8481" w:author="John Buck" w:date="2023-04-11T15:57:00Z">
        <w:r w:rsidRPr="00917410">
          <w:rPr>
            <w:i/>
            <w:iCs/>
            <w:color w:val="000000"/>
            <w:rPrChange w:id="8482" w:author="John Buck" w:date="2023-04-11T16:07:00Z">
              <w:rPr>
                <w:color w:val="000000"/>
              </w:rPr>
            </w:rPrChange>
          </w:rPr>
          <w:t>2</w:t>
        </w:r>
      </w:ins>
      <w:ins w:id="8483" w:author="John Buck" w:date="2023-04-11T15:58:00Z">
        <w:r>
          <w:rPr>
            <w:color w:val="000000"/>
          </w:rPr>
          <w:t>.  This gives PC</w:t>
        </w:r>
        <w:r w:rsidRPr="00917410">
          <w:rPr>
            <w:color w:val="000000"/>
            <w:vertAlign w:val="superscript"/>
            <w:rPrChange w:id="8484" w:author="John Buck" w:date="2023-04-11T16:03:00Z">
              <w:rPr>
                <w:color w:val="000000"/>
              </w:rPr>
            </w:rPrChange>
          </w:rPr>
          <w:t>2</w:t>
        </w:r>
        <w:r>
          <w:rPr>
            <w:color w:val="000000"/>
          </w:rPr>
          <w:t xml:space="preserve"> the ability to </w:t>
        </w:r>
      </w:ins>
      <w:ins w:id="8485" w:author="John Buck" w:date="2023-04-11T15:59:00Z">
        <w:r>
          <w:rPr>
            <w:color w:val="000000"/>
          </w:rPr>
          <w:t>limit memory usage</w:t>
        </w:r>
      </w:ins>
      <w:ins w:id="8486" w:author="John Buck" w:date="2023-04-21T13:46:00Z">
        <w:r w:rsidR="008E2241">
          <w:rPr>
            <w:color w:val="000000"/>
          </w:rPr>
          <w:t xml:space="preserve">, prevent </w:t>
        </w:r>
        <w:r w:rsidR="008E2241" w:rsidRPr="008E2241">
          <w:rPr>
            <w:i/>
            <w:iCs/>
            <w:color w:val="000000"/>
            <w:rPrChange w:id="8487" w:author="John Buck" w:date="2023-04-21T13:46:00Z">
              <w:rPr>
                <w:color w:val="000000"/>
              </w:rPr>
            </w:rPrChange>
          </w:rPr>
          <w:t>fork-</w:t>
        </w:r>
        <w:proofErr w:type="gramStart"/>
        <w:r w:rsidR="008E2241" w:rsidRPr="008E2241">
          <w:rPr>
            <w:i/>
            <w:iCs/>
            <w:color w:val="000000"/>
            <w:rPrChange w:id="8488" w:author="John Buck" w:date="2023-04-21T13:46:00Z">
              <w:rPr>
                <w:color w:val="000000"/>
              </w:rPr>
            </w:rPrChange>
          </w:rPr>
          <w:t>bombs</w:t>
        </w:r>
        <w:r w:rsidR="008E2241">
          <w:rPr>
            <w:color w:val="000000"/>
          </w:rPr>
          <w:t xml:space="preserve">, </w:t>
        </w:r>
      </w:ins>
      <w:ins w:id="8489" w:author="John Buck" w:date="2023-04-11T15:59:00Z">
        <w:r>
          <w:rPr>
            <w:color w:val="000000"/>
          </w:rPr>
          <w:t xml:space="preserve"> as</w:t>
        </w:r>
        <w:proofErr w:type="gramEnd"/>
        <w:r>
          <w:rPr>
            <w:color w:val="000000"/>
          </w:rPr>
          <w:t xml:space="preserve"> well as more accurately limit </w:t>
        </w:r>
      </w:ins>
      <w:ins w:id="8490" w:author="John Buck" w:date="2023-04-11T16:03:00Z">
        <w:r>
          <w:rPr>
            <w:color w:val="000000"/>
          </w:rPr>
          <w:t xml:space="preserve">and measure </w:t>
        </w:r>
      </w:ins>
      <w:ins w:id="8491" w:author="John Buck" w:date="2023-04-11T15:59:00Z">
        <w:r>
          <w:rPr>
            <w:color w:val="000000"/>
          </w:rPr>
          <w:t>CPU time</w:t>
        </w:r>
      </w:ins>
      <w:ins w:id="8492" w:author="John Buck" w:date="2023-04-11T16:03:00Z">
        <w:r>
          <w:rPr>
            <w:color w:val="000000"/>
          </w:rPr>
          <w:t>.</w:t>
        </w:r>
      </w:ins>
    </w:p>
    <w:p w14:paraId="3DC8E285" w14:textId="75E79A0B" w:rsidR="00D70F35" w:rsidRPr="00D70F35" w:rsidRDefault="00D70F35">
      <w:pPr>
        <w:pStyle w:val="ListParagraph"/>
        <w:numPr>
          <w:ilvl w:val="0"/>
          <w:numId w:val="48"/>
        </w:numPr>
        <w:spacing w:before="240"/>
        <w:jc w:val="both"/>
        <w:rPr>
          <w:ins w:id="8493" w:author="John Buck" w:date="2023-04-11T16:03:00Z"/>
          <w:b/>
          <w:bCs/>
          <w:color w:val="000000"/>
          <w:rPrChange w:id="8494" w:author="John Buck" w:date="2023-04-11T16:28:00Z">
            <w:rPr>
              <w:ins w:id="8495" w:author="John Buck" w:date="2023-04-11T16:03:00Z"/>
            </w:rPr>
          </w:rPrChange>
        </w:rPr>
        <w:pPrChange w:id="8496" w:author="John Buck" w:date="2023-04-11T16:28:00Z">
          <w:pPr>
            <w:autoSpaceDE w:val="0"/>
            <w:autoSpaceDN w:val="0"/>
            <w:adjustRightInd w:val="0"/>
            <w:spacing w:before="240"/>
            <w:ind w:right="533" w:firstLine="720"/>
            <w:jc w:val="both"/>
          </w:pPr>
        </w:pPrChange>
      </w:pPr>
      <w:proofErr w:type="spellStart"/>
      <w:ins w:id="8497" w:author="John Buck" w:date="2023-04-11T16:28:00Z">
        <w:r w:rsidRPr="00D70F35">
          <w:rPr>
            <w:b/>
            <w:bCs/>
            <w:color w:val="000000"/>
            <w:rPrChange w:id="8498" w:author="John Buck" w:date="2023-04-11T16:28:00Z">
              <w:rPr>
                <w:color w:val="000000"/>
              </w:rPr>
            </w:rPrChange>
          </w:rPr>
          <w:t>cgroup</w:t>
        </w:r>
        <w:proofErr w:type="spellEnd"/>
        <w:r w:rsidRPr="00D70F35">
          <w:rPr>
            <w:b/>
            <w:bCs/>
            <w:color w:val="000000"/>
            <w:rPrChange w:id="8499" w:author="John Buck" w:date="2023-04-11T16:28:00Z">
              <w:rPr>
                <w:color w:val="000000"/>
              </w:rPr>
            </w:rPrChange>
          </w:rPr>
          <w:t xml:space="preserve"> v2</w:t>
        </w:r>
      </w:ins>
    </w:p>
    <w:p w14:paraId="2F35996F" w14:textId="77777777" w:rsidR="00917410" w:rsidRDefault="00917410" w:rsidP="00917410">
      <w:pPr>
        <w:autoSpaceDE w:val="0"/>
        <w:autoSpaceDN w:val="0"/>
        <w:adjustRightInd w:val="0"/>
        <w:spacing w:before="240"/>
        <w:ind w:right="533" w:firstLine="720"/>
        <w:jc w:val="both"/>
        <w:rPr>
          <w:ins w:id="8500" w:author="John Buck" w:date="2023-04-11T16:15:00Z"/>
          <w:color w:val="000000"/>
        </w:rPr>
      </w:pPr>
      <w:ins w:id="8501" w:author="John Buck" w:date="2023-04-11T16:03:00Z">
        <w:r>
          <w:rPr>
            <w:color w:val="000000"/>
          </w:rPr>
          <w:t xml:space="preserve">Linux </w:t>
        </w:r>
      </w:ins>
      <w:proofErr w:type="spellStart"/>
      <w:ins w:id="8502" w:author="John Buck" w:date="2023-04-11T16:04:00Z">
        <w:r w:rsidRPr="00917410">
          <w:rPr>
            <w:i/>
            <w:iCs/>
            <w:color w:val="000000"/>
            <w:rPrChange w:id="8503" w:author="John Buck" w:date="2023-04-11T16:07:00Z">
              <w:rPr>
                <w:color w:val="000000"/>
              </w:rPr>
            </w:rPrChange>
          </w:rPr>
          <w:t>cgroup</w:t>
        </w:r>
        <w:proofErr w:type="spellEnd"/>
        <w:r w:rsidRPr="00917410">
          <w:rPr>
            <w:i/>
            <w:iCs/>
            <w:color w:val="000000"/>
            <w:rPrChange w:id="8504" w:author="John Buck" w:date="2023-04-11T16:07:00Z">
              <w:rPr>
                <w:color w:val="000000"/>
              </w:rPr>
            </w:rPrChange>
          </w:rPr>
          <w:t xml:space="preserve"> </w:t>
        </w:r>
      </w:ins>
      <w:ins w:id="8505" w:author="John Buck" w:date="2023-04-11T16:07:00Z">
        <w:r>
          <w:rPr>
            <w:i/>
            <w:iCs/>
            <w:color w:val="000000"/>
          </w:rPr>
          <w:t>v</w:t>
        </w:r>
      </w:ins>
      <w:ins w:id="8506" w:author="John Buck" w:date="2023-04-11T16:04:00Z">
        <w:r w:rsidRPr="00917410">
          <w:rPr>
            <w:i/>
            <w:iCs/>
            <w:color w:val="000000"/>
            <w:rPrChange w:id="8507" w:author="John Buck" w:date="2023-04-11T16:07:00Z">
              <w:rPr>
                <w:color w:val="000000"/>
              </w:rPr>
            </w:rPrChange>
          </w:rPr>
          <w:t>2</w:t>
        </w:r>
        <w:r>
          <w:rPr>
            <w:color w:val="000000"/>
          </w:rPr>
          <w:t xml:space="preserve"> is required</w:t>
        </w:r>
      </w:ins>
      <w:ins w:id="8508" w:author="John Buck" w:date="2023-04-11T16:05:00Z">
        <w:r>
          <w:rPr>
            <w:color w:val="000000"/>
          </w:rPr>
          <w:t xml:space="preserve"> and must be enabled in your Linux kernel.  </w:t>
        </w:r>
      </w:ins>
      <w:ins w:id="8509" w:author="John Buck" w:date="2023-04-11T16:12:00Z">
        <w:r>
          <w:rPr>
            <w:color w:val="000000"/>
          </w:rPr>
          <w:t xml:space="preserve">A </w:t>
        </w:r>
        <w:proofErr w:type="spellStart"/>
        <w:r w:rsidRPr="00917410">
          <w:rPr>
            <w:i/>
            <w:iCs/>
            <w:color w:val="000000"/>
            <w:rPrChange w:id="8510" w:author="John Buck" w:date="2023-04-11T16:13:00Z">
              <w:rPr>
                <w:color w:val="000000"/>
              </w:rPr>
            </w:rPrChange>
          </w:rPr>
          <w:t>cgroup</w:t>
        </w:r>
        <w:proofErr w:type="spellEnd"/>
        <w:r>
          <w:rPr>
            <w:color w:val="000000"/>
          </w:rPr>
          <w:t xml:space="preserve"> allows</w:t>
        </w:r>
      </w:ins>
      <w:ins w:id="8511" w:author="John Buck" w:date="2023-04-11T16:13:00Z">
        <w:r>
          <w:rPr>
            <w:color w:val="000000"/>
          </w:rPr>
          <w:t xml:space="preserve"> the user to limit system resources for all processes belonging to that group.  </w:t>
        </w:r>
      </w:ins>
      <w:ins w:id="8512" w:author="John Buck" w:date="2023-04-11T16:06:00Z">
        <w:r>
          <w:rPr>
            <w:color w:val="000000"/>
          </w:rPr>
          <w:t>The PC</w:t>
        </w:r>
        <w:r w:rsidRPr="00917410">
          <w:rPr>
            <w:color w:val="000000"/>
            <w:vertAlign w:val="superscript"/>
            <w:rPrChange w:id="8513" w:author="John Buck" w:date="2023-04-11T16:07:00Z">
              <w:rPr>
                <w:color w:val="000000"/>
              </w:rPr>
            </w:rPrChange>
          </w:rPr>
          <w:t>2</w:t>
        </w:r>
        <w:r>
          <w:rPr>
            <w:color w:val="000000"/>
          </w:rPr>
          <w:t xml:space="preserve"> distribution provides a couple of “</w:t>
        </w:r>
        <w:r w:rsidRPr="00917410">
          <w:rPr>
            <w:b/>
            <w:bCs/>
            <w:color w:val="000000"/>
            <w:rPrChange w:id="8514" w:author="John Buck" w:date="2023-04-11T16:08:00Z">
              <w:rPr>
                <w:color w:val="000000"/>
              </w:rPr>
            </w:rPrChange>
          </w:rPr>
          <w:t>bash</w:t>
        </w:r>
        <w:r>
          <w:rPr>
            <w:color w:val="000000"/>
          </w:rPr>
          <w:t xml:space="preserve">” shell scripts to help set up the proper </w:t>
        </w:r>
        <w:proofErr w:type="spellStart"/>
        <w:r w:rsidRPr="00917410">
          <w:rPr>
            <w:i/>
            <w:iCs/>
            <w:color w:val="000000"/>
            <w:rPrChange w:id="8515" w:author="John Buck" w:date="2023-04-11T16:08:00Z">
              <w:rPr>
                <w:color w:val="000000"/>
              </w:rPr>
            </w:rPrChange>
          </w:rPr>
          <w:t>cgroup</w:t>
        </w:r>
        <w:proofErr w:type="spellEnd"/>
        <w:r>
          <w:rPr>
            <w:color w:val="000000"/>
          </w:rPr>
          <w:t xml:space="preserve"> used by </w:t>
        </w:r>
      </w:ins>
      <w:ins w:id="8516" w:author="John Buck" w:date="2023-04-11T16:07:00Z">
        <w:r>
          <w:rPr>
            <w:color w:val="000000"/>
          </w:rPr>
          <w:t>PC</w:t>
        </w:r>
        <w:r w:rsidRPr="00917410">
          <w:rPr>
            <w:color w:val="000000"/>
            <w:vertAlign w:val="superscript"/>
            <w:rPrChange w:id="8517" w:author="John Buck" w:date="2023-04-11T16:07:00Z">
              <w:rPr>
                <w:color w:val="000000"/>
              </w:rPr>
            </w:rPrChange>
          </w:rPr>
          <w:t>2</w:t>
        </w:r>
        <w:r>
          <w:rPr>
            <w:color w:val="000000"/>
          </w:rPr>
          <w:t xml:space="preserve">.  </w:t>
        </w:r>
      </w:ins>
      <w:ins w:id="8518" w:author="John Buck" w:date="2023-04-11T16:03:00Z">
        <w:r>
          <w:rPr>
            <w:color w:val="000000"/>
          </w:rPr>
          <w:t xml:space="preserve"> </w:t>
        </w:r>
      </w:ins>
      <w:ins w:id="8519" w:author="John Buck" w:date="2023-04-11T16:08:00Z">
        <w:r>
          <w:rPr>
            <w:color w:val="000000"/>
          </w:rPr>
          <w:t>Each time your Linux system is booted, the PC</w:t>
        </w:r>
        <w:r w:rsidRPr="00917410">
          <w:rPr>
            <w:color w:val="000000"/>
            <w:vertAlign w:val="superscript"/>
            <w:rPrChange w:id="8520" w:author="John Buck" w:date="2023-04-11T16:13:00Z">
              <w:rPr>
                <w:color w:val="000000"/>
              </w:rPr>
            </w:rPrChange>
          </w:rPr>
          <w:t>2</w:t>
        </w:r>
        <w:r>
          <w:rPr>
            <w:color w:val="000000"/>
          </w:rPr>
          <w:t xml:space="preserve"> </w:t>
        </w:r>
        <w:proofErr w:type="spellStart"/>
        <w:r w:rsidRPr="00917410">
          <w:rPr>
            <w:i/>
            <w:iCs/>
            <w:color w:val="000000"/>
            <w:rPrChange w:id="8521" w:author="John Buck" w:date="2023-04-11T16:13:00Z">
              <w:rPr>
                <w:color w:val="000000"/>
              </w:rPr>
            </w:rPrChange>
          </w:rPr>
          <w:t>cgroup</w:t>
        </w:r>
        <w:proofErr w:type="spellEnd"/>
        <w:r>
          <w:rPr>
            <w:color w:val="000000"/>
          </w:rPr>
          <w:t xml:space="preserve"> must be created and initialized by the super user (root).  </w:t>
        </w:r>
      </w:ins>
      <w:ins w:id="8522" w:author="John Buck" w:date="2023-04-11T16:09:00Z">
        <w:r>
          <w:rPr>
            <w:color w:val="000000"/>
          </w:rPr>
          <w:t xml:space="preserve">The script </w:t>
        </w:r>
      </w:ins>
      <w:ins w:id="8523" w:author="John Buck" w:date="2023-04-11T16:11:00Z">
        <w:r>
          <w:rPr>
            <w:color w:val="000000"/>
          </w:rPr>
          <w:t>“</w:t>
        </w:r>
      </w:ins>
      <w:ins w:id="8524" w:author="John Buck" w:date="2023-04-11T16:09:00Z">
        <w:r w:rsidRPr="00917410">
          <w:rPr>
            <w:b/>
            <w:bCs/>
            <w:color w:val="000000"/>
            <w:rPrChange w:id="8525" w:author="John Buck" w:date="2023-04-11T16:11:00Z">
              <w:rPr>
                <w:color w:val="000000"/>
              </w:rPr>
            </w:rPrChange>
          </w:rPr>
          <w:t>pc2installsandbox</w:t>
        </w:r>
      </w:ins>
      <w:ins w:id="8526" w:author="John Buck" w:date="2023-04-11T16:11:00Z">
        <w:r>
          <w:rPr>
            <w:color w:val="000000"/>
          </w:rPr>
          <w:t>”</w:t>
        </w:r>
      </w:ins>
      <w:ins w:id="8527" w:author="John Buck" w:date="2023-04-11T16:09:00Z">
        <w:r>
          <w:rPr>
            <w:color w:val="000000"/>
          </w:rPr>
          <w:t xml:space="preserve">, found in the </w:t>
        </w:r>
      </w:ins>
      <w:ins w:id="8528" w:author="John Buck" w:date="2023-04-11T16:11:00Z">
        <w:r>
          <w:rPr>
            <w:color w:val="000000"/>
          </w:rPr>
          <w:t>PC</w:t>
        </w:r>
        <w:r w:rsidRPr="00917410">
          <w:rPr>
            <w:color w:val="000000"/>
            <w:vertAlign w:val="superscript"/>
            <w:rPrChange w:id="8529" w:author="John Buck" w:date="2023-04-11T16:14:00Z">
              <w:rPr>
                <w:color w:val="000000"/>
              </w:rPr>
            </w:rPrChange>
          </w:rPr>
          <w:t>2</w:t>
        </w:r>
        <w:r>
          <w:rPr>
            <w:color w:val="000000"/>
          </w:rPr>
          <w:t xml:space="preserve"> </w:t>
        </w:r>
        <w:r w:rsidRPr="00917410">
          <w:rPr>
            <w:b/>
            <w:bCs/>
            <w:color w:val="000000"/>
            <w:rPrChange w:id="8530" w:author="John Buck" w:date="2023-04-11T16:16:00Z">
              <w:rPr>
                <w:color w:val="000000"/>
              </w:rPr>
            </w:rPrChange>
          </w:rPr>
          <w:t>bin</w:t>
        </w:r>
        <w:r>
          <w:rPr>
            <w:color w:val="000000"/>
          </w:rPr>
          <w:t xml:space="preserve"> folder</w:t>
        </w:r>
      </w:ins>
      <w:ins w:id="8531" w:author="John Buck" w:date="2023-04-11T16:14:00Z">
        <w:r>
          <w:rPr>
            <w:color w:val="000000"/>
          </w:rPr>
          <w:t>,</w:t>
        </w:r>
      </w:ins>
      <w:ins w:id="8532" w:author="John Buck" w:date="2023-04-11T16:11:00Z">
        <w:r>
          <w:rPr>
            <w:color w:val="000000"/>
          </w:rPr>
          <w:t xml:space="preserve"> will create </w:t>
        </w:r>
      </w:ins>
      <w:ins w:id="8533" w:author="John Buck" w:date="2023-04-11T16:12:00Z">
        <w:r>
          <w:rPr>
            <w:color w:val="000000"/>
          </w:rPr>
          <w:t xml:space="preserve">the required </w:t>
        </w:r>
        <w:proofErr w:type="spellStart"/>
        <w:r w:rsidRPr="00917410">
          <w:rPr>
            <w:i/>
            <w:iCs/>
            <w:color w:val="000000"/>
            <w:rPrChange w:id="8534" w:author="John Buck" w:date="2023-04-11T16:12:00Z">
              <w:rPr>
                <w:color w:val="000000"/>
              </w:rPr>
            </w:rPrChange>
          </w:rPr>
          <w:t>cgroup</w:t>
        </w:r>
        <w:proofErr w:type="spellEnd"/>
        <w:r>
          <w:rPr>
            <w:color w:val="000000"/>
          </w:rPr>
          <w:t xml:space="preserve"> tree.  This script must be run as the super user (root)</w:t>
        </w:r>
      </w:ins>
      <w:ins w:id="8535" w:author="John Buck" w:date="2023-04-11T16:14:00Z">
        <w:r>
          <w:rPr>
            <w:color w:val="000000"/>
          </w:rPr>
          <w:t xml:space="preserve"> each time the system is booted.</w:t>
        </w:r>
      </w:ins>
    </w:p>
    <w:p w14:paraId="02C808A8" w14:textId="2D3D82A6" w:rsidR="00917410" w:rsidRDefault="00917410" w:rsidP="00917410">
      <w:pPr>
        <w:autoSpaceDE w:val="0"/>
        <w:autoSpaceDN w:val="0"/>
        <w:adjustRightInd w:val="0"/>
        <w:spacing w:before="240"/>
        <w:ind w:right="533" w:firstLine="720"/>
        <w:jc w:val="both"/>
        <w:rPr>
          <w:ins w:id="8536" w:author="John Buck" w:date="2023-04-11T16:29:00Z"/>
          <w:color w:val="000000"/>
        </w:rPr>
      </w:pPr>
      <w:ins w:id="8537" w:author="John Buck" w:date="2023-04-11T16:14:00Z">
        <w:r>
          <w:rPr>
            <w:color w:val="000000"/>
          </w:rPr>
          <w:t xml:space="preserve">Alternately, a </w:t>
        </w:r>
      </w:ins>
      <w:ins w:id="8538" w:author="John Buck" w:date="2023-04-11T16:15:00Z">
        <w:r>
          <w:rPr>
            <w:color w:val="000000"/>
          </w:rPr>
          <w:t xml:space="preserve">Linux </w:t>
        </w:r>
      </w:ins>
      <w:ins w:id="8539" w:author="John Buck" w:date="2023-04-11T16:14:00Z">
        <w:r w:rsidRPr="00917410">
          <w:rPr>
            <w:i/>
            <w:iCs/>
            <w:color w:val="000000"/>
            <w:rPrChange w:id="8540" w:author="John Buck" w:date="2023-04-11T16:15:00Z">
              <w:rPr>
                <w:color w:val="000000"/>
              </w:rPr>
            </w:rPrChange>
          </w:rPr>
          <w:t>system service</w:t>
        </w:r>
        <w:r>
          <w:rPr>
            <w:color w:val="000000"/>
          </w:rPr>
          <w:t xml:space="preserve"> can be installed that will automatically run </w:t>
        </w:r>
        <w:proofErr w:type="gramStart"/>
        <w:r>
          <w:rPr>
            <w:color w:val="000000"/>
          </w:rPr>
          <w:t>t</w:t>
        </w:r>
      </w:ins>
      <w:ins w:id="8541" w:author="John Buck" w:date="2023-04-11T16:15:00Z">
        <w:r>
          <w:rPr>
            <w:color w:val="000000"/>
          </w:rPr>
          <w:t>he ”</w:t>
        </w:r>
        <w:r w:rsidRPr="00917410">
          <w:rPr>
            <w:b/>
            <w:bCs/>
            <w:color w:val="000000"/>
            <w:rPrChange w:id="8542" w:author="John Buck" w:date="2023-04-11T16:15:00Z">
              <w:rPr>
                <w:color w:val="000000"/>
              </w:rPr>
            </w:rPrChange>
          </w:rPr>
          <w:t>pc</w:t>
        </w:r>
        <w:proofErr w:type="gramEnd"/>
        <w:r w:rsidRPr="00917410">
          <w:rPr>
            <w:b/>
            <w:bCs/>
            <w:color w:val="000000"/>
            <w:rPrChange w:id="8543" w:author="John Buck" w:date="2023-04-11T16:15:00Z">
              <w:rPr>
                <w:color w:val="000000"/>
              </w:rPr>
            </w:rPrChange>
          </w:rPr>
          <w:t>2installsandbox</w:t>
        </w:r>
        <w:r>
          <w:rPr>
            <w:color w:val="000000"/>
          </w:rPr>
          <w:t>” script at system boot time.  The script “</w:t>
        </w:r>
        <w:r w:rsidRPr="00917410">
          <w:rPr>
            <w:b/>
            <w:bCs/>
            <w:color w:val="000000"/>
            <w:rPrChange w:id="8544" w:author="John Buck" w:date="2023-04-11T16:16:00Z">
              <w:rPr>
                <w:color w:val="000000"/>
              </w:rPr>
            </w:rPrChange>
          </w:rPr>
          <w:t>pc2installservice</w:t>
        </w:r>
        <w:r>
          <w:rPr>
            <w:color w:val="000000"/>
          </w:rPr>
          <w:t>”, als</w:t>
        </w:r>
      </w:ins>
      <w:ins w:id="8545" w:author="John Buck" w:date="2023-04-11T16:16:00Z">
        <w:r>
          <w:rPr>
            <w:color w:val="000000"/>
          </w:rPr>
          <w:t>o found in the PC</w:t>
        </w:r>
        <w:r w:rsidRPr="00917410">
          <w:rPr>
            <w:color w:val="000000"/>
            <w:vertAlign w:val="superscript"/>
            <w:rPrChange w:id="8546" w:author="John Buck" w:date="2023-04-11T16:16:00Z">
              <w:rPr>
                <w:color w:val="000000"/>
              </w:rPr>
            </w:rPrChange>
          </w:rPr>
          <w:t>2</w:t>
        </w:r>
        <w:r>
          <w:rPr>
            <w:color w:val="000000"/>
          </w:rPr>
          <w:t xml:space="preserve"> </w:t>
        </w:r>
        <w:r w:rsidRPr="00917410">
          <w:rPr>
            <w:b/>
            <w:bCs/>
            <w:color w:val="000000"/>
            <w:rPrChange w:id="8547" w:author="John Buck" w:date="2023-04-11T16:16:00Z">
              <w:rPr>
                <w:color w:val="000000"/>
              </w:rPr>
            </w:rPrChange>
          </w:rPr>
          <w:t>bin</w:t>
        </w:r>
        <w:r>
          <w:rPr>
            <w:color w:val="000000"/>
          </w:rPr>
          <w:t xml:space="preserve"> folder, will install such a service.  </w:t>
        </w:r>
      </w:ins>
      <w:ins w:id="8548" w:author="John Buck" w:date="2023-04-21T13:48:00Z">
        <w:r w:rsidR="008E2241">
          <w:rPr>
            <w:color w:val="000000"/>
          </w:rPr>
          <w:t xml:space="preserve">This script must be run as the super user (root).  </w:t>
        </w:r>
      </w:ins>
      <w:ins w:id="8549" w:author="John Buck" w:date="2023-04-11T16:16:00Z">
        <w:del w:id="8550" w:author="John Buck [2]" w:date="2023-11-04T09:57:00Z">
          <w:r w:rsidDel="0092745F">
            <w:rPr>
              <w:color w:val="000000"/>
            </w:rPr>
            <w:delText>The service itself can be found in the “</w:delText>
          </w:r>
          <w:r w:rsidRPr="00D70F35" w:rsidDel="0092745F">
            <w:rPr>
              <w:b/>
              <w:bCs/>
              <w:color w:val="000000"/>
              <w:rPrChange w:id="8551" w:author="John Buck" w:date="2023-04-11T16:26:00Z">
                <w:rPr>
                  <w:color w:val="000000"/>
                </w:rPr>
              </w:rPrChange>
            </w:rPr>
            <w:delText>support</w:delText>
          </w:r>
        </w:del>
      </w:ins>
      <w:ins w:id="8552" w:author="John Buck" w:date="2023-04-11T16:17:00Z">
        <w:del w:id="8553" w:author="John Buck [2]" w:date="2023-11-04T09:57:00Z">
          <w:r w:rsidRPr="00D70F35" w:rsidDel="0092745F">
            <w:rPr>
              <w:b/>
              <w:bCs/>
              <w:color w:val="000000"/>
              <w:rPrChange w:id="8554" w:author="John Buck" w:date="2023-04-11T16:26:00Z">
                <w:rPr>
                  <w:color w:val="000000"/>
                </w:rPr>
              </w:rPrChange>
            </w:rPr>
            <w:delText>/</w:delText>
          </w:r>
        </w:del>
      </w:ins>
      <w:ins w:id="8555" w:author="John Buck" w:date="2023-04-11T16:22:00Z">
        <w:del w:id="8556" w:author="John Buck [2]" w:date="2023-11-04T09:57:00Z">
          <w:r w:rsidR="00D70F35" w:rsidRPr="00D70F35" w:rsidDel="0092745F">
            <w:rPr>
              <w:b/>
              <w:bCs/>
              <w:color w:val="000000"/>
              <w:rPrChange w:id="8557" w:author="John Buck" w:date="2023-04-11T16:26:00Z">
                <w:rPr>
                  <w:color w:val="000000"/>
                </w:rPr>
              </w:rPrChange>
            </w:rPr>
            <w:delText>system_cgroup/pc2</w:delText>
          </w:r>
        </w:del>
      </w:ins>
      <w:ins w:id="8558" w:author="John Buck" w:date="2023-04-11T16:17:00Z">
        <w:del w:id="8559" w:author="John Buck [2]" w:date="2023-11-04T09:57:00Z">
          <w:r w:rsidRPr="00D70F35" w:rsidDel="0092745F">
            <w:rPr>
              <w:b/>
              <w:bCs/>
              <w:color w:val="000000"/>
              <w:rPrChange w:id="8560" w:author="John Buck" w:date="2023-04-11T16:26:00Z">
                <w:rPr>
                  <w:color w:val="000000"/>
                </w:rPr>
              </w:rPrChange>
            </w:rPr>
            <w:delText>_cgroup.service</w:delText>
          </w:r>
          <w:r w:rsidDel="0092745F">
            <w:rPr>
              <w:color w:val="000000"/>
            </w:rPr>
            <w:delText>”</w:delText>
          </w:r>
        </w:del>
      </w:ins>
      <w:ins w:id="8561" w:author="John Buck" w:date="2023-04-11T16:22:00Z">
        <w:del w:id="8562" w:author="John Buck [2]" w:date="2023-11-04T09:57:00Z">
          <w:r w:rsidR="00D70F35" w:rsidDel="0092745F">
            <w:rPr>
              <w:color w:val="000000"/>
            </w:rPr>
            <w:delText xml:space="preserve"> file.  There is also a </w:delText>
          </w:r>
        </w:del>
      </w:ins>
      <w:ins w:id="8563" w:author="John Buck" w:date="2023-04-11T16:27:00Z">
        <w:del w:id="8564" w:author="John Buck [2]" w:date="2023-11-04T09:57:00Z">
          <w:r w:rsidR="00D70F35" w:rsidDel="0092745F">
            <w:rPr>
              <w:color w:val="000000"/>
            </w:rPr>
            <w:delText>“</w:delText>
          </w:r>
        </w:del>
      </w:ins>
      <w:ins w:id="8565" w:author="John Buck" w:date="2023-04-11T16:26:00Z">
        <w:del w:id="8566" w:author="John Buck [2]" w:date="2023-11-04T09:57:00Z">
          <w:r w:rsidR="00D70F35" w:rsidRPr="00D70F35" w:rsidDel="0092745F">
            <w:rPr>
              <w:b/>
              <w:bCs/>
              <w:color w:val="000000"/>
              <w:rPrChange w:id="8567" w:author="John Buck" w:date="2023-04-11T16:27:00Z">
                <w:rPr>
                  <w:color w:val="000000"/>
                </w:rPr>
              </w:rPrChange>
            </w:rPr>
            <w:delText>README</w:delText>
          </w:r>
        </w:del>
      </w:ins>
      <w:ins w:id="8568" w:author="John Buck" w:date="2023-04-11T16:27:00Z">
        <w:del w:id="8569" w:author="John Buck [2]" w:date="2023-11-04T09:57:00Z">
          <w:r w:rsidR="00D70F35" w:rsidDel="0092745F">
            <w:rPr>
              <w:b/>
              <w:bCs/>
              <w:color w:val="000000"/>
            </w:rPr>
            <w:delText>”</w:delText>
          </w:r>
          <w:r w:rsidR="00D70F35" w:rsidDel="0092745F">
            <w:rPr>
              <w:color w:val="000000"/>
            </w:rPr>
            <w:delText xml:space="preserve"> file in the same folder that describes the process used to manually install the service, should you choose to do that</w:delText>
          </w:r>
        </w:del>
      </w:ins>
      <w:ins w:id="8570" w:author="John Buck" w:date="2023-04-21T13:48:00Z">
        <w:del w:id="8571" w:author="John Buck [2]" w:date="2023-11-04T09:57:00Z">
          <w:r w:rsidR="008E2241" w:rsidDel="0092745F">
            <w:rPr>
              <w:color w:val="000000"/>
            </w:rPr>
            <w:delText xml:space="preserve"> instead of using a service.</w:delText>
          </w:r>
        </w:del>
      </w:ins>
      <w:ins w:id="8572" w:author="John Buck [2]" w:date="2023-11-04T09:57:00Z">
        <w:r w:rsidR="0092745F">
          <w:rPr>
            <w:color w:val="000000"/>
          </w:rPr>
          <w:t>The script simply installs a “</w:t>
        </w:r>
        <w:proofErr w:type="spellStart"/>
        <w:r w:rsidR="0092745F" w:rsidRPr="0092745F">
          <w:rPr>
            <w:i/>
            <w:iCs/>
            <w:color w:val="000000"/>
            <w:rPrChange w:id="8573" w:author="John Buck [2]" w:date="2023-11-04T09:57:00Z">
              <w:rPr>
                <w:color w:val="000000"/>
              </w:rPr>
            </w:rPrChange>
          </w:rPr>
          <w:t>oneshot</w:t>
        </w:r>
        <w:proofErr w:type="spellEnd"/>
        <w:r w:rsidR="0092745F">
          <w:rPr>
            <w:color w:val="000000"/>
          </w:rPr>
          <w:t xml:space="preserve">” system service that runs the </w:t>
        </w:r>
      </w:ins>
      <w:ins w:id="8574" w:author="John Buck [2]" w:date="2023-11-04T09:58:00Z">
        <w:r w:rsidR="0092745F">
          <w:rPr>
            <w:color w:val="000000"/>
          </w:rPr>
          <w:t>“</w:t>
        </w:r>
      </w:ins>
      <w:ins w:id="8575" w:author="John Buck [2]" w:date="2023-11-04T09:57:00Z">
        <w:r w:rsidR="0092745F" w:rsidRPr="0092745F">
          <w:rPr>
            <w:b/>
            <w:bCs/>
            <w:color w:val="000000"/>
            <w:rPrChange w:id="8576" w:author="John Buck [2]" w:date="2023-11-04T09:58:00Z">
              <w:rPr>
                <w:color w:val="000000"/>
              </w:rPr>
            </w:rPrChange>
          </w:rPr>
          <w:t>pc2installsandbox</w:t>
        </w:r>
      </w:ins>
      <w:ins w:id="8577" w:author="John Buck [2]" w:date="2023-11-04T09:58:00Z">
        <w:r w:rsidR="0092745F">
          <w:rPr>
            <w:b/>
            <w:bCs/>
            <w:color w:val="000000"/>
          </w:rPr>
          <w:t>”</w:t>
        </w:r>
      </w:ins>
      <w:ins w:id="8578" w:author="John Buck [2]" w:date="2023-11-04T09:57:00Z">
        <w:r w:rsidR="0092745F">
          <w:rPr>
            <w:color w:val="000000"/>
          </w:rPr>
          <w:t xml:space="preserve"> script when the system boots.</w:t>
        </w:r>
      </w:ins>
    </w:p>
    <w:p w14:paraId="05E5D375" w14:textId="0F0350D9" w:rsidR="00D70F35" w:rsidRDefault="0062719D" w:rsidP="0062719D">
      <w:pPr>
        <w:pStyle w:val="ListParagraph"/>
        <w:numPr>
          <w:ilvl w:val="0"/>
          <w:numId w:val="48"/>
        </w:numPr>
        <w:spacing w:before="240"/>
        <w:jc w:val="both"/>
        <w:rPr>
          <w:ins w:id="8579" w:author="John Buck" w:date="2023-04-11T16:57:00Z"/>
          <w:b/>
          <w:bCs/>
          <w:color w:val="000000"/>
        </w:rPr>
      </w:pPr>
      <w:ins w:id="8580" w:author="John Buck" w:date="2023-04-11T16:31:00Z">
        <w:r w:rsidRPr="0062719D">
          <w:rPr>
            <w:b/>
            <w:bCs/>
            <w:color w:val="000000"/>
            <w:rPrChange w:id="8581" w:author="John Buck" w:date="2023-04-11T16:39:00Z">
              <w:rPr/>
            </w:rPrChange>
          </w:rPr>
          <w:t>Configuring problems to use a sandbox for submissions</w:t>
        </w:r>
      </w:ins>
    </w:p>
    <w:p w14:paraId="6DBC660F" w14:textId="78BA9C28" w:rsidR="0062719D" w:rsidRPr="0062719D" w:rsidRDefault="0062719D">
      <w:pPr>
        <w:pStyle w:val="ListParagraph"/>
        <w:numPr>
          <w:ilvl w:val="1"/>
          <w:numId w:val="49"/>
        </w:numPr>
        <w:spacing w:before="240"/>
        <w:jc w:val="both"/>
        <w:rPr>
          <w:ins w:id="8582" w:author="John Buck" w:date="2023-04-11T16:31:00Z"/>
          <w:b/>
          <w:bCs/>
          <w:color w:val="000000"/>
          <w:rPrChange w:id="8583" w:author="John Buck" w:date="2023-04-11T16:39:00Z">
            <w:rPr>
              <w:ins w:id="8584" w:author="John Buck" w:date="2023-04-11T16:31:00Z"/>
            </w:rPr>
          </w:rPrChange>
        </w:rPr>
        <w:pPrChange w:id="8585" w:author="John Buck" w:date="2023-04-11T16:58:00Z">
          <w:pPr>
            <w:pStyle w:val="ListParagraph"/>
            <w:numPr>
              <w:numId w:val="48"/>
            </w:numPr>
            <w:tabs>
              <w:tab w:val="num" w:pos="360"/>
            </w:tabs>
            <w:autoSpaceDE w:val="0"/>
            <w:autoSpaceDN w:val="0"/>
            <w:adjustRightInd w:val="0"/>
            <w:spacing w:before="240"/>
            <w:ind w:left="360" w:right="533" w:hanging="360"/>
            <w:jc w:val="both"/>
          </w:pPr>
        </w:pPrChange>
      </w:pPr>
      <w:ins w:id="8586" w:author="John Buck" w:date="2023-04-11T16:57:00Z">
        <w:r>
          <w:rPr>
            <w:b/>
            <w:bCs/>
            <w:color w:val="000000"/>
          </w:rPr>
          <w:t>Why use a sandbox?</w:t>
        </w:r>
      </w:ins>
    </w:p>
    <w:p w14:paraId="171E21E0" w14:textId="08469976" w:rsidR="0062719D" w:rsidRDefault="0062719D" w:rsidP="0062719D">
      <w:pPr>
        <w:pStyle w:val="ListParagraph"/>
        <w:autoSpaceDE w:val="0"/>
        <w:autoSpaceDN w:val="0"/>
        <w:adjustRightInd w:val="0"/>
        <w:spacing w:before="240"/>
        <w:ind w:left="0" w:right="533" w:firstLine="720"/>
        <w:jc w:val="both"/>
        <w:rPr>
          <w:ins w:id="8587" w:author="John Buck" w:date="2023-04-11T16:58:00Z"/>
        </w:rPr>
      </w:pPr>
      <w:ins w:id="8588" w:author="John Buck" w:date="2023-04-11T16:33:00Z">
        <w:r>
          <w:t>In order for PC</w:t>
        </w:r>
        <w:r w:rsidRPr="0062719D">
          <w:rPr>
            <w:vertAlign w:val="superscript"/>
            <w:rPrChange w:id="8589" w:author="John Buck" w:date="2023-04-11T16:36:00Z">
              <w:rPr/>
            </w:rPrChange>
          </w:rPr>
          <w:t>2</w:t>
        </w:r>
        <w:r>
          <w:t xml:space="preserve"> to run</w:t>
        </w:r>
      </w:ins>
      <w:ins w:id="8590" w:author="John Buck" w:date="2023-04-11T16:31:00Z">
        <w:r>
          <w:t xml:space="preserve"> s</w:t>
        </w:r>
      </w:ins>
      <w:ins w:id="8591" w:author="John Buck" w:date="2023-04-11T16:32:00Z">
        <w:r>
          <w:t>ubmissions for a problem in a sandbox</w:t>
        </w:r>
      </w:ins>
      <w:ins w:id="8592" w:author="John Buck" w:date="2023-04-11T16:33:00Z">
        <w:r>
          <w:t xml:space="preserve">, the problem must be configured to </w:t>
        </w:r>
      </w:ins>
      <w:ins w:id="8593" w:author="John Buck" w:date="2023-04-11T16:36:00Z">
        <w:r>
          <w:t xml:space="preserve">use </w:t>
        </w:r>
      </w:ins>
      <w:ins w:id="8594" w:author="John Buck" w:date="2023-04-11T16:33:00Z">
        <w:r>
          <w:t xml:space="preserve">a sandbox.  By default, problem submissions are </w:t>
        </w:r>
        <w:r>
          <w:rPr>
            <w:i/>
            <w:iCs/>
          </w:rPr>
          <w:t>not</w:t>
        </w:r>
        <w:r>
          <w:t xml:space="preserve"> run in a s</w:t>
        </w:r>
      </w:ins>
      <w:ins w:id="8595" w:author="John Buck" w:date="2023-04-11T16:34:00Z">
        <w:r>
          <w:t>andbox</w:t>
        </w:r>
      </w:ins>
      <w:ins w:id="8596" w:author="John Buck" w:date="2023-04-11T16:37:00Z">
        <w:r>
          <w:t xml:space="preserve"> (this is the way problems have been run historically)</w:t>
        </w:r>
      </w:ins>
      <w:ins w:id="8597" w:author="John Buck" w:date="2023-04-11T16:34:00Z">
        <w:r>
          <w:t xml:space="preserve">.  Running in a sandbox allows you to set a maximum memory limit for each problem.  In addition, </w:t>
        </w:r>
      </w:ins>
      <w:ins w:id="8598" w:author="John Buck" w:date="2023-04-11T16:38:00Z">
        <w:r>
          <w:t>when running in a sandbox, CPU time is more accurately limited and so-called “</w:t>
        </w:r>
        <w:r w:rsidRPr="008E2241">
          <w:rPr>
            <w:i/>
            <w:iCs/>
            <w:rPrChange w:id="8599" w:author="John Buck" w:date="2023-04-21T13:48:00Z">
              <w:rPr/>
            </w:rPrChange>
          </w:rPr>
          <w:t>fork-bombs</w:t>
        </w:r>
        <w:r>
          <w:t>” are not possible.</w:t>
        </w:r>
      </w:ins>
      <w:ins w:id="8600" w:author="John Buck" w:date="2023-04-11T16:39:00Z">
        <w:r>
          <w:t xml:space="preserve">  It should be noted that currently, sandbox</w:t>
        </w:r>
      </w:ins>
      <w:ins w:id="8601" w:author="John Buck" w:date="2023-04-11T16:40:00Z">
        <w:r>
          <w:t xml:space="preserve"> execution is </w:t>
        </w:r>
      </w:ins>
      <w:ins w:id="8602" w:author="John Buck" w:date="2023-04-11T16:39:00Z">
        <w:r>
          <w:t xml:space="preserve">only supported on Linux systems that </w:t>
        </w:r>
      </w:ins>
      <w:ins w:id="8603" w:author="John Buck" w:date="2023-04-11T16:40:00Z">
        <w:r>
          <w:t xml:space="preserve">are configured with </w:t>
        </w:r>
        <w:proofErr w:type="spellStart"/>
        <w:r w:rsidRPr="008E2241">
          <w:rPr>
            <w:i/>
            <w:iCs/>
            <w:rPrChange w:id="8604" w:author="John Buck" w:date="2023-04-21T13:49:00Z">
              <w:rPr/>
            </w:rPrChange>
          </w:rPr>
          <w:t>cgroup</w:t>
        </w:r>
        <w:proofErr w:type="spellEnd"/>
        <w:r w:rsidRPr="008E2241">
          <w:rPr>
            <w:i/>
            <w:iCs/>
            <w:rPrChange w:id="8605" w:author="John Buck" w:date="2023-04-21T13:49:00Z">
              <w:rPr/>
            </w:rPrChange>
          </w:rPr>
          <w:t xml:space="preserve"> v2</w:t>
        </w:r>
        <w:r>
          <w:t xml:space="preserve">. </w:t>
        </w:r>
      </w:ins>
    </w:p>
    <w:p w14:paraId="1CAA90D0" w14:textId="30FD6CCE" w:rsidR="0062719D" w:rsidRPr="0062719D" w:rsidRDefault="0062719D">
      <w:pPr>
        <w:pStyle w:val="ListParagraph"/>
        <w:numPr>
          <w:ilvl w:val="1"/>
          <w:numId w:val="49"/>
        </w:numPr>
        <w:autoSpaceDE w:val="0"/>
        <w:autoSpaceDN w:val="0"/>
        <w:adjustRightInd w:val="0"/>
        <w:spacing w:before="240"/>
        <w:ind w:right="533"/>
        <w:jc w:val="both"/>
        <w:rPr>
          <w:ins w:id="8606" w:author="John Buck" w:date="2023-04-11T16:41:00Z"/>
          <w:b/>
          <w:bCs/>
          <w:rPrChange w:id="8607" w:author="John Buck" w:date="2023-04-11T16:58:00Z">
            <w:rPr>
              <w:ins w:id="8608" w:author="John Buck" w:date="2023-04-11T16:41:00Z"/>
            </w:rPr>
          </w:rPrChange>
        </w:rPr>
        <w:pPrChange w:id="8609" w:author="John Buck" w:date="2023-04-11T16:58:00Z">
          <w:pPr>
            <w:pStyle w:val="ListParagraph"/>
            <w:numPr>
              <w:ilvl w:val="1"/>
              <w:numId w:val="38"/>
            </w:numPr>
            <w:autoSpaceDE w:val="0"/>
            <w:autoSpaceDN w:val="0"/>
            <w:adjustRightInd w:val="0"/>
            <w:spacing w:before="240"/>
            <w:ind w:left="792" w:right="533" w:hanging="432"/>
            <w:jc w:val="both"/>
          </w:pPr>
        </w:pPrChange>
      </w:pPr>
      <w:ins w:id="8610" w:author="John Buck" w:date="2023-04-11T16:41:00Z">
        <w:r w:rsidRPr="0062719D">
          <w:rPr>
            <w:b/>
            <w:bCs/>
            <w:rPrChange w:id="8611" w:author="John Buck" w:date="2023-04-11T16:58:00Z">
              <w:rPr/>
            </w:rPrChange>
          </w:rPr>
          <w:t>Configuration from the Administrator GUI client</w:t>
        </w:r>
      </w:ins>
    </w:p>
    <w:p w14:paraId="0729890A" w14:textId="3C8929C6" w:rsidR="0062719D" w:rsidRDefault="0062719D" w:rsidP="0062719D">
      <w:pPr>
        <w:pStyle w:val="ListParagraph"/>
        <w:autoSpaceDE w:val="0"/>
        <w:autoSpaceDN w:val="0"/>
        <w:adjustRightInd w:val="0"/>
        <w:spacing w:before="240"/>
        <w:ind w:left="360" w:right="533"/>
        <w:jc w:val="both"/>
        <w:rPr>
          <w:ins w:id="8612" w:author="John Buck" w:date="2023-04-11T16:44:00Z"/>
        </w:rPr>
      </w:pPr>
      <w:ins w:id="8613" w:author="John Buck" w:date="2023-04-11T16:42:00Z">
        <w:r>
          <w:t>A new tab labelled “</w:t>
        </w:r>
        <w:r w:rsidRPr="0062719D">
          <w:rPr>
            <w:b/>
            <w:bCs/>
            <w:rPrChange w:id="8614" w:author="John Buck" w:date="2023-04-11T16:42:00Z">
              <w:rPr/>
            </w:rPrChange>
          </w:rPr>
          <w:t>Sandbox</w:t>
        </w:r>
        <w:r>
          <w:t xml:space="preserve">” now appears on the </w:t>
        </w:r>
        <w:r w:rsidRPr="0062719D">
          <w:rPr>
            <w:i/>
            <w:iCs/>
            <w:rPrChange w:id="8615" w:author="John Buck" w:date="2023-04-11T16:42:00Z">
              <w:rPr/>
            </w:rPrChange>
          </w:rPr>
          <w:t>Edit Problem</w:t>
        </w:r>
        <w:r>
          <w:t xml:space="preserve"> dialog.  Click</w:t>
        </w:r>
      </w:ins>
      <w:ins w:id="8616" w:author="John Buck" w:date="2023-04-11T16:43:00Z">
        <w:r>
          <w:t>ing on this tab will show the following pane:</w:t>
        </w:r>
      </w:ins>
    </w:p>
    <w:p w14:paraId="1DB20263" w14:textId="1885AF62" w:rsidR="0062719D" w:rsidRDefault="0062719D" w:rsidP="0062719D">
      <w:pPr>
        <w:pStyle w:val="ListParagraph"/>
        <w:autoSpaceDE w:val="0"/>
        <w:autoSpaceDN w:val="0"/>
        <w:adjustRightInd w:val="0"/>
        <w:spacing w:before="240"/>
        <w:ind w:left="360" w:right="533"/>
        <w:jc w:val="center"/>
        <w:rPr>
          <w:ins w:id="8617" w:author="John Buck" w:date="2023-04-11T16:47:00Z"/>
        </w:rPr>
      </w:pPr>
      <w:ins w:id="8618" w:author="John Buck" w:date="2023-04-11T16:44:00Z">
        <w:r>
          <w:rPr>
            <w:noProof/>
          </w:rPr>
          <w:lastRenderedPageBreak/>
          <w:drawing>
            <wp:inline distT="0" distB="0" distL="0" distR="0" wp14:anchorId="5BA5F52D" wp14:editId="55CBFA76">
              <wp:extent cx="4648200" cy="3696911"/>
              <wp:effectExtent l="0" t="0" r="0" b="0"/>
              <wp:docPr id="208877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78723" name=""/>
                      <pic:cNvPicPr/>
                    </pic:nvPicPr>
                    <pic:blipFill>
                      <a:blip r:embed="rId113"/>
                      <a:stretch>
                        <a:fillRect/>
                      </a:stretch>
                    </pic:blipFill>
                    <pic:spPr>
                      <a:xfrm>
                        <a:off x="0" y="0"/>
                        <a:ext cx="4656532" cy="3703538"/>
                      </a:xfrm>
                      <a:prstGeom prst="rect">
                        <a:avLst/>
                      </a:prstGeom>
                    </pic:spPr>
                  </pic:pic>
                </a:graphicData>
              </a:graphic>
            </wp:inline>
          </w:drawing>
        </w:r>
      </w:ins>
    </w:p>
    <w:p w14:paraId="6DF73E92" w14:textId="4B7AFB48" w:rsidR="0062719D" w:rsidRDefault="0062719D" w:rsidP="0062719D">
      <w:pPr>
        <w:pStyle w:val="ListParagraph"/>
        <w:autoSpaceDE w:val="0"/>
        <w:autoSpaceDN w:val="0"/>
        <w:adjustRightInd w:val="0"/>
        <w:spacing w:before="240"/>
        <w:ind w:left="360" w:right="533"/>
        <w:jc w:val="both"/>
        <w:rPr>
          <w:ins w:id="8619" w:author="John Buck" w:date="2023-04-11T17:08:00Z"/>
        </w:rPr>
      </w:pPr>
      <w:ins w:id="8620" w:author="John Buck" w:date="2023-04-11T16:59:00Z">
        <w:del w:id="8621" w:author="John Buck [2]" w:date="2023-11-04T09:59:00Z">
          <w:r w:rsidDel="0092745F">
            <w:delText>As we said, t</w:delText>
          </w:r>
        </w:del>
      </w:ins>
      <w:ins w:id="8622" w:author="John Buck [2]" w:date="2023-11-04T09:59:00Z">
        <w:r w:rsidR="0092745F">
          <w:t>T</w:t>
        </w:r>
      </w:ins>
      <w:ins w:id="8623" w:author="John Buck" w:date="2023-04-11T16:59:00Z">
        <w:r>
          <w:t xml:space="preserve">he default is to not use a sandbox, as shown above. </w:t>
        </w:r>
      </w:ins>
      <w:ins w:id="8624" w:author="John Buck" w:date="2023-04-11T17:00:00Z">
        <w:r>
          <w:t xml:space="preserve"> If you wish to use a sandbox (Linux only), simply select the “</w:t>
        </w:r>
        <w:r w:rsidRPr="0062719D">
          <w:rPr>
            <w:b/>
            <w:bCs/>
            <w:rPrChange w:id="8625" w:author="John Buck" w:date="2023-04-11T17:00:00Z">
              <w:rPr/>
            </w:rPrChange>
          </w:rPr>
          <w:t>Use PC^2 Sandbox</w:t>
        </w:r>
      </w:ins>
      <w:ins w:id="8626" w:author="John Buck" w:date="2023-04-11T17:01:00Z">
        <w:r>
          <w:rPr>
            <w:b/>
            <w:bCs/>
          </w:rPr>
          <w:t xml:space="preserve"> (not available on Windows)</w:t>
        </w:r>
      </w:ins>
      <w:ins w:id="8627" w:author="John Buck" w:date="2023-04-11T17:00:00Z">
        <w:r>
          <w:t>” choice.</w:t>
        </w:r>
      </w:ins>
      <w:ins w:id="8628" w:author="John Buck" w:date="2023-04-11T17:01:00Z">
        <w:r>
          <w:t xml:space="preserve">  You can then set a memory limit for </w:t>
        </w:r>
      </w:ins>
      <w:ins w:id="8629" w:author="John Buck" w:date="2023-04-11T17:02:00Z">
        <w:r>
          <w:t>the per-test</w:t>
        </w:r>
      </w:ins>
      <w:ins w:id="8630" w:author="John Buck" w:date="2023-04-11T17:04:00Z">
        <w:r>
          <w:t>-</w:t>
        </w:r>
      </w:ins>
      <w:ins w:id="8631" w:author="John Buck" w:date="2023-04-11T17:02:00Z">
        <w:r>
          <w:t xml:space="preserve">case execution of a submission.  The value is specified in </w:t>
        </w:r>
      </w:ins>
      <w:ins w:id="8632" w:author="John Buck" w:date="2023-04-11T17:04:00Z">
        <w:r>
          <w:t>megabytes</w:t>
        </w:r>
      </w:ins>
      <w:ins w:id="8633" w:author="John Buck" w:date="2023-04-11T17:07:00Z">
        <w:r>
          <w:t>.  Pressing the little green question mark next to the Me</w:t>
        </w:r>
      </w:ins>
      <w:ins w:id="8634" w:author="John Buck" w:date="2023-04-11T17:08:00Z">
        <w:r>
          <w:t>mory Limit edit box explains the value:</w:t>
        </w:r>
      </w:ins>
    </w:p>
    <w:p w14:paraId="74435B1B" w14:textId="71BD4A46" w:rsidR="0062719D" w:rsidRDefault="0062719D" w:rsidP="0062719D">
      <w:pPr>
        <w:pStyle w:val="ListParagraph"/>
        <w:autoSpaceDE w:val="0"/>
        <w:autoSpaceDN w:val="0"/>
        <w:adjustRightInd w:val="0"/>
        <w:spacing w:before="240"/>
        <w:ind w:left="360" w:right="533"/>
        <w:jc w:val="center"/>
        <w:rPr>
          <w:ins w:id="8635" w:author="John Buck" w:date="2023-04-11T17:08:00Z"/>
        </w:rPr>
      </w:pPr>
      <w:ins w:id="8636" w:author="John Buck" w:date="2023-04-11T17:08:00Z">
        <w:r>
          <w:rPr>
            <w:noProof/>
          </w:rPr>
          <w:drawing>
            <wp:inline distT="0" distB="0" distL="0" distR="0" wp14:anchorId="1FF37E40" wp14:editId="5B91A6FF">
              <wp:extent cx="4724400" cy="3073587"/>
              <wp:effectExtent l="0" t="0" r="0" b="0"/>
              <wp:docPr id="1181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740222" cy="3083881"/>
                      </a:xfrm>
                      <a:prstGeom prst="rect">
                        <a:avLst/>
                      </a:prstGeom>
                      <a:noFill/>
                      <a:ln>
                        <a:noFill/>
                      </a:ln>
                    </pic:spPr>
                  </pic:pic>
                </a:graphicData>
              </a:graphic>
            </wp:inline>
          </w:drawing>
        </w:r>
      </w:ins>
    </w:p>
    <w:p w14:paraId="1C6592D6" w14:textId="78B7F1E9" w:rsidR="0062719D" w:rsidRDefault="0062719D" w:rsidP="0062719D">
      <w:pPr>
        <w:pStyle w:val="ListParagraph"/>
        <w:autoSpaceDE w:val="0"/>
        <w:autoSpaceDN w:val="0"/>
        <w:adjustRightInd w:val="0"/>
        <w:spacing w:before="240"/>
        <w:ind w:left="360" w:right="533"/>
        <w:jc w:val="both"/>
        <w:rPr>
          <w:ins w:id="8637" w:author="John Buck" w:date="2023-04-11T17:12:00Z"/>
        </w:rPr>
      </w:pPr>
      <w:ins w:id="8638" w:author="John Buck" w:date="2023-04-11T17:08:00Z">
        <w:r>
          <w:lastRenderedPageBreak/>
          <w:t>In this case, the memory limit is set to 2048 MB or 2</w:t>
        </w:r>
      </w:ins>
      <w:ins w:id="8639" w:author="John Buck" w:date="2023-04-11T17:09:00Z">
        <w:r>
          <w:t xml:space="preserve"> GB.  Setting the value to 0 indicates “no limit”, meaning the limit is a function of the hardware the submission is running on.</w:t>
        </w:r>
      </w:ins>
      <w:ins w:id="8640" w:author="John Buck" w:date="2023-04-11T17:11:00Z">
        <w:r>
          <w:t xml:space="preserve">  The “</w:t>
        </w:r>
        <w:r w:rsidRPr="0062719D">
          <w:rPr>
            <w:b/>
            <w:bCs/>
            <w:rPrChange w:id="8641" w:author="John Buck" w:date="2023-04-11T17:13:00Z">
              <w:rPr/>
            </w:rPrChange>
          </w:rPr>
          <w:t>Problems</w:t>
        </w:r>
        <w:r>
          <w:t xml:space="preserve">” </w:t>
        </w:r>
      </w:ins>
      <w:ins w:id="8642" w:author="John Buck" w:date="2023-04-11T17:13:00Z">
        <w:r>
          <w:t>tab</w:t>
        </w:r>
      </w:ins>
      <w:ins w:id="8643" w:author="John Buck" w:date="2023-04-11T17:11:00Z">
        <w:r>
          <w:t xml:space="preserve"> </w:t>
        </w:r>
      </w:ins>
      <w:ins w:id="8644" w:author="John Buck" w:date="2023-04-11T17:12:00Z">
        <w:r>
          <w:t>now displays a column “</w:t>
        </w:r>
        <w:r w:rsidRPr="0062719D">
          <w:rPr>
            <w:i/>
            <w:iCs/>
            <w:rPrChange w:id="8645" w:author="John Buck" w:date="2023-04-11T17:14:00Z">
              <w:rPr/>
            </w:rPrChange>
          </w:rPr>
          <w:t xml:space="preserve">Mem </w:t>
        </w:r>
        <w:proofErr w:type="gramStart"/>
        <w:r w:rsidRPr="0062719D">
          <w:rPr>
            <w:i/>
            <w:iCs/>
            <w:rPrChange w:id="8646" w:author="John Buck" w:date="2023-04-11T17:14:00Z">
              <w:rPr/>
            </w:rPrChange>
          </w:rPr>
          <w:t>Limit(</w:t>
        </w:r>
        <w:proofErr w:type="gramEnd"/>
        <w:r w:rsidRPr="0062719D">
          <w:rPr>
            <w:i/>
            <w:iCs/>
            <w:rPrChange w:id="8647" w:author="John Buck" w:date="2023-04-11T17:14:00Z">
              <w:rPr/>
            </w:rPrChange>
          </w:rPr>
          <w:t>MB)</w:t>
        </w:r>
        <w:r>
          <w:t>” indicating if a sandbox is being used</w:t>
        </w:r>
      </w:ins>
      <w:ins w:id="8648" w:author="John Buck" w:date="2023-04-11T17:15:00Z">
        <w:r>
          <w:t xml:space="preserve"> (non-zero value)</w:t>
        </w:r>
      </w:ins>
      <w:ins w:id="8649" w:author="John Buck" w:date="2023-04-11T17:12:00Z">
        <w:r>
          <w:t>, and what the memory limit is:</w:t>
        </w:r>
      </w:ins>
    </w:p>
    <w:p w14:paraId="7088B728" w14:textId="43D3B4BB" w:rsidR="0062719D" w:rsidRDefault="0062719D" w:rsidP="0062719D">
      <w:pPr>
        <w:pStyle w:val="ListParagraph"/>
        <w:autoSpaceDE w:val="0"/>
        <w:autoSpaceDN w:val="0"/>
        <w:adjustRightInd w:val="0"/>
        <w:spacing w:before="240"/>
        <w:ind w:left="360" w:right="533"/>
        <w:jc w:val="center"/>
        <w:rPr>
          <w:ins w:id="8650" w:author="John Buck" w:date="2023-04-11T17:16:00Z"/>
        </w:rPr>
      </w:pPr>
      <w:ins w:id="8651" w:author="John Buck" w:date="2023-04-11T17:15:00Z">
        <w:r>
          <w:rPr>
            <w:noProof/>
          </w:rPr>
          <w:drawing>
            <wp:inline distT="0" distB="0" distL="0" distR="0" wp14:anchorId="0DF0B95D" wp14:editId="2AE984A0">
              <wp:extent cx="4965700" cy="2388961"/>
              <wp:effectExtent l="0" t="0" r="0" b="0"/>
              <wp:docPr id="1604285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979804" cy="2395746"/>
                      </a:xfrm>
                      <a:prstGeom prst="rect">
                        <a:avLst/>
                      </a:prstGeom>
                      <a:noFill/>
                      <a:ln>
                        <a:noFill/>
                      </a:ln>
                    </pic:spPr>
                  </pic:pic>
                </a:graphicData>
              </a:graphic>
            </wp:inline>
          </w:drawing>
        </w:r>
      </w:ins>
    </w:p>
    <w:p w14:paraId="62AB73D2" w14:textId="713D09E2" w:rsidR="0062719D" w:rsidRDefault="0062719D">
      <w:pPr>
        <w:pStyle w:val="ListParagraph"/>
        <w:numPr>
          <w:ilvl w:val="1"/>
          <w:numId w:val="49"/>
        </w:numPr>
        <w:autoSpaceDE w:val="0"/>
        <w:autoSpaceDN w:val="0"/>
        <w:adjustRightInd w:val="0"/>
        <w:spacing w:before="240"/>
        <w:ind w:right="533"/>
        <w:jc w:val="both"/>
        <w:rPr>
          <w:ins w:id="8652" w:author="John Buck [2]" w:date="2023-11-04T10:00:00Z"/>
          <w:b/>
          <w:bCs/>
        </w:rPr>
      </w:pPr>
      <w:ins w:id="8653" w:author="John Buck" w:date="2023-04-11T17:20:00Z">
        <w:r w:rsidRPr="0062719D">
          <w:rPr>
            <w:b/>
            <w:bCs/>
            <w:rPrChange w:id="8654" w:author="John Buck" w:date="2023-04-11T17:22:00Z">
              <w:rPr/>
            </w:rPrChange>
          </w:rPr>
          <w:t>Configuration from a CDP (YAML files)</w:t>
        </w:r>
      </w:ins>
      <w:ins w:id="8655" w:author="John Buck" w:date="2023-04-11T17:27:00Z">
        <w:del w:id="8656" w:author="John Buck [2]" w:date="2023-11-04T10:00:00Z">
          <w:r w:rsidDel="0092745F">
            <w:rPr>
              <w:b/>
              <w:bCs/>
            </w:rPr>
            <w:delText xml:space="preserve"> - TODO</w:delText>
          </w:r>
        </w:del>
      </w:ins>
    </w:p>
    <w:p w14:paraId="7310B1B1" w14:textId="09EE2341" w:rsidR="0092745F" w:rsidRDefault="0092745F" w:rsidP="0092745F">
      <w:pPr>
        <w:autoSpaceDE w:val="0"/>
        <w:autoSpaceDN w:val="0"/>
        <w:adjustRightInd w:val="0"/>
        <w:spacing w:before="240"/>
        <w:ind w:left="360" w:right="533"/>
        <w:jc w:val="both"/>
        <w:rPr>
          <w:ins w:id="8657" w:author="John Buck [2]" w:date="2023-11-04T10:04:00Z"/>
        </w:rPr>
      </w:pPr>
      <w:ins w:id="8658" w:author="John Buck [2]" w:date="2023-11-04T10:01:00Z">
        <w:r>
          <w:t xml:space="preserve">When using a </w:t>
        </w:r>
        <w:r w:rsidRPr="0092745F">
          <w:rPr>
            <w:i/>
            <w:iCs/>
            <w:rPrChange w:id="8659" w:author="John Buck [2]" w:date="2023-11-04T10:01:00Z">
              <w:rPr/>
            </w:rPrChange>
          </w:rPr>
          <w:t>Contest Data Package</w:t>
        </w:r>
        <w:r>
          <w:t xml:space="preserve"> (CDP), each problem has a file called </w:t>
        </w:r>
        <w:proofErr w:type="spellStart"/>
        <w:proofErr w:type="gramStart"/>
        <w:r w:rsidRPr="0092745F">
          <w:rPr>
            <w:b/>
            <w:bCs/>
            <w:rPrChange w:id="8660" w:author="John Buck [2]" w:date="2023-11-04T10:05:00Z">
              <w:rPr/>
            </w:rPrChange>
          </w:rPr>
          <w:t>problem.yaml</w:t>
        </w:r>
        <w:proofErr w:type="spellEnd"/>
        <w:proofErr w:type="gramEnd"/>
        <w:r>
          <w:t xml:space="preserve"> </w:t>
        </w:r>
      </w:ins>
      <w:ins w:id="8661" w:author="John Buck [2]" w:date="2023-11-04T10:02:00Z">
        <w:r>
          <w:t xml:space="preserve">which is located in the problem’s CDP folder.  This file contains configuration information for the problem.  </w:t>
        </w:r>
      </w:ins>
      <w:ins w:id="8662" w:author="John Buck [2]" w:date="2023-11-04T10:03:00Z">
        <w:r>
          <w:t>As mentioned above, the default for PC</w:t>
        </w:r>
        <w:r w:rsidRPr="0092745F">
          <w:rPr>
            <w:vertAlign w:val="superscript"/>
            <w:rPrChange w:id="8663" w:author="John Buck [2]" w:date="2023-11-04T10:04:00Z">
              <w:rPr/>
            </w:rPrChange>
          </w:rPr>
          <w:t>2</w:t>
        </w:r>
        <w:r>
          <w:t xml:space="preserve"> is to </w:t>
        </w:r>
        <w:r w:rsidRPr="0092745F">
          <w:rPr>
            <w:i/>
            <w:iCs/>
            <w:rPrChange w:id="8664" w:author="John Buck [2]" w:date="2023-11-04T10:04:00Z">
              <w:rPr/>
            </w:rPrChange>
          </w:rPr>
          <w:t>not</w:t>
        </w:r>
        <w:r>
          <w:t xml:space="preserve"> use a sandbox to run submissions.  </w:t>
        </w:r>
      </w:ins>
      <w:ins w:id="8665" w:author="John Buck [2]" w:date="2023-11-04T10:04:00Z">
        <w:r>
          <w:t>To enable the use of a sandbox for a problem</w:t>
        </w:r>
      </w:ins>
      <w:ins w:id="8666" w:author="John Buck [2]" w:date="2023-11-04T10:12:00Z">
        <w:r w:rsidR="001E6C5F">
          <w:t xml:space="preserve"> (only on </w:t>
        </w:r>
        <w:r w:rsidR="001E6C5F" w:rsidRPr="001E6C5F">
          <w:rPr>
            <w:i/>
            <w:iCs/>
            <w:rPrChange w:id="8667" w:author="John Buck [2]" w:date="2023-11-04T10:12:00Z">
              <w:rPr/>
            </w:rPrChange>
          </w:rPr>
          <w:t>Linux</w:t>
        </w:r>
        <w:r w:rsidR="001E6C5F">
          <w:t>)</w:t>
        </w:r>
      </w:ins>
      <w:ins w:id="8668" w:author="John Buck [2]" w:date="2023-11-04T10:04:00Z">
        <w:r>
          <w:t xml:space="preserve">, simply add the following line to the problem’s </w:t>
        </w:r>
        <w:proofErr w:type="spellStart"/>
        <w:r w:rsidRPr="0092745F">
          <w:rPr>
            <w:b/>
            <w:bCs/>
            <w:rPrChange w:id="8669" w:author="John Buck [2]" w:date="2023-11-04T10:05:00Z">
              <w:rPr/>
            </w:rPrChange>
          </w:rPr>
          <w:t>problem.yaml</w:t>
        </w:r>
        <w:proofErr w:type="spellEnd"/>
        <w:r>
          <w:t xml:space="preserve"> file:</w:t>
        </w:r>
      </w:ins>
    </w:p>
    <w:p w14:paraId="7105D5FD" w14:textId="3B76B0DC" w:rsidR="0092745F" w:rsidRPr="0092745F" w:rsidRDefault="0092745F" w:rsidP="0092745F">
      <w:pPr>
        <w:autoSpaceDE w:val="0"/>
        <w:autoSpaceDN w:val="0"/>
        <w:adjustRightInd w:val="0"/>
        <w:spacing w:before="240"/>
        <w:ind w:left="360" w:right="533"/>
        <w:rPr>
          <w:ins w:id="8670" w:author="John Buck [2]" w:date="2023-11-04T10:04:00Z"/>
          <w:rFonts w:ascii="Courier New" w:hAnsi="Courier New" w:cs="Courier New"/>
          <w:rPrChange w:id="8671" w:author="John Buck [2]" w:date="2023-11-04T10:05:00Z">
            <w:rPr>
              <w:ins w:id="8672" w:author="John Buck [2]" w:date="2023-11-04T10:04:00Z"/>
            </w:rPr>
          </w:rPrChange>
        </w:rPr>
        <w:pPrChange w:id="8673" w:author="John Buck [2]" w:date="2023-11-04T10:05:00Z">
          <w:pPr>
            <w:autoSpaceDE w:val="0"/>
            <w:autoSpaceDN w:val="0"/>
            <w:adjustRightInd w:val="0"/>
            <w:spacing w:before="240"/>
            <w:ind w:left="360" w:right="533"/>
            <w:jc w:val="both"/>
          </w:pPr>
        </w:pPrChange>
      </w:pPr>
      <w:ins w:id="8674" w:author="John Buck [2]" w:date="2023-11-04T10:05:00Z">
        <w:r>
          <w:rPr>
            <w:rFonts w:ascii="Courier New" w:hAnsi="Courier New" w:cs="Courier New"/>
          </w:rPr>
          <w:t>s</w:t>
        </w:r>
      </w:ins>
      <w:ins w:id="8675" w:author="John Buck [2]" w:date="2023-11-04T10:04:00Z">
        <w:r w:rsidRPr="0092745F">
          <w:rPr>
            <w:rFonts w:ascii="Courier New" w:hAnsi="Courier New" w:cs="Courier New"/>
            <w:rPrChange w:id="8676" w:author="John Buck [2]" w:date="2023-11-04T10:05:00Z">
              <w:rPr/>
            </w:rPrChange>
          </w:rPr>
          <w:t>andbox-type: PC2_INTERNAL_SANDBOX</w:t>
        </w:r>
      </w:ins>
    </w:p>
    <w:p w14:paraId="69874435" w14:textId="5CD08A19" w:rsidR="0092745F" w:rsidRDefault="0092745F" w:rsidP="001E6C5F">
      <w:pPr>
        <w:autoSpaceDE w:val="0"/>
        <w:autoSpaceDN w:val="0"/>
        <w:adjustRightInd w:val="0"/>
        <w:spacing w:before="240" w:after="160"/>
        <w:ind w:left="360" w:right="533"/>
        <w:jc w:val="both"/>
        <w:rPr>
          <w:ins w:id="8677" w:author="John Buck [2]" w:date="2023-11-04T10:08:00Z"/>
        </w:rPr>
        <w:pPrChange w:id="8678" w:author="John Buck [2]" w:date="2023-11-04T10:14:00Z">
          <w:pPr>
            <w:autoSpaceDE w:val="0"/>
            <w:autoSpaceDN w:val="0"/>
            <w:adjustRightInd w:val="0"/>
            <w:spacing w:before="240"/>
            <w:ind w:left="360" w:right="533"/>
            <w:jc w:val="both"/>
          </w:pPr>
        </w:pPrChange>
      </w:pPr>
      <w:ins w:id="8679" w:author="John Buck [2]" w:date="2023-11-04T10:06:00Z">
        <w:r>
          <w:t>A complete example is</w:t>
        </w:r>
      </w:ins>
      <w:ins w:id="8680" w:author="John Buck [2]" w:date="2023-11-04T10:09:00Z">
        <w:r w:rsidR="001E6C5F">
          <w:t xml:space="preserve"> (note the line in bold-face text)</w:t>
        </w:r>
      </w:ins>
      <w:ins w:id="8681" w:author="John Buck [2]" w:date="2023-11-04T10:06:00Z">
        <w:r>
          <w:t>:</w:t>
        </w:r>
      </w:ins>
    </w:p>
    <w:p w14:paraId="4630A2D3" w14:textId="7E530B73" w:rsidR="001E6C5F" w:rsidRDefault="001E6C5F" w:rsidP="001E6C5F">
      <w:pPr>
        <w:autoSpaceDE w:val="0"/>
        <w:autoSpaceDN w:val="0"/>
        <w:adjustRightInd w:val="0"/>
        <w:ind w:left="360" w:right="533"/>
        <w:jc w:val="both"/>
        <w:rPr>
          <w:ins w:id="8682" w:author="John Buck [2]" w:date="2023-11-04T10:06:00Z"/>
        </w:rPr>
        <w:pPrChange w:id="8683" w:author="John Buck [2]" w:date="2023-11-04T10:09:00Z">
          <w:pPr>
            <w:autoSpaceDE w:val="0"/>
            <w:autoSpaceDN w:val="0"/>
            <w:adjustRightInd w:val="0"/>
            <w:spacing w:before="240"/>
            <w:ind w:left="360" w:right="533"/>
            <w:jc w:val="both"/>
          </w:pPr>
        </w:pPrChange>
      </w:pPr>
      <w:ins w:id="8684" w:author="John Buck [2]" w:date="2023-11-04T10:13:00Z">
        <w:r>
          <w:pict w14:anchorId="7E22F744">
            <v:rect id="_x0000_i1025" style="width:426.8pt;height:1pt" o:hrpct="988" o:hralign="center" o:hrstd="t" o:hr="t" fillcolor="#a0a0a0" stroked="f"/>
          </w:pict>
        </w:r>
      </w:ins>
    </w:p>
    <w:p w14:paraId="47478CEB" w14:textId="77777777" w:rsidR="001E6C5F" w:rsidRPr="001E6C5F" w:rsidRDefault="001E6C5F" w:rsidP="001E6C5F">
      <w:pPr>
        <w:autoSpaceDE w:val="0"/>
        <w:autoSpaceDN w:val="0"/>
        <w:adjustRightInd w:val="0"/>
        <w:ind w:left="360"/>
        <w:contextualSpacing/>
        <w:rPr>
          <w:ins w:id="8685" w:author="John Buck [2]" w:date="2023-11-04T10:07:00Z"/>
          <w:rFonts w:ascii="Courier New" w:hAnsi="Courier New" w:cs="Courier New"/>
          <w:rPrChange w:id="8686" w:author="John Buck [2]" w:date="2023-11-04T10:08:00Z">
            <w:rPr>
              <w:ins w:id="8687" w:author="John Buck [2]" w:date="2023-11-04T10:07:00Z"/>
            </w:rPr>
          </w:rPrChange>
        </w:rPr>
        <w:pPrChange w:id="8688" w:author="John Buck [2]" w:date="2023-11-04T10:08:00Z">
          <w:pPr>
            <w:autoSpaceDE w:val="0"/>
            <w:autoSpaceDN w:val="0"/>
            <w:adjustRightInd w:val="0"/>
            <w:spacing w:before="240"/>
            <w:ind w:left="360" w:right="533"/>
            <w:jc w:val="both"/>
          </w:pPr>
        </w:pPrChange>
      </w:pPr>
      <w:ins w:id="8689" w:author="John Buck [2]" w:date="2023-11-04T10:07:00Z">
        <w:r w:rsidRPr="001E6C5F">
          <w:rPr>
            <w:rFonts w:ascii="Courier New" w:hAnsi="Courier New" w:cs="Courier New"/>
            <w:rPrChange w:id="8690" w:author="John Buck [2]" w:date="2023-11-04T10:08:00Z">
              <w:rPr/>
            </w:rPrChange>
          </w:rPr>
          <w:t>source: ICPC Greater NY Regional</w:t>
        </w:r>
      </w:ins>
    </w:p>
    <w:p w14:paraId="1EF5F60E" w14:textId="77777777" w:rsidR="001E6C5F" w:rsidRPr="001E6C5F" w:rsidRDefault="001E6C5F" w:rsidP="001E6C5F">
      <w:pPr>
        <w:autoSpaceDE w:val="0"/>
        <w:autoSpaceDN w:val="0"/>
        <w:adjustRightInd w:val="0"/>
        <w:ind w:left="360"/>
        <w:contextualSpacing/>
        <w:rPr>
          <w:ins w:id="8691" w:author="John Buck [2]" w:date="2023-11-04T10:07:00Z"/>
          <w:rFonts w:ascii="Courier New" w:hAnsi="Courier New" w:cs="Courier New"/>
          <w:rPrChange w:id="8692" w:author="John Buck [2]" w:date="2023-11-04T10:08:00Z">
            <w:rPr>
              <w:ins w:id="8693" w:author="John Buck [2]" w:date="2023-11-04T10:07:00Z"/>
            </w:rPr>
          </w:rPrChange>
        </w:rPr>
        <w:pPrChange w:id="8694" w:author="John Buck [2]" w:date="2023-11-04T10:08:00Z">
          <w:pPr>
            <w:autoSpaceDE w:val="0"/>
            <w:autoSpaceDN w:val="0"/>
            <w:adjustRightInd w:val="0"/>
            <w:spacing w:before="240"/>
            <w:ind w:left="360" w:right="533"/>
            <w:jc w:val="both"/>
          </w:pPr>
        </w:pPrChange>
      </w:pPr>
      <w:ins w:id="8695" w:author="John Buck [2]" w:date="2023-11-04T10:07:00Z">
        <w:r w:rsidRPr="001E6C5F">
          <w:rPr>
            <w:rFonts w:ascii="Courier New" w:hAnsi="Courier New" w:cs="Courier New"/>
            <w:rPrChange w:id="8696" w:author="John Buck [2]" w:date="2023-11-04T10:08:00Z">
              <w:rPr/>
            </w:rPrChange>
          </w:rPr>
          <w:t>license: permission</w:t>
        </w:r>
      </w:ins>
    </w:p>
    <w:p w14:paraId="5CED3307" w14:textId="77777777" w:rsidR="001E6C5F" w:rsidRPr="001E6C5F" w:rsidRDefault="001E6C5F" w:rsidP="001E6C5F">
      <w:pPr>
        <w:autoSpaceDE w:val="0"/>
        <w:autoSpaceDN w:val="0"/>
        <w:adjustRightInd w:val="0"/>
        <w:ind w:left="360"/>
        <w:contextualSpacing/>
        <w:rPr>
          <w:ins w:id="8697" w:author="John Buck [2]" w:date="2023-11-04T10:07:00Z"/>
          <w:rFonts w:ascii="Courier New" w:hAnsi="Courier New" w:cs="Courier New"/>
          <w:rPrChange w:id="8698" w:author="John Buck [2]" w:date="2023-11-04T10:08:00Z">
            <w:rPr>
              <w:ins w:id="8699" w:author="John Buck [2]" w:date="2023-11-04T10:07:00Z"/>
            </w:rPr>
          </w:rPrChange>
        </w:rPr>
        <w:pPrChange w:id="8700" w:author="John Buck [2]" w:date="2023-11-04T10:08:00Z">
          <w:pPr>
            <w:autoSpaceDE w:val="0"/>
            <w:autoSpaceDN w:val="0"/>
            <w:adjustRightInd w:val="0"/>
            <w:spacing w:before="240"/>
            <w:ind w:left="360" w:right="533"/>
            <w:jc w:val="both"/>
          </w:pPr>
        </w:pPrChange>
      </w:pPr>
    </w:p>
    <w:p w14:paraId="12CB7960" w14:textId="77777777" w:rsidR="001E6C5F" w:rsidRPr="001E6C5F" w:rsidRDefault="001E6C5F" w:rsidP="001E6C5F">
      <w:pPr>
        <w:autoSpaceDE w:val="0"/>
        <w:autoSpaceDN w:val="0"/>
        <w:adjustRightInd w:val="0"/>
        <w:ind w:left="360"/>
        <w:contextualSpacing/>
        <w:rPr>
          <w:ins w:id="8701" w:author="John Buck [2]" w:date="2023-11-04T10:07:00Z"/>
          <w:rFonts w:ascii="Courier New" w:hAnsi="Courier New" w:cs="Courier New"/>
          <w:b/>
          <w:bCs/>
          <w:rPrChange w:id="8702" w:author="John Buck [2]" w:date="2023-11-04T10:09:00Z">
            <w:rPr>
              <w:ins w:id="8703" w:author="John Buck [2]" w:date="2023-11-04T10:07:00Z"/>
            </w:rPr>
          </w:rPrChange>
        </w:rPr>
        <w:pPrChange w:id="8704" w:author="John Buck [2]" w:date="2023-11-04T10:08:00Z">
          <w:pPr>
            <w:autoSpaceDE w:val="0"/>
            <w:autoSpaceDN w:val="0"/>
            <w:adjustRightInd w:val="0"/>
            <w:spacing w:before="240"/>
            <w:ind w:left="360" w:right="533"/>
            <w:jc w:val="both"/>
          </w:pPr>
        </w:pPrChange>
      </w:pPr>
      <w:ins w:id="8705" w:author="John Buck [2]" w:date="2023-11-04T10:07:00Z">
        <w:r w:rsidRPr="001E6C5F">
          <w:rPr>
            <w:rFonts w:ascii="Courier New" w:hAnsi="Courier New" w:cs="Courier New"/>
            <w:b/>
            <w:bCs/>
            <w:rPrChange w:id="8706" w:author="John Buck [2]" w:date="2023-11-04T10:09:00Z">
              <w:rPr/>
            </w:rPrChange>
          </w:rPr>
          <w:t>sandbox-type: PC2_INTERNAL_SANDBOX</w:t>
        </w:r>
      </w:ins>
    </w:p>
    <w:p w14:paraId="22FC0595" w14:textId="77777777" w:rsidR="001E6C5F" w:rsidRPr="001E6C5F" w:rsidRDefault="001E6C5F" w:rsidP="001E6C5F">
      <w:pPr>
        <w:autoSpaceDE w:val="0"/>
        <w:autoSpaceDN w:val="0"/>
        <w:adjustRightInd w:val="0"/>
        <w:ind w:left="360"/>
        <w:contextualSpacing/>
        <w:rPr>
          <w:ins w:id="8707" w:author="John Buck [2]" w:date="2023-11-04T10:07:00Z"/>
          <w:rFonts w:ascii="Courier New" w:hAnsi="Courier New" w:cs="Courier New"/>
          <w:rPrChange w:id="8708" w:author="John Buck [2]" w:date="2023-11-04T10:08:00Z">
            <w:rPr>
              <w:ins w:id="8709" w:author="John Buck [2]" w:date="2023-11-04T10:07:00Z"/>
            </w:rPr>
          </w:rPrChange>
        </w:rPr>
        <w:pPrChange w:id="8710" w:author="John Buck [2]" w:date="2023-11-04T10:08:00Z">
          <w:pPr>
            <w:autoSpaceDE w:val="0"/>
            <w:autoSpaceDN w:val="0"/>
            <w:adjustRightInd w:val="0"/>
            <w:spacing w:before="240"/>
            <w:ind w:left="360" w:right="533"/>
            <w:jc w:val="both"/>
          </w:pPr>
        </w:pPrChange>
      </w:pPr>
    </w:p>
    <w:p w14:paraId="396EF753" w14:textId="77777777" w:rsidR="001E6C5F" w:rsidRPr="001E6C5F" w:rsidRDefault="001E6C5F" w:rsidP="001E6C5F">
      <w:pPr>
        <w:autoSpaceDE w:val="0"/>
        <w:autoSpaceDN w:val="0"/>
        <w:adjustRightInd w:val="0"/>
        <w:ind w:left="360"/>
        <w:contextualSpacing/>
        <w:rPr>
          <w:ins w:id="8711" w:author="John Buck [2]" w:date="2023-11-04T10:07:00Z"/>
          <w:rFonts w:ascii="Courier New" w:hAnsi="Courier New" w:cs="Courier New"/>
          <w:rPrChange w:id="8712" w:author="John Buck [2]" w:date="2023-11-04T10:08:00Z">
            <w:rPr>
              <w:ins w:id="8713" w:author="John Buck [2]" w:date="2023-11-04T10:07:00Z"/>
            </w:rPr>
          </w:rPrChange>
        </w:rPr>
        <w:pPrChange w:id="8714" w:author="John Buck [2]" w:date="2023-11-04T10:08:00Z">
          <w:pPr>
            <w:autoSpaceDE w:val="0"/>
            <w:autoSpaceDN w:val="0"/>
            <w:adjustRightInd w:val="0"/>
            <w:spacing w:before="240"/>
            <w:ind w:left="360" w:right="533"/>
            <w:jc w:val="both"/>
          </w:pPr>
        </w:pPrChange>
      </w:pPr>
      <w:ins w:id="8715" w:author="John Buck [2]" w:date="2023-11-04T10:07:00Z">
        <w:r w:rsidRPr="001E6C5F">
          <w:rPr>
            <w:rFonts w:ascii="Courier New" w:hAnsi="Courier New" w:cs="Courier New"/>
            <w:rPrChange w:id="8716" w:author="John Buck [2]" w:date="2023-11-04T10:08:00Z">
              <w:rPr/>
            </w:rPrChange>
          </w:rPr>
          <w:t>limits:</w:t>
        </w:r>
      </w:ins>
    </w:p>
    <w:p w14:paraId="71130EF4" w14:textId="77777777" w:rsidR="001E6C5F" w:rsidRPr="001E6C5F" w:rsidRDefault="001E6C5F" w:rsidP="001E6C5F">
      <w:pPr>
        <w:autoSpaceDE w:val="0"/>
        <w:autoSpaceDN w:val="0"/>
        <w:adjustRightInd w:val="0"/>
        <w:ind w:left="360"/>
        <w:contextualSpacing/>
        <w:rPr>
          <w:ins w:id="8717" w:author="John Buck [2]" w:date="2023-11-04T10:07:00Z"/>
          <w:rFonts w:ascii="Courier New" w:hAnsi="Courier New" w:cs="Courier New"/>
          <w:rPrChange w:id="8718" w:author="John Buck [2]" w:date="2023-11-04T10:08:00Z">
            <w:rPr>
              <w:ins w:id="8719" w:author="John Buck [2]" w:date="2023-11-04T10:07:00Z"/>
            </w:rPr>
          </w:rPrChange>
        </w:rPr>
        <w:pPrChange w:id="8720" w:author="John Buck [2]" w:date="2023-11-04T10:08:00Z">
          <w:pPr>
            <w:autoSpaceDE w:val="0"/>
            <w:autoSpaceDN w:val="0"/>
            <w:adjustRightInd w:val="0"/>
            <w:spacing w:before="240"/>
            <w:ind w:left="360" w:right="533"/>
            <w:jc w:val="both"/>
          </w:pPr>
        </w:pPrChange>
      </w:pPr>
      <w:ins w:id="8721" w:author="John Buck [2]" w:date="2023-11-04T10:07:00Z">
        <w:r w:rsidRPr="001E6C5F">
          <w:rPr>
            <w:rFonts w:ascii="Courier New" w:hAnsi="Courier New" w:cs="Courier New"/>
            <w:rPrChange w:id="8722" w:author="John Buck [2]" w:date="2023-11-04T10:08:00Z">
              <w:rPr/>
            </w:rPrChange>
          </w:rPr>
          <w:t xml:space="preserve">   timeout: 5</w:t>
        </w:r>
      </w:ins>
    </w:p>
    <w:p w14:paraId="49536C1A" w14:textId="0331A4C0" w:rsidR="0092745F" w:rsidRDefault="001E6C5F" w:rsidP="001E6C5F">
      <w:pPr>
        <w:autoSpaceDE w:val="0"/>
        <w:autoSpaceDN w:val="0"/>
        <w:adjustRightInd w:val="0"/>
        <w:ind w:left="360"/>
        <w:contextualSpacing/>
        <w:rPr>
          <w:ins w:id="8723" w:author="John Buck [2]" w:date="2023-11-04T10:09:00Z"/>
          <w:rFonts w:ascii="Courier New" w:hAnsi="Courier New" w:cs="Courier New"/>
        </w:rPr>
      </w:pPr>
      <w:ins w:id="8724" w:author="John Buck [2]" w:date="2023-11-04T10:07:00Z">
        <w:r w:rsidRPr="001E6C5F">
          <w:rPr>
            <w:rFonts w:ascii="Courier New" w:hAnsi="Courier New" w:cs="Courier New"/>
            <w:rPrChange w:id="8725" w:author="John Buck [2]" w:date="2023-11-04T10:08:00Z">
              <w:rPr/>
            </w:rPrChange>
          </w:rPr>
          <w:t xml:space="preserve">   memory: 2048</w:t>
        </w:r>
      </w:ins>
    </w:p>
    <w:p w14:paraId="4C04AC2D" w14:textId="08698F6F" w:rsidR="001E6C5F" w:rsidRDefault="001E6C5F" w:rsidP="001E6C5F">
      <w:pPr>
        <w:autoSpaceDE w:val="0"/>
        <w:autoSpaceDN w:val="0"/>
        <w:adjustRightInd w:val="0"/>
        <w:ind w:left="360"/>
        <w:contextualSpacing/>
        <w:rPr>
          <w:ins w:id="8726" w:author="John Buck [2]" w:date="2023-11-04T10:14:00Z"/>
        </w:rPr>
      </w:pPr>
      <w:ins w:id="8727" w:author="John Buck [2]" w:date="2023-11-04T10:13:00Z">
        <w:r>
          <w:pict w14:anchorId="10065A54">
            <v:rect id="_x0000_i1026" style="width:429.3pt;height:.05pt" o:hrpct="936" o:hrstd="t" o:hr="t" fillcolor="#a0a0a0" stroked="f"/>
          </w:pict>
        </w:r>
      </w:ins>
    </w:p>
    <w:p w14:paraId="175E5D36" w14:textId="77777777" w:rsidR="001E6C5F" w:rsidRDefault="001E6C5F" w:rsidP="001E6C5F">
      <w:pPr>
        <w:autoSpaceDE w:val="0"/>
        <w:autoSpaceDN w:val="0"/>
        <w:adjustRightInd w:val="0"/>
        <w:ind w:left="360"/>
        <w:contextualSpacing/>
        <w:rPr>
          <w:ins w:id="8728" w:author="John Buck [2]" w:date="2023-11-04T10:09:00Z"/>
          <w:rFonts w:ascii="Courier New" w:hAnsi="Courier New" w:cs="Courier New"/>
        </w:rPr>
      </w:pPr>
    </w:p>
    <w:p w14:paraId="09068486" w14:textId="7887B576" w:rsidR="001E6C5F" w:rsidRPr="001E6C5F" w:rsidRDefault="001E6C5F" w:rsidP="001E6C5F">
      <w:pPr>
        <w:autoSpaceDE w:val="0"/>
        <w:autoSpaceDN w:val="0"/>
        <w:adjustRightInd w:val="0"/>
        <w:ind w:left="360"/>
        <w:contextualSpacing/>
        <w:rPr>
          <w:ins w:id="8729" w:author="John Buck" w:date="2023-04-11T17:21:00Z"/>
        </w:rPr>
        <w:pPrChange w:id="8730" w:author="John Buck [2]" w:date="2023-11-04T10:08:00Z">
          <w:pPr>
            <w:pStyle w:val="ListParagraph"/>
            <w:autoSpaceDE w:val="0"/>
            <w:autoSpaceDN w:val="0"/>
            <w:adjustRightInd w:val="0"/>
            <w:spacing w:before="240"/>
            <w:ind w:left="360" w:right="533"/>
            <w:jc w:val="both"/>
          </w:pPr>
        </w:pPrChange>
      </w:pPr>
      <w:ins w:id="8731" w:author="John Buck [2]" w:date="2023-11-04T10:10:00Z">
        <w:r>
          <w:t xml:space="preserve">The above </w:t>
        </w:r>
        <w:proofErr w:type="spellStart"/>
        <w:proofErr w:type="gramStart"/>
        <w:r w:rsidRPr="001E6C5F">
          <w:rPr>
            <w:b/>
            <w:bCs/>
            <w:rPrChange w:id="8732" w:author="John Buck [2]" w:date="2023-11-04T10:11:00Z">
              <w:rPr/>
            </w:rPrChange>
          </w:rPr>
          <w:t>problem.yaml</w:t>
        </w:r>
        <w:proofErr w:type="spellEnd"/>
        <w:proofErr w:type="gramEnd"/>
        <w:r>
          <w:t xml:space="preserve"> tells PC</w:t>
        </w:r>
        <w:r w:rsidRPr="001E6C5F">
          <w:rPr>
            <w:vertAlign w:val="superscript"/>
            <w:rPrChange w:id="8733" w:author="John Buck [2]" w:date="2023-11-04T10:11:00Z">
              <w:rPr/>
            </w:rPrChange>
          </w:rPr>
          <w:t>2</w:t>
        </w:r>
        <w:r>
          <w:t xml:space="preserve"> to perform judge runs</w:t>
        </w:r>
      </w:ins>
      <w:ins w:id="8734" w:author="John Buck [2]" w:date="2023-11-04T10:16:00Z">
        <w:r>
          <w:t xml:space="preserve"> for this problem</w:t>
        </w:r>
      </w:ins>
      <w:ins w:id="8735" w:author="John Buck [2]" w:date="2023-11-04T10:10:00Z">
        <w:r>
          <w:t xml:space="preserve"> in a sandbox.  The specified </w:t>
        </w:r>
      </w:ins>
      <w:ins w:id="8736" w:author="John Buck [2]" w:date="2023-11-04T10:11:00Z">
        <w:r>
          <w:t>“</w:t>
        </w:r>
        <w:r w:rsidRPr="001E6C5F">
          <w:rPr>
            <w:rFonts w:ascii="Courier New" w:hAnsi="Courier New" w:cs="Courier New"/>
            <w:rPrChange w:id="8737" w:author="John Buck [2]" w:date="2023-11-04T10:16:00Z">
              <w:rPr/>
            </w:rPrChange>
          </w:rPr>
          <w:t>limits</w:t>
        </w:r>
        <w:r>
          <w:t>” section indicates the CPU time limit (5 seconds) and the memory limit (2048MB, or 2GB).  These values will be enforced the sandbox.</w:t>
        </w:r>
      </w:ins>
      <w:ins w:id="8738" w:author="John Buck [2]" w:date="2023-11-04T10:16:00Z">
        <w:r>
          <w:t xml:space="preserve">  Keep in mind that execution of judge runs is currently only available on </w:t>
        </w:r>
        <w:r w:rsidRPr="001E6C5F">
          <w:rPr>
            <w:i/>
            <w:iCs/>
            <w:rPrChange w:id="8739" w:author="John Buck [2]" w:date="2023-11-04T10:16:00Z">
              <w:rPr/>
            </w:rPrChange>
          </w:rPr>
          <w:t>Linux</w:t>
        </w:r>
        <w:r>
          <w:t>.</w:t>
        </w:r>
      </w:ins>
    </w:p>
    <w:p w14:paraId="19C34BE7" w14:textId="1064FDAC" w:rsidR="0062719D" w:rsidRPr="0062719D" w:rsidRDefault="0062719D" w:rsidP="0062719D">
      <w:pPr>
        <w:pStyle w:val="ListParagraph"/>
        <w:numPr>
          <w:ilvl w:val="0"/>
          <w:numId w:val="49"/>
        </w:numPr>
        <w:autoSpaceDE w:val="0"/>
        <w:autoSpaceDN w:val="0"/>
        <w:adjustRightInd w:val="0"/>
        <w:spacing w:before="240"/>
        <w:ind w:right="533"/>
        <w:jc w:val="both"/>
        <w:rPr>
          <w:ins w:id="8740" w:author="John Buck" w:date="2023-04-11T17:22:00Z"/>
          <w:b/>
          <w:bCs/>
          <w:rPrChange w:id="8741" w:author="John Buck" w:date="2023-04-11T17:23:00Z">
            <w:rPr>
              <w:ins w:id="8742" w:author="John Buck" w:date="2023-04-11T17:22:00Z"/>
            </w:rPr>
          </w:rPrChange>
        </w:rPr>
      </w:pPr>
      <w:ins w:id="8743" w:author="John Buck" w:date="2023-04-11T17:22:00Z">
        <w:r w:rsidRPr="0062719D">
          <w:rPr>
            <w:b/>
            <w:bCs/>
            <w:rPrChange w:id="8744" w:author="John Buck" w:date="2023-04-11T17:23:00Z">
              <w:rPr/>
            </w:rPrChange>
          </w:rPr>
          <w:t>Judgments when using a sandbox</w:t>
        </w:r>
      </w:ins>
    </w:p>
    <w:p w14:paraId="5BF31198" w14:textId="5F09F9EC" w:rsidR="0062719D" w:rsidRPr="0062719D" w:rsidRDefault="0062719D">
      <w:pPr>
        <w:pStyle w:val="ListParagraph"/>
        <w:autoSpaceDE w:val="0"/>
        <w:autoSpaceDN w:val="0"/>
        <w:adjustRightInd w:val="0"/>
        <w:spacing w:before="240"/>
        <w:ind w:left="360" w:right="533" w:firstLine="720"/>
        <w:jc w:val="both"/>
        <w:pPrChange w:id="8745" w:author="John Buck" w:date="2023-04-11T17:25:00Z">
          <w:pPr>
            <w:spacing w:before="240"/>
            <w:ind w:firstLine="540"/>
            <w:jc w:val="both"/>
          </w:pPr>
        </w:pPrChange>
      </w:pPr>
      <w:ins w:id="8746" w:author="John Buck" w:date="2023-04-11T17:22:00Z">
        <w:r>
          <w:lastRenderedPageBreak/>
          <w:t xml:space="preserve">If a problem specifies </w:t>
        </w:r>
      </w:ins>
      <w:ins w:id="8747" w:author="John Buck" w:date="2023-04-11T17:23:00Z">
        <w:r>
          <w:t>the use of a sandbox, and a submission exceeds the memory limit, a new judgement type, “</w:t>
        </w:r>
        <w:r w:rsidRPr="0062719D">
          <w:rPr>
            <w:b/>
            <w:bCs/>
            <w:rPrChange w:id="8748" w:author="John Buck" w:date="2023-04-11T17:25:00Z">
              <w:rPr/>
            </w:rPrChange>
          </w:rPr>
          <w:t>Memory Limit Exceeded</w:t>
        </w:r>
        <w:r>
          <w:t>”, or MLE, will be re</w:t>
        </w:r>
      </w:ins>
      <w:ins w:id="8749" w:author="John Buck" w:date="2023-04-21T13:50:00Z">
        <w:r w:rsidR="008E2241">
          <w:t>ported</w:t>
        </w:r>
      </w:ins>
      <w:ins w:id="8750" w:author="John Buck" w:date="2023-04-11T17:25:00Z">
        <w:r>
          <w:t xml:space="preserve"> as a judgement.  </w:t>
        </w:r>
      </w:ins>
      <w:ins w:id="8751" w:author="John Buck" w:date="2023-04-21T13:50:00Z">
        <w:r w:rsidR="008E2241">
          <w:t>If a user submission causes an MLE judgment, by default it is reported to the contestant team as a Run-time Error (RTE).  This can be ch</w:t>
        </w:r>
      </w:ins>
      <w:ins w:id="8752" w:author="John Buck" w:date="2023-04-21T13:51:00Z">
        <w:r w:rsidR="008E2241">
          <w:t xml:space="preserve">anged by creating an entry for MLE in the </w:t>
        </w:r>
        <w:r w:rsidR="008E2241" w:rsidRPr="008E2241">
          <w:rPr>
            <w:rFonts w:ascii="Courier New" w:hAnsi="Courier New" w:cs="Courier New"/>
            <w:rPrChange w:id="8753" w:author="John Buck" w:date="2023-04-21T13:51:00Z">
              <w:rPr/>
            </w:rPrChange>
          </w:rPr>
          <w:t>reject.ini</w:t>
        </w:r>
        <w:r w:rsidR="008E2241">
          <w:t xml:space="preserve"> file.  </w:t>
        </w:r>
      </w:ins>
      <w:ins w:id="8754" w:author="John Buck" w:date="2023-04-11T17:25:00Z">
        <w:r>
          <w:t>It should be noted that “</w:t>
        </w:r>
        <w:r w:rsidRPr="0062719D">
          <w:rPr>
            <w:b/>
            <w:bCs/>
            <w:rPrChange w:id="8755" w:author="John Buck" w:date="2023-04-11T17:26:00Z">
              <w:rPr/>
            </w:rPrChange>
          </w:rPr>
          <w:t>Time Limit E</w:t>
        </w:r>
      </w:ins>
      <w:ins w:id="8756" w:author="John Buck" w:date="2023-04-11T17:26:00Z">
        <w:r w:rsidRPr="0062719D">
          <w:rPr>
            <w:b/>
            <w:bCs/>
            <w:rPrChange w:id="8757" w:author="John Buck" w:date="2023-04-11T17:26:00Z">
              <w:rPr/>
            </w:rPrChange>
          </w:rPr>
          <w:t>xceeded</w:t>
        </w:r>
        <w:r>
          <w:t xml:space="preserve">”, or TLE, judgments now reflect CPU time usage as opposed to </w:t>
        </w:r>
        <w:r w:rsidRPr="008E2241">
          <w:rPr>
            <w:i/>
            <w:iCs/>
            <w:rPrChange w:id="8758" w:author="John Buck" w:date="2023-04-21T13:52:00Z">
              <w:rPr/>
            </w:rPrChange>
          </w:rPr>
          <w:t>wall-clock</w:t>
        </w:r>
        <w:r>
          <w:t xml:space="preserve"> time usage.  CPU time usage is more accurate and predictable than wall-clock time usage.  </w:t>
        </w:r>
      </w:ins>
      <w:ins w:id="8759" w:author="John Buck" w:date="2023-04-11T17:27:00Z">
        <w:r>
          <w:t>When setting a time limit for a problem, you may wish to keep this in mind.</w:t>
        </w:r>
      </w:ins>
    </w:p>
    <w:sectPr w:rsidR="0062719D" w:rsidRPr="0062719D">
      <w:headerReference w:type="default" r:id="rId116"/>
      <w:footerReference w:type="default" r:id="rId117"/>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3FD4A" w14:textId="77777777" w:rsidR="00572AFB" w:rsidRDefault="00572AFB">
      <w:r>
        <w:separator/>
      </w:r>
    </w:p>
  </w:endnote>
  <w:endnote w:type="continuationSeparator" w:id="0">
    <w:p w14:paraId="599540AB" w14:textId="77777777" w:rsidR="00572AFB" w:rsidRDefault="00572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6D21A70A"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ins w:id="8760" w:author="John Clevenger" w:date="2022-06-15T11:18:00Z">
      <w:r w:rsidR="00EA1ACA" w:rsidRPr="00EA1ACA">
        <w:rPr>
          <w:sz w:val="20"/>
          <w:rPrChange w:id="8761" w:author="John Clevenger" w:date="2022-06-15T11:19:00Z">
            <w:rPr/>
          </w:rPrChange>
        </w:rPr>
        <w:fldChar w:fldCharType="begin"/>
      </w:r>
      <w:r w:rsidR="00EA1ACA" w:rsidRPr="00EA1ACA">
        <w:rPr>
          <w:sz w:val="20"/>
          <w:rPrChange w:id="8762" w:author="John Clevenger" w:date="2022-06-15T11:19:00Z">
            <w:rPr/>
          </w:rPrChange>
        </w:rPr>
        <w:instrText xml:space="preserve"> HYPERLINK "https://pc2ccs.github.io" </w:instrText>
      </w:r>
      <w:r w:rsidR="00EA1ACA" w:rsidRPr="0092745F">
        <w:rPr>
          <w:sz w:val="20"/>
        </w:rPr>
      </w:r>
      <w:r w:rsidR="00EA1ACA" w:rsidRPr="00EA1ACA">
        <w:rPr>
          <w:sz w:val="20"/>
          <w:rPrChange w:id="8763" w:author="John Clevenger" w:date="2022-06-15T11:19:00Z">
            <w:rPr/>
          </w:rPrChange>
        </w:rPr>
        <w:fldChar w:fldCharType="separate"/>
      </w:r>
      <w:r w:rsidR="00EA1ACA" w:rsidRPr="00EA1ACA">
        <w:rPr>
          <w:rStyle w:val="Hyperlink"/>
          <w:sz w:val="20"/>
          <w:rPrChange w:id="8764" w:author="John Clevenger" w:date="2022-06-15T11:19:00Z">
            <w:rPr>
              <w:rStyle w:val="Hyperlink"/>
            </w:rPr>
          </w:rPrChange>
        </w:rPr>
        <w:t>https://pc2ccs.github.io</w:t>
      </w:r>
      <w:r w:rsidR="00EA1ACA" w:rsidRPr="00EA1ACA">
        <w:rPr>
          <w:sz w:val="20"/>
          <w:rPrChange w:id="8765" w:author="John Clevenger" w:date="2022-06-15T11:19:00Z">
            <w:rPr/>
          </w:rPrChange>
        </w:rPr>
        <w:fldChar w:fldCharType="end"/>
      </w:r>
    </w:ins>
    <w:del w:id="8766" w:author="John Clevenger" w:date="2022-06-15T11:18:00Z">
      <w:r w:rsidDel="00EA1ACA">
        <w:rPr>
          <w:rStyle w:val="PageNumber"/>
          <w:sz w:val="20"/>
        </w:rPr>
        <w:delText>http://pc2.ecs.csus.edu/</w:delText>
      </w:r>
    </w:del>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325CB" w14:textId="77777777" w:rsidR="00572AFB" w:rsidRDefault="00572AFB">
      <w:r>
        <w:separator/>
      </w:r>
    </w:p>
  </w:footnote>
  <w:footnote w:type="continuationSeparator" w:id="0">
    <w:p w14:paraId="4414A84C" w14:textId="77777777" w:rsidR="00572AFB" w:rsidRDefault="00572AFB">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w:t>
      </w:r>
      <w:r w:rsidRPr="00D70CBC">
        <w:rPr>
          <w:b/>
          <w:bCs/>
          <w:rPrChange w:id="3252" w:author="John Clevenger" w:date="2022-06-22T12:44:00Z">
            <w:rPr/>
          </w:rPrChange>
        </w:rPr>
        <w:t>Networking Constraints</w:t>
      </w:r>
      <w:r>
        <w:t>”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sidRPr="00D70CBC">
        <w:rPr>
          <w:b/>
          <w:bCs/>
          <w:i/>
          <w:rPrChange w:id="3287" w:author="John Clevenger" w:date="2022-06-22T12:45:00Z">
            <w:rPr>
              <w:i/>
            </w:rPr>
          </w:rPrChange>
        </w:rPr>
        <w:t>GUI Customization</w:t>
      </w:r>
      <w:r>
        <w:rPr>
          <w:i/>
        </w:rPr>
        <w:t xml:space="preserve">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 xml:space="preserve">script.  For all the other scripts, it is necessary to edit the </w:t>
      </w:r>
      <w:r w:rsidRPr="00B2557D">
        <w:rPr>
          <w:rFonts w:ascii="Courier New" w:hAnsi="Courier New" w:cs="Courier New"/>
          <w:b/>
          <w:bCs/>
          <w:rPrChange w:id="3316" w:author="John Clevenger" w:date="2022-06-15T11:33:00Z">
            <w:rPr/>
          </w:rPrChange>
        </w:rPr>
        <w:t>–Xmx</w:t>
      </w:r>
      <w:r>
        <w:t xml:space="preserve">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–XX:+AggressiveHeap</w:t>
      </w:r>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78987108" w14:textId="10E6F990" w:rsidR="00B2557D" w:rsidRPr="00B2557D" w:rsidRDefault="00B2557D">
      <w:pPr>
        <w:pStyle w:val="FootnoteText"/>
        <w:ind w:right="443"/>
        <w:jc w:val="both"/>
        <w:pPrChange w:id="3319" w:author="John Clevenger" w:date="2022-06-15T11:39:00Z">
          <w:pPr>
            <w:pStyle w:val="FootnoteText"/>
          </w:pPr>
        </w:pPrChange>
      </w:pPr>
      <w:ins w:id="3320" w:author="John Clevenger" w:date="2022-06-15T11:34:00Z">
        <w:r>
          <w:rPr>
            <w:rStyle w:val="FootnoteReference"/>
          </w:rPr>
          <w:footnoteRef/>
        </w:r>
        <w:r>
          <w:t xml:space="preserve"> Since Version 9.7 PC</w:t>
        </w:r>
        <w:r w:rsidRPr="00B2557D">
          <w:rPr>
            <w:vertAlign w:val="superscript"/>
            <w:rPrChange w:id="3321" w:author="John Clevenger" w:date="2022-06-15T11:35:00Z">
              <w:rPr/>
            </w:rPrChange>
          </w:rPr>
          <w:t>2</w:t>
        </w:r>
        <w:r>
          <w:t xml:space="preserve"> supports the ability to allow multiple logins </w:t>
        </w:r>
      </w:ins>
      <w:ins w:id="3322" w:author="John Clevenger" w:date="2022-06-15T11:36:00Z">
        <w:r w:rsidR="00D84E3F">
          <w:t>from</w:t>
        </w:r>
      </w:ins>
      <w:ins w:id="3323" w:author="John Clevenger" w:date="2022-06-15T11:35:00Z">
        <w:r>
          <w:t xml:space="preserve"> the same </w:t>
        </w:r>
        <w:r>
          <w:rPr>
            <w:i/>
            <w:iCs/>
          </w:rPr>
          <w:t xml:space="preserve">team </w:t>
        </w:r>
        <w:r>
          <w:t xml:space="preserve">account; if this feature is enabled </w:t>
        </w:r>
      </w:ins>
      <w:ins w:id="3324" w:author="John Clevenger" w:date="2022-06-15T11:36:00Z">
        <w:r w:rsidR="00D84E3F">
          <w:t>then</w:t>
        </w:r>
      </w:ins>
      <w:ins w:id="3325" w:author="John Clevenger" w:date="2022-06-15T11:38:00Z">
        <w:r w:rsidR="00D84E3F">
          <w:t xml:space="preserve"> multiple logins from the same team account will not generate security alerts.  See the section on Options in the Chapter on </w:t>
        </w:r>
      </w:ins>
      <w:ins w:id="3326" w:author="John Clevenger" w:date="2022-06-15T11:39:00Z">
        <w:r w:rsidR="00D84E3F">
          <w:t>Interactive Contest Configuration for details.</w:t>
        </w:r>
      </w:ins>
    </w:p>
  </w:footnote>
  <w:footnote w:id="10">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1">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Bourne Shell scripts whose names match the given command names.  Thus the same command name can be used regardless of the underlying OS.</w:t>
      </w:r>
    </w:p>
  </w:footnote>
  <w:footnote w:id="12">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w:t>
      </w:r>
      <w:r w:rsidRPr="00D70CBC">
        <w:rPr>
          <w:b/>
          <w:bCs/>
          <w:rPrChange w:id="3470" w:author="John Clevenger" w:date="2022-06-22T12:45:00Z">
            <w:rPr/>
          </w:rPrChange>
        </w:rPr>
        <w:t>PC</w:t>
      </w:r>
      <w:r w:rsidRPr="00D70CBC">
        <w:rPr>
          <w:b/>
          <w:bCs/>
          <w:vertAlign w:val="superscript"/>
          <w:rPrChange w:id="3471" w:author="John Clevenger" w:date="2022-06-22T12:45:00Z">
            <w:rPr>
              <w:vertAlign w:val="superscript"/>
            </w:rPr>
          </w:rPrChange>
        </w:rPr>
        <w:t>2</w:t>
      </w:r>
      <w:r w:rsidRPr="00D70CBC">
        <w:rPr>
          <w:b/>
          <w:bCs/>
          <w:rPrChange w:id="3472" w:author="John Clevenger" w:date="2022-06-22T12:45:00Z">
            <w:rPr/>
          </w:rPrChange>
        </w:rPr>
        <w:t xml:space="preserve"> Server Command Line Arguments</w:t>
      </w:r>
      <w:r>
        <w:t>” for details.</w:t>
      </w:r>
    </w:p>
  </w:footnote>
  <w:footnote w:id="13">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4">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5">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6">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7">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8">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(e.g. via Xterminals under Unix) rather than where each user has their own machine, each user must start a client on the server via their terminal window.  Each client must be started in its own separate directory, which must contain the appropriate initialization files.  Under Xwindows, the DISPLAY environment variable can be used to direct PC</w:t>
      </w:r>
      <w:r>
        <w:rPr>
          <w:vertAlign w:val="superscript"/>
        </w:rPr>
        <w:t>2</w:t>
      </w:r>
      <w:r>
        <w:t xml:space="preserve"> graphical output from the client back to the Xterminal.   </w:t>
      </w:r>
    </w:p>
  </w:footnote>
  <w:footnote w:id="19">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20">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1">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2">
    <w:p w14:paraId="6F3B093B" w14:textId="77777777"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3">
    <w:p w14:paraId="21A4F486" w14:textId="20F3627C" w:rsidR="0045462D" w:rsidRPr="0045462D" w:rsidRDefault="0045462D">
      <w:pPr>
        <w:pStyle w:val="FootnoteText"/>
        <w:spacing w:before="60"/>
        <w:ind w:left="187" w:hanging="187"/>
        <w:rPr>
          <w:ins w:id="3590" w:author="John Clevenger" w:date="2022-12-16T17:52:00Z"/>
        </w:rPr>
        <w:pPrChange w:id="3591" w:author="John Clevenger" w:date="2022-12-17T15:13:00Z">
          <w:pPr>
            <w:pStyle w:val="FootnoteText"/>
            <w:ind w:left="180" w:hanging="180"/>
          </w:pPr>
        </w:pPrChange>
      </w:pPr>
      <w:ins w:id="3592" w:author="John Clevenger" w:date="2022-12-16T17:52:00Z">
        <w:r>
          <w:rPr>
            <w:rStyle w:val="FootnoteReference"/>
          </w:rPr>
          <w:footnoteRef/>
        </w:r>
        <w:r>
          <w:t xml:space="preserve"> Note that the name of the permission as listed in the Permissions checkbox list </w:t>
        </w:r>
      </w:ins>
      <w:ins w:id="3593" w:author="John Clevenger" w:date="2022-12-16T17:59:00Z">
        <w:r w:rsidR="0038543A">
          <w:t xml:space="preserve">on the </w:t>
        </w:r>
        <w:r w:rsidR="0038543A" w:rsidRPr="0038543A">
          <w:rPr>
            <w:rStyle w:val="ButtonText"/>
            <w:sz w:val="16"/>
            <w:szCs w:val="16"/>
            <w:rPrChange w:id="3594" w:author="John Clevenger" w:date="2022-12-16T17:59:00Z">
              <w:rPr/>
            </w:rPrChange>
          </w:rPr>
          <w:t>Edit Account</w:t>
        </w:r>
        <w:r w:rsidR="0038543A">
          <w:t xml:space="preserve"> screen </w:t>
        </w:r>
      </w:ins>
      <w:ins w:id="3595" w:author="John Clevenger" w:date="2022-12-16T17:52:00Z">
        <w:r>
          <w:t>is “Shown on Scoreboard</w:t>
        </w:r>
      </w:ins>
      <w:ins w:id="3596" w:author="John Clevenger" w:date="2022-12-17T15:10:00Z">
        <w:r w:rsidR="00AC7D0D">
          <w:t xml:space="preserve"> Displays</w:t>
        </w:r>
      </w:ins>
      <w:ins w:id="3597" w:author="John Clevenger" w:date="2022-12-16T17:52:00Z">
        <w:r>
          <w:t xml:space="preserve">”, whereas the actual </w:t>
        </w:r>
        <w:r>
          <w:rPr>
            <w:i/>
            <w:iCs/>
          </w:rPr>
          <w:t>name</w:t>
        </w:r>
        <w:r>
          <w:t xml:space="preserve"> of the permission (as it would be referenced for example in a YAML configuration file) is </w:t>
        </w:r>
        <w:r w:rsidRPr="00AC7D0D">
          <w:rPr>
            <w:rFonts w:ascii="Arial" w:hAnsi="Arial" w:cs="Arial"/>
            <w:b/>
            <w:bCs/>
            <w:sz w:val="16"/>
            <w:szCs w:val="16"/>
            <w:rPrChange w:id="3598" w:author="John Clevenger" w:date="2022-12-17T15:10:00Z">
              <w:rPr>
                <w:b/>
                <w:bCs/>
              </w:rPr>
            </w:rPrChange>
          </w:rPr>
          <w:t>DISPLAY_ON_SCOREBOARD</w:t>
        </w:r>
        <w:r>
          <w:t>.</w:t>
        </w:r>
      </w:ins>
    </w:p>
  </w:footnote>
  <w:footnote w:id="24">
    <w:p w14:paraId="46DE081B" w14:textId="031EE41B" w:rsidR="009E0FD5" w:rsidRDefault="009E0FD5">
      <w:pPr>
        <w:pStyle w:val="FootnoteText"/>
      </w:pPr>
      <w:r>
        <w:rPr>
          <w:rStyle w:val="FootnoteReference"/>
        </w:rPr>
        <w:footnoteRef/>
      </w:r>
      <w:r>
        <w:t xml:space="preserve"> Visit the ICPC web site at </w:t>
      </w:r>
      <w:ins w:id="3618" w:author="John Clevenger" w:date="2022-06-15T12:04:00Z">
        <w:r w:rsidR="00783834">
          <w:fldChar w:fldCharType="begin"/>
        </w:r>
        <w:r w:rsidR="00783834">
          <w:instrText xml:space="preserve"> HYPERLINK "https://icpc.global/" </w:instrText>
        </w:r>
        <w:r w:rsidR="00783834">
          <w:fldChar w:fldCharType="separate"/>
        </w:r>
        <w:r w:rsidR="00783834" w:rsidRPr="00783834">
          <w:rPr>
            <w:rStyle w:val="Hyperlink"/>
          </w:rPr>
          <w:t>https://icpc.global</w:t>
        </w:r>
        <w:r w:rsidR="00783834">
          <w:fldChar w:fldCharType="end"/>
        </w:r>
        <w:r w:rsidR="00783834">
          <w:t xml:space="preserve"> f</w:t>
        </w:r>
      </w:ins>
      <w:del w:id="3619" w:author="John Clevenger" w:date="2022-06-15T12:04:00Z">
        <w:r w:rsidR="00D06049" w:rsidDel="00783834">
          <w:fldChar w:fldCharType="begin"/>
        </w:r>
        <w:r w:rsidR="00D06049" w:rsidDel="00783834">
          <w:delInstrText xml:space="preserve"> HYPERLINK "http://icpc.baylor.edu/icpc/" </w:delInstrText>
        </w:r>
        <w:r w:rsidR="00D06049" w:rsidDel="00783834">
          <w:fldChar w:fldCharType="separate"/>
        </w:r>
      </w:del>
      <w:r w:rsidR="005A0BAC">
        <w:rPr>
          <w:b/>
          <w:bCs/>
        </w:rPr>
        <w:t>Error! Hyperlink reference not valid.</w:t>
      </w:r>
      <w:del w:id="3620" w:author="John Clevenger" w:date="2022-06-15T12:04:00Z">
        <w:r w:rsidR="00D06049" w:rsidDel="00783834">
          <w:rPr>
            <w:rStyle w:val="Hyperlink"/>
          </w:rPr>
          <w:fldChar w:fldCharType="end"/>
        </w:r>
        <w:r w:rsidDel="00783834">
          <w:delText xml:space="preserve"> f</w:delText>
        </w:r>
      </w:del>
      <w:r>
        <w:t>or further details.</w:t>
      </w:r>
    </w:p>
  </w:footnote>
  <w:footnote w:id="25">
    <w:p w14:paraId="4EE9CE65" w14:textId="77777777" w:rsidR="009E0FD5" w:rsidRDefault="009E0FD5">
      <w:pPr>
        <w:pStyle w:val="FootnoteText"/>
        <w:spacing w:before="60"/>
        <w:ind w:left="180" w:right="353" w:hanging="180"/>
        <w:jc w:val="both"/>
        <w:pPrChange w:id="3640" w:author="John Clevenger" w:date="2022-06-22T12:08:00Z">
          <w:pPr>
            <w:pStyle w:val="FootnoteText"/>
            <w:spacing w:before="60"/>
            <w:ind w:left="180" w:hanging="180"/>
            <w:jc w:val="both"/>
          </w:pPr>
        </w:pPrChange>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6">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w:t>
      </w:r>
      <w:r w:rsidRPr="00D70CBC">
        <w:rPr>
          <w:b/>
          <w:bCs/>
          <w:rPrChange w:id="3654" w:author="John Clevenger" w:date="2022-06-22T12:45:00Z">
            <w:rPr/>
          </w:rPrChange>
        </w:rPr>
        <w:t>Validators</w:t>
      </w:r>
      <w:r>
        <w:t xml:space="preserve"> for details.</w:t>
      </w:r>
    </w:p>
  </w:footnote>
  <w:footnote w:id="27">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8">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9">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 xml:space="preserve">on </w:t>
      </w:r>
      <w:r w:rsidRPr="00D70CBC">
        <w:rPr>
          <w:b/>
          <w:bCs/>
          <w:sz w:val="20"/>
          <w:rPrChange w:id="3787" w:author="John Clevenger" w:date="2022-06-22T12:45:00Z">
            <w:rPr>
              <w:sz w:val="20"/>
            </w:rPr>
          </w:rPrChange>
        </w:rPr>
        <w:t>Validators</w:t>
      </w:r>
      <w:r w:rsidRPr="00504AD6">
        <w:rPr>
          <w:sz w:val="20"/>
        </w:rPr>
        <w:t xml:space="preserve"> for further details.</w:t>
      </w:r>
      <w:r>
        <w:rPr>
          <w:sz w:val="20"/>
        </w:rPr>
        <w:t xml:space="preserve"> </w:t>
      </w:r>
    </w:p>
  </w:footnote>
  <w:footnote w:id="30">
    <w:p w14:paraId="4DEE46CA" w14:textId="77777777"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31">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1" w:history="1">
        <w:r>
          <w:rPr>
            <w:rStyle w:val="Hyperlink"/>
          </w:rPr>
          <w:t>https://tools.icpc.global/</w:t>
        </w:r>
      </w:hyperlink>
      <w:r>
        <w:t>.</w:t>
      </w:r>
    </w:p>
  </w:footnote>
  <w:footnote w:id="32">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3">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4">
    <w:p w14:paraId="033D0A95" w14:textId="609C7198" w:rsidR="009E0FD5" w:rsidRDefault="009E0FD5" w:rsidP="00442AC7">
      <w:pPr>
        <w:pStyle w:val="FootnoteText"/>
        <w:spacing w:before="60"/>
        <w:ind w:left="187" w:hanging="187"/>
      </w:pPr>
      <w:r>
        <w:rPr>
          <w:rStyle w:val="FootnoteReference"/>
        </w:rPr>
        <w:footnoteRef/>
      </w:r>
      <w:r>
        <w:t xml:space="preserve"> The CLICS CDP specification </w:t>
      </w:r>
      <w:del w:id="3948" w:author="John Clevenger" w:date="2022-06-17T10:59:00Z">
        <w:r w:rsidDel="004775C1">
          <w:delText xml:space="preserve">can be found at </w:delText>
        </w:r>
        <w:r w:rsidR="00FE3AD6" w:rsidDel="004775C1">
          <w:fldChar w:fldCharType="begin"/>
        </w:r>
        <w:r w:rsidR="00FE3AD6" w:rsidDel="004775C1">
          <w:delInstrText xml:space="preserve"> HYPERLINK "https://clics.ecs.baylor.edu/index.php/CDP" </w:delInstrText>
        </w:r>
        <w:r w:rsidR="00FE3AD6" w:rsidDel="004775C1">
          <w:fldChar w:fldCharType="separate"/>
        </w:r>
      </w:del>
      <w:r w:rsidR="005A0BAC">
        <w:rPr>
          <w:b/>
          <w:bCs/>
        </w:rPr>
        <w:t>Error! Hyperlink reference not valid.</w:t>
      </w:r>
      <w:del w:id="3949" w:author="John Clevenger" w:date="2022-06-17T10:59:00Z">
        <w:r w:rsidR="00FE3AD6" w:rsidDel="004775C1">
          <w:rPr>
            <w:rStyle w:val="Hyperlink"/>
          </w:rPr>
          <w:fldChar w:fldCharType="end"/>
        </w:r>
        <w:r w:rsidDel="004775C1">
          <w:delText xml:space="preserve">, and </w:delText>
        </w:r>
      </w:del>
      <w:r>
        <w:t xml:space="preserve">is </w:t>
      </w:r>
      <w:del w:id="3950" w:author="John Clevenger" w:date="2022-06-17T10:59:00Z">
        <w:r w:rsidDel="004775C1">
          <w:delText xml:space="preserve">also </w:delText>
        </w:r>
      </w:del>
      <w:r>
        <w:t>discussed on the PC</w:t>
      </w:r>
      <w:r w:rsidRPr="008854EB">
        <w:rPr>
          <w:vertAlign w:val="superscript"/>
        </w:rPr>
        <w:t>2</w:t>
      </w:r>
      <w:r>
        <w:t xml:space="preserve"> Wiki at </w:t>
      </w:r>
      <w:ins w:id="3951" w:author="John Clevenger" w:date="2022-06-17T10:59:00Z">
        <w:r w:rsidR="004775C1">
          <w:fldChar w:fldCharType="begin"/>
        </w:r>
        <w:r w:rsidR="004775C1">
          <w:instrText xml:space="preserve"> HYPERLINK "https://github.com/pc2ccs/pc2v9/wiki/Contest-Data-Package-(CDP)" </w:instrText>
        </w:r>
        <w:r w:rsidR="004775C1">
          <w:fldChar w:fldCharType="separate"/>
        </w:r>
        <w:r w:rsidR="004775C1" w:rsidRPr="004775C1">
          <w:rPr>
            <w:rStyle w:val="Hyperlink"/>
          </w:rPr>
          <w:t>https://github.com/pc2ccs/pc2v9/wiki/Contest-Data-Package-(CDP)</w:t>
        </w:r>
        <w:r w:rsidR="004775C1">
          <w:fldChar w:fldCharType="end"/>
        </w:r>
      </w:ins>
      <w:del w:id="3952" w:author="John Clevenger" w:date="2022-06-17T10:59:00Z">
        <w:r w:rsidR="00FE3AD6" w:rsidDel="004775C1">
          <w:fldChar w:fldCharType="begin"/>
        </w:r>
        <w:r w:rsidR="00FE3AD6" w:rsidDel="004775C1">
          <w:delInstrText xml:space="preserve"> HYPERLINK "https://pc2.ecs.csus.edu/wiki/Contest_Data_Package%20" </w:delInstrText>
        </w:r>
        <w:r w:rsidR="00FE3AD6" w:rsidDel="004775C1">
          <w:fldChar w:fldCharType="separate"/>
        </w:r>
      </w:del>
      <w:r w:rsidR="005A0BAC">
        <w:rPr>
          <w:b/>
          <w:bCs/>
        </w:rPr>
        <w:t>Error! Hyperlink reference not valid.</w:t>
      </w:r>
      <w:del w:id="3953" w:author="John Clevenger" w:date="2022-06-17T10:59:00Z">
        <w:r w:rsidR="00FE3AD6" w:rsidDel="004775C1">
          <w:rPr>
            <w:rStyle w:val="Hyperlink"/>
          </w:rPr>
          <w:fldChar w:fldCharType="end"/>
        </w:r>
      </w:del>
      <w:r>
        <w:t xml:space="preserve">.   </w:t>
      </w:r>
    </w:p>
  </w:footnote>
  <w:footnote w:id="35">
    <w:p w14:paraId="57CBBA16" w14:textId="77777777"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6">
    <w:p w14:paraId="3DAED488" w14:textId="4248E74A"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ins w:id="3957" w:author="John Clevenger" w:date="2022-06-15T15:53:00Z">
        <w:r w:rsidR="007F3CDA">
          <w:fldChar w:fldCharType="begin"/>
        </w:r>
        <w:r w:rsidR="007F3CDA">
          <w:instrText xml:space="preserve"> HYPERLINK "https://ccs-specs.icpc.io/2021-11/ccs_system_requirements?highlight=yaml%23appendix-file-formats" </w:instrText>
        </w:r>
        <w:r w:rsidR="007F3CDA">
          <w:fldChar w:fldCharType="separate"/>
        </w:r>
        <w:r w:rsidR="00ED65F6" w:rsidRPr="007F3CDA">
          <w:rPr>
            <w:rStyle w:val="Hyperlink"/>
          </w:rPr>
          <w:t>https://ccs-specs.icpc.io/2021-11/ccs_system_requirements?highlight=yaml#appendix-file-formats</w:t>
        </w:r>
        <w:r w:rsidR="007F3CDA">
          <w:fldChar w:fldCharType="end"/>
        </w:r>
      </w:ins>
      <w:del w:id="3958" w:author="John Clevenger" w:date="2022-06-14T18:44:00Z">
        <w:r w:rsidR="00D06049" w:rsidDel="00ED65F6">
          <w:fldChar w:fldCharType="begin"/>
        </w:r>
        <w:r w:rsidR="00D06049" w:rsidDel="00ED65F6">
          <w:delInstrText xml:space="preserve"> HYPERLINK "https://clics.ecs.baylor.edu/index.php/Contest_Control_System" \l "Appendix:_File_formats" </w:delInstrText>
        </w:r>
        <w:r w:rsidR="00D06049" w:rsidDel="00ED65F6">
          <w:fldChar w:fldCharType="separate"/>
        </w:r>
      </w:del>
      <w:r w:rsidR="005A0BAC">
        <w:rPr>
          <w:b/>
          <w:bCs/>
        </w:rPr>
        <w:t>Error! Hyperlink reference not valid.</w:t>
      </w:r>
      <w:del w:id="3959" w:author="John Clevenger" w:date="2022-06-14T18:44:00Z">
        <w:r w:rsidR="00D06049" w:rsidDel="00ED65F6">
          <w:rPr>
            <w:rStyle w:val="Hyperlink"/>
          </w:rPr>
          <w:fldChar w:fldCharType="end"/>
        </w:r>
      </w:del>
      <w:r>
        <w:t>.</w:t>
      </w:r>
    </w:p>
  </w:footnote>
  <w:footnote w:id="37">
    <w:p w14:paraId="771C3D85" w14:textId="6B76538A" w:rsidR="009E0FD5" w:rsidRDefault="009E0FD5" w:rsidP="00442AC7">
      <w:pPr>
        <w:pStyle w:val="FootnoteText"/>
        <w:spacing w:before="60"/>
      </w:pPr>
      <w:r>
        <w:rPr>
          <w:rStyle w:val="FootnoteReference"/>
        </w:rPr>
        <w:footnoteRef/>
      </w:r>
      <w:r>
        <w:t xml:space="preserve"> See </w:t>
      </w:r>
      <w:ins w:id="3960" w:author="John Clevenger" w:date="2022-06-15T15:54:00Z">
        <w:r w:rsidR="007F3CDA">
          <w:fldChar w:fldCharType="begin"/>
        </w:r>
        <w:r w:rsidR="007F3CDA">
          <w:instrText xml:space="preserve"> HYPERLINK "https://icpc.io/problem-package-format" </w:instrText>
        </w:r>
        <w:r w:rsidR="007F3CDA">
          <w:fldChar w:fldCharType="separate"/>
        </w:r>
        <w:r w:rsidR="00A23F8C" w:rsidRPr="007F3CDA">
          <w:rPr>
            <w:rStyle w:val="Hyperlink"/>
          </w:rPr>
          <w:t>https://icpc.io/problem-package-format</w:t>
        </w:r>
        <w:r w:rsidR="007F3CDA">
          <w:fldChar w:fldCharType="end"/>
        </w:r>
        <w:r w:rsidR="007F3CDA">
          <w:t xml:space="preserve"> f</w:t>
        </w:r>
      </w:ins>
      <w:del w:id="3961" w:author="John Clevenger" w:date="2022-06-14T18:50:00Z">
        <w:r w:rsidR="00D06049" w:rsidDel="00A23F8C">
          <w:fldChar w:fldCharType="begin"/>
        </w:r>
        <w:r w:rsidR="00D06049" w:rsidDel="00A23F8C">
          <w:delInstrText xml:space="preserve"> HYPERLINK "https://clics.ecs.baylor.edu/index.php/Problem_format" </w:delInstrText>
        </w:r>
        <w:r w:rsidR="00D06049" w:rsidDel="00A23F8C">
          <w:fldChar w:fldCharType="separate"/>
        </w:r>
      </w:del>
      <w:r w:rsidR="005A0BAC">
        <w:rPr>
          <w:b/>
          <w:bCs/>
        </w:rPr>
        <w:t>Error! Hyperlink reference not valid.</w:t>
      </w:r>
      <w:del w:id="3962" w:author="John Clevenger" w:date="2022-06-14T18:50:00Z">
        <w:r w:rsidR="00D06049" w:rsidDel="00A23F8C">
          <w:rPr>
            <w:rStyle w:val="Hyperlink"/>
          </w:rPr>
          <w:fldChar w:fldCharType="end"/>
        </w:r>
      </w:del>
      <w:del w:id="3963" w:author="John Clevenger" w:date="2022-06-15T15:54:00Z">
        <w:r w:rsidDel="007F3CDA">
          <w:delText xml:space="preserve"> f</w:delText>
        </w:r>
      </w:del>
      <w:r>
        <w:t>or details on the Problem Format structure.</w:t>
      </w:r>
    </w:p>
  </w:footnote>
  <w:footnote w:id="38">
    <w:p w14:paraId="11710889" w14:textId="77777777" w:rsidR="009E0FD5" w:rsidDel="005D0C56" w:rsidRDefault="009E0FD5">
      <w:pPr>
        <w:pStyle w:val="FootnoteText"/>
        <w:rPr>
          <w:del w:id="3985" w:author="John Clevenger" w:date="2022-06-15T16:20:00Z"/>
        </w:rPr>
      </w:pPr>
      <w:del w:id="3986" w:author="John Clevenger" w:date="2022-06-15T16:20:00Z">
        <w:r w:rsidDel="005D0C56">
          <w:rPr>
            <w:rStyle w:val="FootnoteReference"/>
          </w:rPr>
          <w:footnoteRef/>
        </w:r>
        <w:r w:rsidDel="005D0C56">
          <w:delText xml:space="preserve"> The PC2Wiki page at </w:delText>
        </w:r>
        <w:r w:rsidR="00D06049" w:rsidDel="005D0C56">
          <w:fldChar w:fldCharType="begin"/>
        </w:r>
        <w:r w:rsidR="00D06049" w:rsidDel="005D0C56">
          <w:delInstrText xml:space="preserve"> HYPERLINK "https://pc2.ecs.csus.edu/wiki/CCS_Enhancements" </w:delInstrText>
        </w:r>
        <w:r w:rsidR="00D06049" w:rsidDel="005D0C56">
          <w:fldChar w:fldCharType="separate"/>
        </w:r>
      </w:del>
      <w:r w:rsidR="005A0BAC">
        <w:rPr>
          <w:b/>
          <w:bCs/>
        </w:rPr>
        <w:t>Error! Hyperlink reference not valid.</w:t>
      </w:r>
      <w:del w:id="3987" w:author="John Clevenger" w:date="2022-06-15T16:20:00Z">
        <w:r w:rsidR="00D06049" w:rsidDel="005D0C56">
          <w:rPr>
            <w:rStyle w:val="Hyperlink"/>
          </w:rPr>
          <w:fldChar w:fldCharType="end"/>
        </w:r>
        <w:r w:rsidDel="005D0C56">
          <w:delText xml:space="preserve"> describes the currently-supported YAML configuration values in more detail.</w:delText>
        </w:r>
      </w:del>
    </w:p>
  </w:footnote>
  <w:footnote w:id="39">
    <w:p w14:paraId="386134EE" w14:textId="28A33D76"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w:t>
      </w:r>
      <w:ins w:id="4090" w:author="John Clevenger" w:date="2022-06-15T16:22:00Z">
        <w:r w:rsidR="005D0C56">
          <w:t xml:space="preserve">also </w:t>
        </w:r>
      </w:ins>
      <w:r>
        <w:t>causes no harm otherwise – it starts the clock at all the other sites.</w:t>
      </w:r>
    </w:p>
  </w:footnote>
  <w:footnote w:id="40">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41">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2">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3">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4">
    <w:p w14:paraId="785EB054" w14:textId="77777777" w:rsidR="008E55F3" w:rsidRPr="00801CB2" w:rsidRDefault="008E55F3" w:rsidP="008E55F3">
      <w:pPr>
        <w:pStyle w:val="FootnoteText"/>
        <w:rPr>
          <w:ins w:id="4403" w:author="John Clevenger" w:date="2022-12-15T16:38:00Z"/>
        </w:rPr>
      </w:pPr>
      <w:ins w:id="4404" w:author="John Clevenger" w:date="2022-12-15T16:38:00Z">
        <w:r>
          <w:rPr>
            <w:rStyle w:val="FootnoteReference"/>
          </w:rPr>
          <w:footnoteRef/>
        </w:r>
        <w:r>
          <w:t xml:space="preserve"> Example single line of output: </w:t>
        </w:r>
        <w:r w:rsidRPr="00801CB2">
          <w:t>run 59|site 1|proxy |team 11|team11:Crimson Pride (WSU)|prob D - Obstacle Course-6938491730217106684:D - Obstacle Course|lang GNU C++-1782097724418977383:GNU C++|tocj |os Linux|sel false|tocj false|jc true|182|rid Run-2641274401129060175|mmfr true|del? false|jt 0|jby judge5|jci Yes|</w:t>
        </w:r>
      </w:ins>
    </w:p>
  </w:footnote>
  <w:footnote w:id="45">
    <w:p w14:paraId="174393B7" w14:textId="77777777" w:rsidR="009E0FD5" w:rsidRPr="00801CB2" w:rsidDel="008E55F3" w:rsidRDefault="009E0FD5">
      <w:pPr>
        <w:pStyle w:val="FootnoteText"/>
        <w:rPr>
          <w:del w:id="4831" w:author="John Clevenger" w:date="2022-12-15T16:33:00Z"/>
        </w:rPr>
      </w:pPr>
      <w:del w:id="4832" w:author="John Clevenger" w:date="2022-12-15T16:33:00Z">
        <w:r w:rsidDel="008E55F3">
          <w:rPr>
            <w:rStyle w:val="FootnoteReference"/>
          </w:rPr>
          <w:footnoteRef/>
        </w:r>
        <w:r w:rsidDel="008E55F3">
          <w:delText xml:space="preserve"> Example single line of output: </w:delText>
        </w:r>
        <w:r w:rsidRPr="00801CB2" w:rsidDel="008E55F3">
          <w:delText>run 59|site 1|proxy |team 11|team11:Crimson Pride (WSU)|prob D - Obstacle Course-6938491730217106684:D - Obstacle Course|lang GNU C++-1782097724418977383:GNU C++|tocj |os Linux|sel false|tocj false|jc true|182|rid Run-2641274401129060175|mmfr true|del? false|jt 0|jby judge5|jci Yes|</w:delText>
        </w:r>
      </w:del>
    </w:p>
  </w:footnote>
  <w:footnote w:id="46">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2" w:history="1">
        <w:r>
          <w:rPr>
            <w:rStyle w:val="Hyperlink"/>
          </w:rPr>
          <w:t>https://tools.icpc.global/</w:t>
        </w:r>
      </w:hyperlink>
      <w:r>
        <w:t>).  Because the ICPC Tools Balloon Utility is considerably more robust and flexible, we recommend using that tool to support management of balloons.</w:t>
      </w:r>
    </w:p>
  </w:footnote>
  <w:footnote w:id="47">
    <w:p w14:paraId="44D135B3" w14:textId="3858CCE6"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w:t>
      </w:r>
      <w:del w:id="4952" w:author="John Clevenger" w:date="2022-06-17T12:41:00Z">
        <w:r w:rsidDel="00757A23">
          <w:delText>although  PC</w:delText>
        </w:r>
      </w:del>
      <w:ins w:id="4953" w:author="John Clevenger" w:date="2022-06-17T12:41:00Z">
        <w:r w:rsidR="00757A23">
          <w:t>although PC</w:t>
        </w:r>
      </w:ins>
      <w:r>
        <w:rPr>
          <w:vertAlign w:val="superscript"/>
        </w:rPr>
        <w:t xml:space="preserve">2 </w:t>
      </w:r>
      <w:r>
        <w:t xml:space="preserve">allows the Contest Administrator to change these values).  </w:t>
      </w:r>
    </w:p>
  </w:footnote>
  <w:footnote w:id="48">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9">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50">
    <w:p w14:paraId="0FCB96D1" w14:textId="32D62EB5" w:rsidR="009E0FD5" w:rsidRPr="00596E31" w:rsidRDefault="009E0FD5">
      <w:pPr>
        <w:pStyle w:val="FootnoteText"/>
      </w:pPr>
      <w:r>
        <w:rPr>
          <w:rStyle w:val="FootnoteReference"/>
        </w:rPr>
        <w:footnoteRef/>
      </w:r>
      <w:r>
        <w:t xml:space="preserve"> A sample batch script is included with the samples</w:t>
      </w:r>
      <w:ins w:id="4994" w:author="John Clevenger" w:date="2022-06-15T16:37:00Z">
        <w:r w:rsidR="00D77C9D">
          <w:t xml:space="preserve"> in every PC</w:t>
        </w:r>
        <w:r w:rsidR="00D77C9D" w:rsidRPr="00D77C9D">
          <w:rPr>
            <w:vertAlign w:val="superscript"/>
            <w:rPrChange w:id="4995" w:author="John Clevenger" w:date="2022-06-15T16:38:00Z">
              <w:rPr/>
            </w:rPrChange>
          </w:rPr>
          <w:t>2</w:t>
        </w:r>
        <w:r w:rsidR="00D77C9D">
          <w:t xml:space="preserve"> distribution, </w:t>
        </w:r>
      </w:ins>
      <w:ins w:id="4996" w:author="John Clevenger" w:date="2022-06-15T16:38:00Z">
        <w:r w:rsidR="00D77C9D">
          <w:t>at</w:t>
        </w:r>
      </w:ins>
      <w:del w:id="4997" w:author="John Clevenger" w:date="2022-06-15T16:38:00Z">
        <w:r w:rsidDel="00D77C9D">
          <w:delText>:</w:delText>
        </w:r>
      </w:del>
      <w:r>
        <w:t xml:space="preserve"> </w:t>
      </w:r>
      <w:r w:rsidRPr="00D77C9D">
        <w:rPr>
          <w:rFonts w:ascii="Courier New" w:hAnsi="Courier New" w:cs="Courier New"/>
          <w:b/>
          <w:bCs/>
          <w:sz w:val="16"/>
          <w:szCs w:val="16"/>
          <w:rPrChange w:id="4998" w:author="John Clevenger" w:date="2022-06-15T16:38:00Z">
            <w:rPr/>
          </w:rPrChange>
        </w:rPr>
        <w:t>samps/web/distribute_score</w:t>
      </w:r>
      <w:del w:id="4999" w:author="John Clevenger" w:date="2022-06-15T16:38:00Z">
        <w:r w:rsidDel="009251DB">
          <w:delText xml:space="preserve"> </w:delText>
        </w:r>
      </w:del>
      <w:r>
        <w:t>.</w:t>
      </w:r>
    </w:p>
  </w:footnote>
  <w:footnote w:id="51">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52">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.xsl</w:t>
      </w:r>
      <w:r>
        <w:t xml:space="preserve"> file in the </w:t>
      </w:r>
      <w:r w:rsidRPr="0004165D">
        <w:rPr>
          <w:rFonts w:ascii="Arial Narrow" w:hAnsi="Arial Narrow"/>
          <w:b/>
        </w:rPr>
        <w:t>data/xsl</w:t>
      </w:r>
      <w:r>
        <w:t xml:space="preserve"> folder which </w:t>
      </w:r>
      <w:r w:rsidRPr="00DC503C">
        <w:rPr>
          <w:i/>
        </w:rPr>
        <w:t>causes</w:t>
      </w:r>
      <w:r>
        <w:t xml:space="preserve"> the generation of a corresponding HTML output file.</w:t>
      </w:r>
    </w:p>
  </w:footnote>
  <w:footnote w:id="53">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data/xsl</w:t>
      </w:r>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(.json</w:t>
      </w:r>
      <w:r>
        <w:t xml:space="preserve">, </w:t>
      </w:r>
      <w:r w:rsidRPr="0004165D">
        <w:rPr>
          <w:rFonts w:ascii="Arial Narrow" w:hAnsi="Arial Narrow"/>
          <w:b/>
        </w:rPr>
        <w:t>.tsv</w:t>
      </w:r>
      <w:r>
        <w:t xml:space="preserve">, </w:t>
      </w:r>
      <w:r w:rsidRPr="0004165D">
        <w:rPr>
          <w:rFonts w:ascii="Arial Narrow" w:hAnsi="Arial Narrow"/>
          <w:b/>
        </w:rPr>
        <w:t>.csv</w:t>
      </w:r>
      <w:r>
        <w:t xml:space="preserve">, or </w:t>
      </w:r>
      <w:r w:rsidRPr="0004165D">
        <w:rPr>
          <w:rFonts w:ascii="Arial Narrow" w:hAnsi="Arial Narrow"/>
          <w:b/>
        </w:rPr>
        <w:t>.php</w:t>
      </w:r>
      <w:r>
        <w:t>).</w:t>
      </w:r>
    </w:p>
  </w:footnote>
  <w:footnote w:id="54">
    <w:p w14:paraId="753A42F3" w14:textId="77777777" w:rsidR="009E0FD5" w:rsidRDefault="009E0FD5">
      <w:pPr>
        <w:pStyle w:val="FootnoteText"/>
      </w:pPr>
      <w:r>
        <w:rPr>
          <w:rStyle w:val="FootnoteReference"/>
        </w:rPr>
        <w:footnoteRef/>
      </w:r>
      <w:r>
        <w:t xml:space="preserve"> </w:t>
      </w:r>
      <w:hyperlink r:id="rId3" w:history="1">
        <w:r w:rsidRPr="00407929">
          <w:rPr>
            <w:rStyle w:val="Hyperlink"/>
          </w:rPr>
          <w:t>http://www.iana.org/assignments/port-numbers</w:t>
        </w:r>
      </w:hyperlink>
    </w:p>
  </w:footnote>
  <w:footnote w:id="55">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6">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7">
    <w:p w14:paraId="7500B583" w14:textId="7602618B" w:rsidR="00582869" w:rsidRDefault="00582869">
      <w:pPr>
        <w:pStyle w:val="FootnoteText"/>
        <w:ind w:left="180" w:hanging="180"/>
        <w:jc w:val="both"/>
        <w:pPrChange w:id="5084" w:author="John Clevenger" w:date="2022-07-19T15:49:00Z">
          <w:pPr>
            <w:pStyle w:val="FootnoteText"/>
          </w:pPr>
        </w:pPrChange>
      </w:pPr>
      <w:ins w:id="5085" w:author="John Clevenger" w:date="2022-07-19T15:45:00Z">
        <w:r>
          <w:rPr>
            <w:rStyle w:val="FootnoteReference"/>
          </w:rPr>
          <w:footnoteRef/>
        </w:r>
        <w:r>
          <w:t xml:space="preserve"> Every command script </w:t>
        </w:r>
      </w:ins>
      <w:ins w:id="5086" w:author="John Clevenger" w:date="2022-07-19T15:49:00Z">
        <w:r w:rsidR="00494488">
          <w:t>contains</w:t>
        </w:r>
      </w:ins>
      <w:ins w:id="5087" w:author="John Clevenger" w:date="2022-07-19T15:45:00Z">
        <w:r>
          <w:t xml:space="preserve"> an invocation of a program named “</w:t>
        </w:r>
        <w:r w:rsidRPr="00582869">
          <w:rPr>
            <w:rFonts w:ascii="Arial" w:hAnsi="Arial" w:cs="Arial"/>
            <w:b/>
            <w:bCs/>
            <w:sz w:val="16"/>
            <w:szCs w:val="16"/>
            <w:rPrChange w:id="5088" w:author="John Clevenger" w:date="2022-07-19T15:46:00Z">
              <w:rPr/>
            </w:rPrChange>
          </w:rPr>
          <w:t>Starter</w:t>
        </w:r>
        <w:r>
          <w:t>”; each script passes a specif</w:t>
        </w:r>
      </w:ins>
      <w:ins w:id="5089" w:author="John Clevenger" w:date="2022-07-19T15:46:00Z">
        <w:r>
          <w:t xml:space="preserve">ic set of command-line arguments to </w:t>
        </w:r>
      </w:ins>
      <w:ins w:id="5090" w:author="John Clevenger" w:date="2022-07-19T15:47:00Z">
        <w:r w:rsidR="00494488" w:rsidRPr="003F07BE">
          <w:rPr>
            <w:rFonts w:ascii="Arial" w:hAnsi="Arial" w:cs="Arial"/>
            <w:b/>
            <w:bCs/>
            <w:sz w:val="16"/>
            <w:szCs w:val="16"/>
          </w:rPr>
          <w:t>Starter</w:t>
        </w:r>
      </w:ins>
      <w:ins w:id="5091" w:author="John Clevenger" w:date="2022-07-19T15:50:00Z">
        <w:r w:rsidR="00494488">
          <w:t>.  A</w:t>
        </w:r>
      </w:ins>
      <w:ins w:id="5092" w:author="John Clevenger" w:date="2022-07-19T15:48:00Z">
        <w:r w:rsidR="00494488">
          <w:t xml:space="preserve">ny </w:t>
        </w:r>
      </w:ins>
      <w:ins w:id="5093" w:author="John Clevenger" w:date="2022-07-19T15:49:00Z">
        <w:r w:rsidR="00494488">
          <w:t xml:space="preserve">user-supplied command line arguments to the script are also passed to </w:t>
        </w:r>
        <w:r w:rsidR="00494488" w:rsidRPr="003F07BE">
          <w:rPr>
            <w:rFonts w:ascii="Arial" w:hAnsi="Arial" w:cs="Arial"/>
            <w:b/>
            <w:bCs/>
            <w:sz w:val="16"/>
            <w:szCs w:val="16"/>
          </w:rPr>
          <w:t>Starter</w:t>
        </w:r>
        <w:r w:rsidR="00494488">
          <w:t>.</w:t>
        </w:r>
      </w:ins>
    </w:p>
  </w:footnote>
  <w:footnote w:id="58">
    <w:p w14:paraId="4991D389" w14:textId="2393BBAB"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del w:id="5609" w:author="John Clevenger" w:date="2022-06-15T16:52:00Z">
        <w:r w:rsidDel="003B5AFA">
          <w:delText>of  (</w:delText>
        </w:r>
      </w:del>
      <w:ins w:id="5610" w:author="John Clevenger" w:date="2022-06-15T16:52:00Z">
        <w:r w:rsidR="003B5AFA">
          <w:t>of (</w:t>
        </w:r>
      </w:ins>
      <w:r>
        <w:t>i.e., not controlled by) PC</w:t>
      </w:r>
      <w:r>
        <w:rPr>
          <w:vertAlign w:val="superscript"/>
        </w:rPr>
        <w:t>2</w:t>
      </w:r>
      <w:r>
        <w:t xml:space="preserve">. </w:t>
      </w:r>
    </w:p>
  </w:footnote>
  <w:footnote w:id="59">
    <w:p w14:paraId="7A6D0682" w14:textId="28147A9D" w:rsidR="009E0FD5" w:rsidRDefault="009E0FD5">
      <w:pPr>
        <w:pStyle w:val="FootnoteText"/>
        <w:spacing w:before="60" w:after="60"/>
        <w:ind w:left="180" w:hanging="180"/>
        <w:jc w:val="both"/>
      </w:pPr>
      <w:r>
        <w:rPr>
          <w:rStyle w:val="FootnoteReference"/>
        </w:rPr>
        <w:footnoteRef/>
      </w:r>
      <w:r>
        <w:t xml:space="preserve"> </w:t>
      </w:r>
      <w:del w:id="5631" w:author="John Clevenger" w:date="2022-06-15T16:54:00Z">
        <w:r w:rsidDel="00611731">
          <w:delText>Actually,  the</w:delText>
        </w:r>
      </w:del>
      <w:ins w:id="5632" w:author="John Clevenger" w:date="2022-06-15T16:54:00Z">
        <w:r w:rsidR="00611731">
          <w:t>Actually, the</w:t>
        </w:r>
      </w:ins>
      <w:r>
        <w:t xml:space="preserve"> export data file is automatically generated (updated) each time the contest standings change; pressing the “Refresh” button simply displays a message showing its location.</w:t>
      </w:r>
    </w:p>
  </w:footnote>
  <w:footnote w:id="60">
    <w:p w14:paraId="439F9DF7" w14:textId="45FDF625"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w:t>
      </w:r>
      <w:del w:id="5640" w:author="John Clevenger" w:date="2022-06-15T16:56:00Z">
        <w:r w:rsidDel="00353CD9">
          <w:delText>insure</w:delText>
        </w:r>
      </w:del>
      <w:ins w:id="5641" w:author="John Clevenger" w:date="2022-06-15T16:56:00Z">
        <w:r w:rsidR="00353CD9">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61">
    <w:p w14:paraId="5D7BE691" w14:textId="15133F39" w:rsidR="009E0FD5" w:rsidRDefault="009E0FD5" w:rsidP="0088086C">
      <w:pPr>
        <w:pStyle w:val="FootnoteText"/>
        <w:spacing w:before="60"/>
        <w:ind w:left="180" w:hanging="180"/>
      </w:pPr>
      <w:r>
        <w:rPr>
          <w:rStyle w:val="FootnoteReference"/>
        </w:rPr>
        <w:footnoteRef/>
      </w:r>
      <w:r>
        <w:t xml:space="preserve"> See the section </w:t>
      </w:r>
      <w:del w:id="5647" w:author="John Clevenger" w:date="2022-06-15T16:57:00Z">
        <w:r w:rsidRPr="0088086C" w:rsidDel="00353CD9">
          <w:rPr>
            <w:rFonts w:ascii="Arial" w:hAnsi="Arial" w:cs="Arial"/>
            <w:b/>
            <w:bCs/>
            <w:sz w:val="18"/>
            <w:szCs w:val="18"/>
          </w:rPr>
          <w:delText>Assigning  Auto</w:delText>
        </w:r>
      </w:del>
      <w:ins w:id="5648" w:author="John Clevenger" w:date="2022-06-15T16:57:00Z">
        <w:r w:rsidR="00353CD9" w:rsidRPr="0088086C">
          <w:rPr>
            <w:rFonts w:ascii="Arial" w:hAnsi="Arial" w:cs="Arial"/>
            <w:b/>
            <w:bCs/>
            <w:sz w:val="18"/>
            <w:szCs w:val="18"/>
          </w:rPr>
          <w:t>Assigning Auto</w:t>
        </w:r>
      </w:ins>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62">
    <w:p w14:paraId="74DBDE8D" w14:textId="73CEDAB0" w:rsidR="00486415" w:rsidRPr="00486415" w:rsidRDefault="00486415">
      <w:pPr>
        <w:pStyle w:val="FootnoteText"/>
        <w:spacing w:before="60"/>
        <w:ind w:left="180" w:hanging="180"/>
        <w:pPrChange w:id="5652" w:author="John Clevenger" w:date="2022-12-16T12:16:00Z">
          <w:pPr>
            <w:pStyle w:val="FootnoteText"/>
          </w:pPr>
        </w:pPrChange>
      </w:pPr>
      <w:ins w:id="5653" w:author="John Clevenger" w:date="2022-12-16T12:03:00Z">
        <w:r>
          <w:rPr>
            <w:rStyle w:val="FootnoteReference"/>
          </w:rPr>
          <w:footnoteRef/>
        </w:r>
        <w:r>
          <w:t xml:space="preserve"> Output validators can also be configured using YAML files; see the chapter </w:t>
        </w:r>
      </w:ins>
      <w:ins w:id="5654" w:author="John Clevenger" w:date="2022-12-16T12:04:00Z">
        <w:r>
          <w:t xml:space="preserve">on </w:t>
        </w:r>
        <w:r w:rsidRPr="00724B2C">
          <w:rPr>
            <w:rFonts w:ascii="Arial" w:hAnsi="Arial" w:cs="Arial"/>
            <w:b/>
            <w:bCs/>
            <w:sz w:val="18"/>
            <w:szCs w:val="18"/>
            <w:rPrChange w:id="5655" w:author="John Clevenger" w:date="2022-12-16T12:14:00Z">
              <w:rPr>
                <w:b/>
                <w:bCs/>
              </w:rPr>
            </w:rPrChange>
          </w:rPr>
          <w:t>Configuring the Contest Using Configuration Files</w:t>
        </w:r>
        <w:r>
          <w:t>;  see also the PC</w:t>
        </w:r>
        <w:r w:rsidRPr="00E767AF">
          <w:rPr>
            <w:vertAlign w:val="superscript"/>
            <w:rPrChange w:id="5656" w:author="John Clevenger" w:date="2022-12-16T12:10:00Z">
              <w:rPr/>
            </w:rPrChange>
          </w:rPr>
          <w:t>2</w:t>
        </w:r>
        <w:r>
          <w:t xml:space="preserve"> Wiki page at </w:t>
        </w:r>
      </w:ins>
      <w:ins w:id="5657" w:author="John Clevenger" w:date="2022-12-16T12:14:00Z">
        <w:r w:rsidR="00724B2C">
          <w:fldChar w:fldCharType="begin"/>
        </w:r>
        <w:r w:rsidR="00724B2C">
          <w:instrText xml:space="preserve"> HYPERLINK "https://github.com/pc2ccs/pc2v9/wiki/YAML-Contest-Configuration" </w:instrText>
        </w:r>
        <w:r w:rsidR="00724B2C">
          <w:fldChar w:fldCharType="separate"/>
        </w:r>
        <w:r w:rsidR="00724B2C" w:rsidRPr="00724B2C">
          <w:rPr>
            <w:rStyle w:val="Hyperlink"/>
          </w:rPr>
          <w:t>https://github.com/pc2ccs/pc2v9/wiki/YAML-Contest-Configuration</w:t>
        </w:r>
        <w:r w:rsidR="00724B2C">
          <w:fldChar w:fldCharType="end"/>
        </w:r>
      </w:ins>
    </w:p>
  </w:footnote>
  <w:footnote w:id="63">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64">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5">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6">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7">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8">
    <w:p w14:paraId="1D697CB5" w14:textId="7485ADD1"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w:t>
      </w:r>
      <w:del w:id="5717" w:author="John Clevenger" w:date="2022-06-15T17:07:00Z">
        <w:r w:rsidDel="00A455AA">
          <w:delText>e.g.</w:delText>
        </w:r>
      </w:del>
      <w:ins w:id="5718" w:author="John Clevenger" w:date="2022-06-15T17:07:00Z">
        <w:r w:rsidR="00A455AA">
          <w:t>e.g.,</w:t>
        </w:r>
      </w:ins>
      <w:r>
        <w:t xml:space="preserve"> compiling, linking, execution) occur.  In PC</w:t>
      </w:r>
      <w:r w:rsidRPr="0066077B">
        <w:rPr>
          <w:vertAlign w:val="superscript"/>
        </w:rPr>
        <w:t>2</w:t>
      </w:r>
      <w:r>
        <w:t xml:space="preserve"> Version 9 the execute directory name is based on the logged in user. For example, the execute directory </w:t>
      </w:r>
      <w:del w:id="5719" w:author="John Clevenger" w:date="2022-06-15T17:07:00Z">
        <w:r w:rsidDel="00A455AA">
          <w:delText>for  Team</w:delText>
        </w:r>
      </w:del>
      <w:ins w:id="5720" w:author="John Clevenger" w:date="2022-06-15T17:07:00Z">
        <w:r w:rsidR="00A455AA">
          <w:t>for Team</w:t>
        </w:r>
      </w:ins>
      <w:r>
        <w:t xml:space="preserve"> 3 at Site 1 is named “</w:t>
      </w:r>
      <w:r w:rsidRPr="00D358A4">
        <w:t>executesite1team3</w:t>
      </w:r>
      <w:r>
        <w:t xml:space="preserve">”; the execute directory </w:t>
      </w:r>
      <w:del w:id="5721" w:author="John Clevenger" w:date="2022-06-15T17:07:00Z">
        <w:r w:rsidDel="00A455AA">
          <w:delText>for  Judge</w:delText>
        </w:r>
      </w:del>
      <w:ins w:id="5722" w:author="John Clevenger" w:date="2022-06-15T17:07:00Z">
        <w:r w:rsidR="00A455AA">
          <w:t>for Judge</w:t>
        </w:r>
      </w:ins>
      <w:r>
        <w:t xml:space="preserve"> 3 at Site 2  is named “</w:t>
      </w:r>
      <w:r w:rsidRPr="00D358A4">
        <w:t>executesite2judge3</w:t>
      </w:r>
      <w:r>
        <w:t>”, etc.</w:t>
      </w:r>
    </w:p>
  </w:footnote>
  <w:footnote w:id="69">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70">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37891">
        <w:rPr>
          <w:i/>
          <w:iCs/>
          <w:rPrChange w:id="6390" w:author="John Clevenger" w:date="2022-06-16T11:14:00Z">
            <w:rPr/>
          </w:rPrChange>
        </w:rPr>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71">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72">
    <w:p w14:paraId="60111FA4" w14:textId="56A56894"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ins w:id="6393" w:author="John Clevenger" w:date="2022-06-22T11:52:00Z">
        <w:r w:rsidR="00E3548C">
          <w:t xml:space="preserve"> or, starting with Version 9.8, </w:t>
        </w:r>
      </w:ins>
      <w:ins w:id="6394" w:author="John Clevenger" w:date="2022-06-22T11:53:00Z">
        <w:r w:rsidR="00E3548C">
          <w:t>use the “Raw Report” capability described elsewhere in this guide</w:t>
        </w:r>
      </w:ins>
      <w:r>
        <w:t>.</w:t>
      </w:r>
    </w:p>
  </w:footnote>
  <w:footnote w:id="73">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74">
    <w:p w14:paraId="3AE3EBC4" w14:textId="77777777" w:rsidR="009E0FD5" w:rsidRDefault="009E0FD5" w:rsidP="0028113B">
      <w:pPr>
        <w:pStyle w:val="FootnoteText"/>
      </w:pPr>
      <w:r>
        <w:rPr>
          <w:rStyle w:val="FootnoteReference"/>
        </w:rPr>
        <w:footnoteRef/>
      </w:r>
      <w:r>
        <w:t xml:space="preserve"> See </w:t>
      </w:r>
      <w:hyperlink r:id="rId4" w:history="1">
        <w:r w:rsidRPr="0061308C">
          <w:rPr>
            <w:rStyle w:val="Hyperlink"/>
          </w:rPr>
          <w:t>https://en.wikipedia.org/wiki/Representational_state_transfer</w:t>
        </w:r>
      </w:hyperlink>
      <w:r>
        <w:t xml:space="preserve"> for information on REST.</w:t>
      </w:r>
    </w:p>
  </w:footnote>
  <w:footnote w:id="75">
    <w:p w14:paraId="54D881DD" w14:textId="6908F5E6" w:rsidR="009E0FD5" w:rsidRPr="00595EC6" w:rsidRDefault="009E0FD5" w:rsidP="00595EC6">
      <w:pPr>
        <w:pStyle w:val="FootnoteText"/>
        <w:spacing w:before="60"/>
        <w:ind w:left="187" w:hanging="187"/>
        <w:jc w:val="both"/>
      </w:pPr>
      <w:r>
        <w:rPr>
          <w:rStyle w:val="FootnoteReference"/>
        </w:rPr>
        <w:footnoteRef/>
      </w:r>
      <w:r>
        <w:t xml:space="preserve"> See </w:t>
      </w:r>
      <w:hyperlink r:id="rId5" w:history="1">
        <w:r>
          <w:rPr>
            <w:rStyle w:val="Hyperlink"/>
          </w:rPr>
          <w:t>https://en.wikipedia.org/wiki/Basic_access_authentication</w:t>
        </w:r>
      </w:hyperlink>
      <w:r>
        <w:t>. Note in particular that this means that the server responds to unauthenticated requests with a response whose header contains a</w:t>
      </w:r>
      <w:ins w:id="6411" w:author="John Clevenger" w:date="2022-06-21T12:42:00Z">
        <w:r w:rsidR="00E96A38">
          <w:t>n</w:t>
        </w:r>
      </w:ins>
      <w:r>
        <w:t xml:space="preserve">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6">
    <w:p w14:paraId="10FAD5F4" w14:textId="2A2A35CB" w:rsidR="009E0FD5" w:rsidRDefault="009E0FD5">
      <w:pPr>
        <w:pStyle w:val="FootnoteText"/>
        <w:spacing w:before="60"/>
        <w:ind w:left="180" w:right="173" w:hanging="180"/>
        <w:jc w:val="both"/>
        <w:pPrChange w:id="6422" w:author="John Clevenger" w:date="2022-06-21T13:40:00Z">
          <w:pPr>
            <w:pStyle w:val="FootnoteText"/>
            <w:spacing w:before="60"/>
          </w:pPr>
        </w:pPrChange>
      </w:pPr>
      <w:r>
        <w:rPr>
          <w:rStyle w:val="FootnoteReference"/>
        </w:rPr>
        <w:footnoteRef/>
      </w:r>
      <w:r>
        <w:t xml:space="preserve"> </w:t>
      </w:r>
      <w:del w:id="6423" w:author="John Clevenger" w:date="2022-06-21T13:38:00Z">
        <w:r w:rsidDel="00B863CD">
          <w:delText xml:space="preserve">See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6424" w:author="John Clevenger" w:date="2022-06-21T13:38:00Z">
        <w:r w:rsidR="00FE3AD6" w:rsidDel="00B863CD">
          <w:rPr>
            <w:rStyle w:val="Hyperlink"/>
          </w:rPr>
          <w:fldChar w:fldCharType="end"/>
        </w:r>
      </w:del>
      <w:ins w:id="6425" w:author="John Clevenger" w:date="2022-06-21T13:38:00Z">
        <w:r w:rsidR="00B863CD">
          <w:t xml:space="preserve">The original </w:t>
        </w:r>
        <w:r w:rsidR="00944FD5">
          <w:t xml:space="preserve">JSON Scoreboard specification has subsequently been deprecated by the CLICS group and replaced with </w:t>
        </w:r>
      </w:ins>
      <w:ins w:id="6426" w:author="John Clevenger" w:date="2022-06-21T13:39:00Z">
        <w:r w:rsidR="00944FD5">
          <w:t xml:space="preserve">the CLICS Contest API specification (see </w:t>
        </w:r>
        <w:r w:rsidR="00944FD5">
          <w:fldChar w:fldCharType="begin"/>
        </w:r>
        <w:r w:rsidR="00944FD5">
          <w:instrText xml:space="preserve"> HYPERLINK "</w:instrText>
        </w:r>
        <w:r w:rsidR="00944FD5" w:rsidRPr="00944FD5">
          <w:instrText>https://ccs-specs.icpc.io/master/contest_api</w:instrText>
        </w:r>
        <w:r w:rsidR="00944FD5">
          <w:instrText xml:space="preserve">" </w:instrText>
        </w:r>
        <w:r w:rsidR="00944FD5">
          <w:fldChar w:fldCharType="separate"/>
        </w:r>
        <w:r w:rsidR="00944FD5" w:rsidRPr="002A3261">
          <w:rPr>
            <w:rStyle w:val="Hyperlink"/>
          </w:rPr>
          <w:t>https://ccs-specs.icpc.io/master/contest_api</w:t>
        </w:r>
        <w:r w:rsidR="00944FD5">
          <w:fldChar w:fldCharType="end"/>
        </w:r>
        <w:r w:rsidR="00944FD5">
          <w:t>).  We are currently working on updating PC</w:t>
        </w:r>
        <w:r w:rsidR="00944FD5" w:rsidRPr="00944FD5">
          <w:rPr>
            <w:vertAlign w:val="superscript"/>
            <w:rPrChange w:id="6427" w:author="John Clevenger" w:date="2022-06-21T13:40:00Z">
              <w:rPr/>
            </w:rPrChange>
          </w:rPr>
          <w:t>2</w:t>
        </w:r>
        <w:r w:rsidR="00944FD5">
          <w:t xml:space="preserve"> to match thi</w:t>
        </w:r>
      </w:ins>
      <w:ins w:id="6428" w:author="John Clevenger" w:date="2022-06-21T13:40:00Z">
        <w:r w:rsidR="00944FD5">
          <w:t>s specification; meanwhile, the older JSON implementation is still available in PC</w:t>
        </w:r>
        <w:r w:rsidR="00944FD5" w:rsidRPr="00944FD5">
          <w:rPr>
            <w:vertAlign w:val="superscript"/>
            <w:rPrChange w:id="6429" w:author="John Clevenger" w:date="2022-06-21T13:40:00Z">
              <w:rPr/>
            </w:rPrChange>
          </w:rPr>
          <w:t>2</w:t>
        </w:r>
        <w:r w:rsidR="00944FD5">
          <w:t>.</w:t>
        </w:r>
      </w:ins>
    </w:p>
  </w:footnote>
  <w:footnote w:id="77">
    <w:p w14:paraId="01EE9CE1" w14:textId="414BDE6A" w:rsidR="009E0FD5" w:rsidRDefault="009E0FD5" w:rsidP="00117097">
      <w:pPr>
        <w:pStyle w:val="FootnoteText"/>
        <w:spacing w:before="60"/>
      </w:pPr>
      <w:r>
        <w:rPr>
          <w:rStyle w:val="FootnoteReference"/>
        </w:rPr>
        <w:footnoteRef/>
      </w:r>
      <w:r>
        <w:t xml:space="preserve"> See </w:t>
      </w:r>
      <w:ins w:id="6465" w:author="John Clevenger" w:date="2022-06-16T11:22:00Z">
        <w:r w:rsidR="00284932">
          <w:fldChar w:fldCharType="begin"/>
        </w:r>
        <w:r w:rsidR="00284932">
          <w:instrText xml:space="preserve"> HYPERLINK "https://ccs-specs.icpc.io/" </w:instrText>
        </w:r>
        <w:r w:rsidR="00284932">
          <w:fldChar w:fldCharType="separate"/>
        </w:r>
        <w:r w:rsidR="00284932" w:rsidRPr="00284932">
          <w:rPr>
            <w:rStyle w:val="Hyperlink"/>
          </w:rPr>
          <w:t>https://ccs-specs.icpc.io/</w:t>
        </w:r>
        <w:r w:rsidR="00284932">
          <w:fldChar w:fldCharType="end"/>
        </w:r>
      </w:ins>
      <w:del w:id="6466"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6467" w:author="John Clevenger" w:date="2022-06-16T11:22:00Z">
        <w:r w:rsidR="00FE3AD6" w:rsidDel="00284932">
          <w:rPr>
            <w:rStyle w:val="Hyperlink"/>
          </w:rPr>
          <w:fldChar w:fldCharType="end"/>
        </w:r>
      </w:del>
    </w:p>
  </w:footnote>
  <w:footnote w:id="78">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9">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80">
    <w:p w14:paraId="65C585E2" w14:textId="4883BBDD"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w:t>
      </w:r>
      <w:del w:id="6549" w:author="John Clevenger" w:date="2022-06-16T11:39:00Z">
        <w:r w:rsidDel="00E06F34">
          <w:delText>insure</w:delText>
        </w:r>
      </w:del>
      <w:ins w:id="6550" w:author="John Clevenger" w:date="2022-06-16T11:39:00Z">
        <w:r w:rsidR="00E06F34">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6551" w:author="john" w:date="2020-10-22T21:29:00Z">
        <w:r>
          <w:t xml:space="preserve">; this appendix is about </w:t>
        </w:r>
        <w:r>
          <w:rPr>
            <w:i/>
          </w:rPr>
          <w:t xml:space="preserve">input </w:t>
        </w:r>
        <w:r>
          <w:t>validators.</w:t>
        </w:r>
      </w:ins>
      <w:del w:id="6552" w:author="john" w:date="2020-10-22T21:29:00Z">
        <w:r w:rsidDel="00373609">
          <w:delText>.</w:delText>
        </w:r>
      </w:del>
    </w:p>
  </w:footnote>
  <w:footnote w:id="81">
    <w:p w14:paraId="65AE1BF8" w14:textId="77777777" w:rsidR="009E0FD5" w:rsidRDefault="009E0FD5">
      <w:pPr>
        <w:pStyle w:val="FootnoteText"/>
        <w:spacing w:before="60"/>
        <w:ind w:left="187" w:hanging="187"/>
        <w:pPrChange w:id="6563" w:author="john" w:date="2020-10-22T21:29:00Z">
          <w:pPr>
            <w:pStyle w:val="FootnoteText"/>
            <w:ind w:left="180" w:hanging="180"/>
          </w:pPr>
        </w:pPrChange>
      </w:pPr>
      <w:ins w:id="6564" w:author="john" w:date="2020-10-22T21:08:00Z">
        <w:r>
          <w:rPr>
            <w:rStyle w:val="FootnoteReference"/>
          </w:rPr>
          <w:footnoteRef/>
        </w:r>
        <w:r>
          <w:t xml:space="preserve"> VIVA is “Vanb’s Input Verification Assistant</w:t>
        </w:r>
      </w:ins>
      <w:ins w:id="6565" w:author="john" w:date="2020-10-22T22:23:00Z">
        <w:r>
          <w:t>”</w:t>
        </w:r>
      </w:ins>
      <w:ins w:id="6566" w:author="john" w:date="2020-10-22T21:08:00Z">
        <w:r>
          <w:t>.  Permission to embed VIVA within PC</w:t>
        </w:r>
        <w:r w:rsidRPr="00915E86">
          <w:rPr>
            <w:vertAlign w:val="superscript"/>
            <w:rPrChange w:id="6567" w:author="john" w:date="2020-10-22T21:09:00Z">
              <w:rPr/>
            </w:rPrChange>
          </w:rPr>
          <w:t>2</w:t>
        </w:r>
        <w:r>
          <w:t xml:space="preserve"> was kindly granted by David </w:t>
        </w:r>
      </w:ins>
      <w:ins w:id="6568" w:author="john" w:date="2020-10-22T21:09:00Z">
        <w:r>
          <w:t>“vanb” Van Brackle</w:t>
        </w:r>
      </w:ins>
      <w:ins w:id="6569" w:author="john" w:date="2020-10-22T21:10:00Z">
        <w:r>
          <w:t>, the author of VIVA</w:t>
        </w:r>
      </w:ins>
      <w:ins w:id="6570" w:author="john" w:date="2020-10-22T21:09:00Z">
        <w:r>
          <w:t xml:space="preserve">.  </w:t>
        </w:r>
      </w:ins>
    </w:p>
  </w:footnote>
  <w:footnote w:id="82">
    <w:p w14:paraId="6373F65F" w14:textId="77777777" w:rsidR="009E0FD5" w:rsidRDefault="009E0FD5" w:rsidP="0063176E">
      <w:pPr>
        <w:pStyle w:val="FootnoteText"/>
        <w:ind w:left="180" w:hanging="180"/>
      </w:pPr>
      <w:ins w:id="6740" w:author="john" w:date="2020-10-22T21:57:00Z">
        <w:r>
          <w:rPr>
            <w:rStyle w:val="FootnoteReference"/>
          </w:rPr>
          <w:footnoteRef/>
        </w:r>
        <w:r>
          <w:t xml:space="preserve"> Refer to the </w:t>
        </w:r>
        <w:r w:rsidRPr="0063176E">
          <w:rPr>
            <w:i/>
            <w:rPrChange w:id="6741" w:author="john" w:date="2020-10-22T21:58:00Z">
              <w:rPr/>
            </w:rPrChange>
          </w:rPr>
          <w:t>VIVA User’s Guide</w:t>
        </w:r>
        <w:r>
          <w:t xml:space="preserve">, which can be found </w:t>
        </w:r>
      </w:ins>
      <w:ins w:id="6742" w:author="john" w:date="2020-10-22T21:58:00Z">
        <w:r>
          <w:t xml:space="preserve">in the “doc” folder </w:t>
        </w:r>
      </w:ins>
      <w:ins w:id="6743" w:author="john" w:date="2020-10-22T21:57:00Z">
        <w:r>
          <w:t>under the PC</w:t>
        </w:r>
        <w:r w:rsidRPr="0063176E">
          <w:rPr>
            <w:vertAlign w:val="superscript"/>
            <w:rPrChange w:id="6744" w:author="john" w:date="2020-10-22T21:58:00Z">
              <w:rPr/>
            </w:rPrChange>
          </w:rPr>
          <w:t>2</w:t>
        </w:r>
      </w:ins>
      <w:ins w:id="6745" w:author="john" w:date="2020-10-22T21:58:00Z">
        <w:r>
          <w:t xml:space="preserve"> installation</w:t>
        </w:r>
      </w:ins>
      <w:ins w:id="6746" w:author="john" w:date="2020-10-22T21:57:00Z">
        <w:r>
          <w:t>, for a complete description of VIVA patterns and how they work.</w:t>
        </w:r>
      </w:ins>
    </w:p>
  </w:footnote>
  <w:footnote w:id="83">
    <w:p w14:paraId="72BF8F52" w14:textId="77777777"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 w:id="84">
    <w:p w14:paraId="7D915484" w14:textId="77777777" w:rsidR="001C6D6E" w:rsidRPr="00B72E3B" w:rsidRDefault="001C6D6E" w:rsidP="001C6D6E">
      <w:pPr>
        <w:pStyle w:val="FootnoteText"/>
        <w:rPr>
          <w:ins w:id="7480" w:author="John Clevenger" w:date="2022-12-15T15:47:00Z"/>
        </w:rPr>
      </w:pPr>
      <w:ins w:id="7481" w:author="John Clevenger" w:date="2022-12-15T15:47:00Z">
        <w:r>
          <w:rPr>
            <w:rStyle w:val="FootnoteReference"/>
          </w:rPr>
          <w:footnoteRef/>
        </w:r>
        <w:r>
          <w:t xml:space="preserve"> The </w:t>
        </w:r>
        <w:r>
          <w:rPr>
            <w:i/>
            <w:iCs/>
          </w:rPr>
          <w:t xml:space="preserve">DOMjudge </w:t>
        </w:r>
        <w:r>
          <w:t xml:space="preserve">CCS, for example, uses monotonically increasing integer values for Event Ids, while the </w:t>
        </w:r>
        <w:r>
          <w:rPr>
            <w:i/>
            <w:iCs/>
          </w:rPr>
          <w:t xml:space="preserve">Kattis </w:t>
        </w:r>
        <w:r>
          <w:t xml:space="preserve">CCS uses strings which are UUIDs – for example, </w:t>
        </w:r>
        <w:r w:rsidRPr="00FE2E84">
          <w:rPr>
            <w:rFonts w:ascii="Courier New" w:hAnsi="Courier New" w:cs="Courier New"/>
            <w:sz w:val="18"/>
            <w:szCs w:val="18"/>
          </w:rPr>
          <w:t>3032d5da-04a4-4a84-9dc4-838627eb4677</w:t>
        </w:r>
        <w:r>
          <w:rPr>
            <w:rFonts w:ascii="Courier New" w:hAnsi="Courier New" w:cs="Courier New"/>
            <w:sz w:val="18"/>
            <w:szCs w:val="18"/>
          </w:rPr>
          <w:t>.</w:t>
        </w:r>
      </w:ins>
    </w:p>
  </w:footnote>
  <w:footnote w:id="85">
    <w:p w14:paraId="58A8E7BE" w14:textId="5199273D" w:rsidR="00A71F4F" w:rsidRDefault="00A71F4F">
      <w:pPr>
        <w:pStyle w:val="FootnoteText"/>
        <w:ind w:left="180" w:right="353" w:hanging="180"/>
        <w:jc w:val="both"/>
        <w:pPrChange w:id="7677" w:author="John Clevenger" w:date="2022-12-16T17:53:00Z">
          <w:pPr>
            <w:pStyle w:val="FootnoteText"/>
          </w:pPr>
        </w:pPrChange>
      </w:pPr>
      <w:ins w:id="7678" w:author="John Clevenger" w:date="2022-06-25T15:34:00Z">
        <w:r>
          <w:rPr>
            <w:rStyle w:val="FootnoteReference"/>
          </w:rPr>
          <w:footnoteRef/>
        </w:r>
        <w:r>
          <w:t xml:space="preserve"> Note</w:t>
        </w:r>
      </w:ins>
      <w:ins w:id="7679" w:author="John Clevenger" w:date="2022-06-27T16:03:00Z">
        <w:r w:rsidR="00C30426">
          <w:t xml:space="preserve"> that, as mentioned previously, only the</w:t>
        </w:r>
      </w:ins>
      <w:ins w:id="7680" w:author="John Clevenger" w:date="2022-06-25T15:34:00Z">
        <w:r>
          <w:t xml:space="preserve"> </w:t>
        </w:r>
        <w:r w:rsidRPr="00B13936">
          <w:rPr>
            <w:rFonts w:ascii="Arial Narrow" w:hAnsi="Arial Narrow"/>
            <w:b/>
            <w:rPrChange w:id="7681" w:author="John Clevenger" w:date="2022-06-27T16:05:00Z">
              <w:rPr/>
            </w:rPrChange>
          </w:rPr>
          <w:t>FEEDER1</w:t>
        </w:r>
        <w:r>
          <w:t xml:space="preserve"> </w:t>
        </w:r>
      </w:ins>
      <w:ins w:id="7682" w:author="John Clevenger" w:date="2022-06-27T16:03:00Z">
        <w:r w:rsidR="00C30426">
          <w:t>account will have the ability to resolve runs,</w:t>
        </w:r>
      </w:ins>
      <w:ins w:id="7683" w:author="John Clevenger" w:date="2022-06-27T16:04:00Z">
        <w:r w:rsidR="00C30426">
          <w:t xml:space="preserve"> </w:t>
        </w:r>
      </w:ins>
      <w:ins w:id="7684" w:author="John Clevenger" w:date="2022-06-25T15:34:00Z">
        <w:r>
          <w:t xml:space="preserve">since any other Feeder </w:t>
        </w:r>
      </w:ins>
      <w:ins w:id="7685" w:author="John Clevenger" w:date="2022-06-25T15:35:00Z">
        <w:r>
          <w:t>account will only support “read-only” shadow operations</w:t>
        </w:r>
      </w:ins>
      <w:ins w:id="7686" w:author="John Clevenger" w:date="2022-06-27T16:04:00Z">
        <w:r w:rsidR="00B13936">
          <w:t xml:space="preserve">, and that the FEEDER1 account </w:t>
        </w:r>
      </w:ins>
      <w:ins w:id="7687" w:author="John Clevenger" w:date="2022-06-25T15:35:00Z">
        <w:r>
          <w:t xml:space="preserve">must </w:t>
        </w:r>
      </w:ins>
      <w:ins w:id="7688" w:author="John Clevenger" w:date="2022-06-25T15:37:00Z">
        <w:r>
          <w:t>have</w:t>
        </w:r>
      </w:ins>
      <w:ins w:id="7689" w:author="John Clevenger" w:date="2022-06-25T15:35:00Z">
        <w:r>
          <w:t xml:space="preserve"> </w:t>
        </w:r>
      </w:ins>
      <w:ins w:id="7690" w:author="John Clevenger" w:date="2022-06-27T16:06:00Z">
        <w:r w:rsidR="00B13936">
          <w:t xml:space="preserve">been given </w:t>
        </w:r>
      </w:ins>
      <w:ins w:id="7691" w:author="John Clevenger" w:date="2022-06-25T15:35:00Z">
        <w:r>
          <w:t>the “</w:t>
        </w:r>
        <w:r w:rsidRPr="00B13936">
          <w:rPr>
            <w:rFonts w:ascii="Arial Narrow" w:hAnsi="Arial Narrow"/>
            <w:b/>
            <w:rPrChange w:id="7692" w:author="John Clevenger" w:date="2022-06-27T16:05:00Z">
              <w:rPr/>
            </w:rPrChange>
          </w:rPr>
          <w:t>Edit</w:t>
        </w:r>
      </w:ins>
      <w:ins w:id="7693" w:author="John Clevenger" w:date="2022-12-16T17:18:00Z">
        <w:r w:rsidR="00790BFD">
          <w:rPr>
            <w:rFonts w:ascii="Arial Narrow" w:hAnsi="Arial Narrow"/>
            <w:b/>
          </w:rPr>
          <w:t>_</w:t>
        </w:r>
      </w:ins>
      <w:ins w:id="7694" w:author="John Clevenger" w:date="2022-06-25T15:35:00Z">
        <w:r w:rsidRPr="00B13936">
          <w:rPr>
            <w:rFonts w:ascii="Arial Narrow" w:hAnsi="Arial Narrow"/>
            <w:b/>
            <w:rPrChange w:id="7695" w:author="John Clevenger" w:date="2022-06-27T16:05:00Z">
              <w:rPr/>
            </w:rPrChange>
          </w:rPr>
          <w:t>Run</w:t>
        </w:r>
        <w:r>
          <w:t xml:space="preserve">” permission in order to actually be able to “resolve” runs.  </w:t>
        </w:r>
      </w:ins>
    </w:p>
  </w:footnote>
  <w:footnote w:id="86">
    <w:p w14:paraId="426AFEA5" w14:textId="7DB4CC76" w:rsidR="00DA6BC6" w:rsidRDefault="00DA6BC6">
      <w:pPr>
        <w:pStyle w:val="FootnoteText"/>
        <w:ind w:left="180" w:right="353" w:hanging="180"/>
        <w:jc w:val="both"/>
        <w:pPrChange w:id="7880" w:author="John Clevenger" w:date="2022-06-23T22:52:00Z">
          <w:pPr>
            <w:pStyle w:val="FootnoteText"/>
          </w:pPr>
        </w:pPrChange>
      </w:pPr>
      <w:ins w:id="7881" w:author="John Clevenger" w:date="2022-06-23T18:27:00Z">
        <w:r>
          <w:rPr>
            <w:rStyle w:val="FootnoteReference"/>
          </w:rPr>
          <w:footnoteRef/>
        </w:r>
        <w:r>
          <w:t xml:space="preserve"> </w:t>
        </w:r>
      </w:ins>
      <w:ins w:id="7882" w:author="John Clevenger" w:date="2022-06-23T22:51:00Z">
        <w:r w:rsidR="00694F4D">
          <w:t>This could be considered to be an error in the Remote CCS, since it is reporting two different team numbers (one in the Event Feed,</w:t>
        </w:r>
      </w:ins>
      <w:ins w:id="7883" w:author="John Clevenger" w:date="2022-06-23T22:52:00Z">
        <w:r w:rsidR="00694F4D">
          <w:t xml:space="preserve"> a different one in the </w:t>
        </w:r>
        <w:r w:rsidR="00694F4D" w:rsidRPr="00694F4D">
          <w:rPr>
            <w:rFonts w:ascii="Courier New" w:hAnsi="Courier New" w:cs="Courier New"/>
            <w:b/>
            <w:bCs/>
            <w:rPrChange w:id="7884" w:author="John Clevenger" w:date="2022-06-23T22:52:00Z">
              <w:rPr/>
            </w:rPrChange>
          </w:rPr>
          <w:t>/scoreboard</w:t>
        </w:r>
        <w:r w:rsidR="00694F4D">
          <w:t xml:space="preserve"> endpoint) for the same team.  </w:t>
        </w:r>
      </w:ins>
      <w:ins w:id="7885" w:author="John Clevenger" w:date="2022-06-23T22:53:00Z">
        <w:r w:rsidR="00694F4D">
          <w:t>In any case, plans call for a</w:t>
        </w:r>
      </w:ins>
      <w:ins w:id="7886" w:author="John Clevenger" w:date="2022-06-23T18:27:00Z">
        <w:r>
          <w:t xml:space="preserve"> future version of PC</w:t>
        </w:r>
        <w:r w:rsidRPr="00871882">
          <w:rPr>
            <w:vertAlign w:val="superscript"/>
            <w:rPrChange w:id="7887" w:author="John Clevenger" w:date="2022-06-23T18:36:00Z">
              <w:rPr/>
            </w:rPrChange>
          </w:rPr>
          <w:t>2</w:t>
        </w:r>
        <w:r>
          <w:t xml:space="preserve"> </w:t>
        </w:r>
      </w:ins>
      <w:ins w:id="7888" w:author="John Clevenger" w:date="2022-06-23T22:53:00Z">
        <w:r w:rsidR="00694F4D">
          <w:t>to</w:t>
        </w:r>
      </w:ins>
      <w:ins w:id="7889" w:author="John Clevenger" w:date="2022-06-23T18:27:00Z">
        <w:r>
          <w:t xml:space="preserve"> be updated to take this anomaly into account and </w:t>
        </w:r>
      </w:ins>
      <w:ins w:id="7890" w:author="John Clevenger" w:date="2022-06-23T18:36:00Z">
        <w:r w:rsidR="00871882">
          <w:t xml:space="preserve">to </w:t>
        </w:r>
      </w:ins>
      <w:ins w:id="7891" w:author="John Clevenger" w:date="2022-06-23T18:27:00Z">
        <w:r>
          <w:t xml:space="preserve">report the correct </w:t>
        </w:r>
        <w:r w:rsidRPr="00871882">
          <w:rPr>
            <w:b/>
            <w:bCs/>
            <w:rPrChange w:id="7892" w:author="John Clevenger" w:date="2022-06-23T18:36:00Z">
              <w:rPr/>
            </w:rPrChange>
          </w:rPr>
          <w:t>Current Status</w:t>
        </w:r>
        <w:r>
          <w:t xml:space="preserve">, independent of the team numbers reported by the Remote </w:t>
        </w:r>
      </w:ins>
      <w:ins w:id="7893" w:author="John Clevenger" w:date="2022-06-23T18:28:00Z">
        <w:r>
          <w:t>CCS.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5EC2E06"/>
    <w:multiLevelType w:val="multilevel"/>
    <w:tmpl w:val="DBEA5E06"/>
    <w:lvl w:ilvl="0">
      <w:start w:val="2"/>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6EE5E77"/>
    <w:multiLevelType w:val="multilevel"/>
    <w:tmpl w:val="9C063822"/>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9115D2A"/>
    <w:multiLevelType w:val="multilevel"/>
    <w:tmpl w:val="5C7A5224"/>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9C125C2"/>
    <w:multiLevelType w:val="multilevel"/>
    <w:tmpl w:val="4C1642BE"/>
    <w:lvl w:ilvl="0">
      <w:start w:val="3"/>
      <w:numFmt w:val="decimal"/>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5954AD"/>
    <w:multiLevelType w:val="multilevel"/>
    <w:tmpl w:val="9CCA6A8C"/>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2D61A65"/>
    <w:multiLevelType w:val="multilevel"/>
    <w:tmpl w:val="43BCD21C"/>
    <w:lvl w:ilvl="0">
      <w:start w:val="4"/>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3C8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20"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E22FD3"/>
    <w:multiLevelType w:val="multilevel"/>
    <w:tmpl w:val="108047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5"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9"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2"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34" w15:restartNumberingAfterBreak="0">
    <w:nsid w:val="58477263"/>
    <w:multiLevelType w:val="hybridMultilevel"/>
    <w:tmpl w:val="15D84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6"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A814A7"/>
    <w:multiLevelType w:val="multilevel"/>
    <w:tmpl w:val="2A30D222"/>
    <w:lvl w:ilvl="0">
      <w:start w:val="1"/>
      <w:numFmt w:val="decimal"/>
      <w:lvlText w:val="%1."/>
      <w:lvlJc w:val="left"/>
      <w:pPr>
        <w:tabs>
          <w:tab w:val="num" w:pos="1080"/>
        </w:tabs>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2"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56D3631"/>
    <w:multiLevelType w:val="multilevel"/>
    <w:tmpl w:val="9CCA6A8C"/>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6"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7" w15:restartNumberingAfterBreak="0">
    <w:nsid w:val="7F56491C"/>
    <w:multiLevelType w:val="hybridMultilevel"/>
    <w:tmpl w:val="D9B0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5326312">
    <w:abstractNumId w:val="41"/>
  </w:num>
  <w:num w:numId="2" w16cid:durableId="1397817393">
    <w:abstractNumId w:val="31"/>
  </w:num>
  <w:num w:numId="3" w16cid:durableId="1178422911">
    <w:abstractNumId w:val="19"/>
  </w:num>
  <w:num w:numId="4" w16cid:durableId="102388429">
    <w:abstractNumId w:val="33"/>
  </w:num>
  <w:num w:numId="5" w16cid:durableId="1211916509">
    <w:abstractNumId w:val="33"/>
    <w:lvlOverride w:ilvl="0">
      <w:lvl w:ilvl="0">
        <w:start w:val="1"/>
        <w:numFmt w:val="decimal"/>
        <w:lvlText w:val="%1)"/>
        <w:lvlJc w:val="left"/>
        <w:pPr>
          <w:tabs>
            <w:tab w:val="num" w:pos="360"/>
          </w:tabs>
          <w:ind w:left="360" w:hanging="360"/>
        </w:pPr>
      </w:lvl>
    </w:lvlOverride>
  </w:num>
  <w:num w:numId="6" w16cid:durableId="1575166930">
    <w:abstractNumId w:val="1"/>
  </w:num>
  <w:num w:numId="7" w16cid:durableId="1968732379">
    <w:abstractNumId w:val="15"/>
  </w:num>
  <w:num w:numId="8" w16cid:durableId="1117523005">
    <w:abstractNumId w:val="28"/>
  </w:num>
  <w:num w:numId="9" w16cid:durableId="789057227">
    <w:abstractNumId w:val="17"/>
  </w:num>
  <w:num w:numId="10" w16cid:durableId="2134401574">
    <w:abstractNumId w:val="40"/>
  </w:num>
  <w:num w:numId="11" w16cid:durableId="1263612273">
    <w:abstractNumId w:val="23"/>
  </w:num>
  <w:num w:numId="12" w16cid:durableId="1465654185">
    <w:abstractNumId w:val="6"/>
  </w:num>
  <w:num w:numId="13" w16cid:durableId="579405982">
    <w:abstractNumId w:val="22"/>
  </w:num>
  <w:num w:numId="14" w16cid:durableId="445084560">
    <w:abstractNumId w:val="4"/>
  </w:num>
  <w:num w:numId="15" w16cid:durableId="1049764112">
    <w:abstractNumId w:val="44"/>
  </w:num>
  <w:num w:numId="16" w16cid:durableId="121194819">
    <w:abstractNumId w:val="39"/>
  </w:num>
  <w:num w:numId="17" w16cid:durableId="1071854693">
    <w:abstractNumId w:val="35"/>
  </w:num>
  <w:num w:numId="18" w16cid:durableId="546262456">
    <w:abstractNumId w:val="46"/>
  </w:num>
  <w:num w:numId="19" w16cid:durableId="1748502105">
    <w:abstractNumId w:val="5"/>
  </w:num>
  <w:num w:numId="20" w16cid:durableId="49116099">
    <w:abstractNumId w:val="24"/>
  </w:num>
  <w:num w:numId="21" w16cid:durableId="381095061">
    <w:abstractNumId w:val="45"/>
  </w:num>
  <w:num w:numId="22" w16cid:durableId="658769191">
    <w:abstractNumId w:val="16"/>
  </w:num>
  <w:num w:numId="23" w16cid:durableId="324630861">
    <w:abstractNumId w:val="42"/>
  </w:num>
  <w:num w:numId="24" w16cid:durableId="85004989">
    <w:abstractNumId w:val="37"/>
  </w:num>
  <w:num w:numId="25" w16cid:durableId="894241411">
    <w:abstractNumId w:val="29"/>
  </w:num>
  <w:num w:numId="26" w16cid:durableId="987632512">
    <w:abstractNumId w:val="30"/>
  </w:num>
  <w:num w:numId="27" w16cid:durableId="378672126">
    <w:abstractNumId w:val="0"/>
  </w:num>
  <w:num w:numId="28" w16cid:durableId="154298318">
    <w:abstractNumId w:val="36"/>
  </w:num>
  <w:num w:numId="29" w16cid:durableId="1735278292">
    <w:abstractNumId w:val="27"/>
  </w:num>
  <w:num w:numId="30" w16cid:durableId="549418316">
    <w:abstractNumId w:val="25"/>
  </w:num>
  <w:num w:numId="31" w16cid:durableId="1063869975">
    <w:abstractNumId w:val="2"/>
  </w:num>
  <w:num w:numId="32" w16cid:durableId="1237663377">
    <w:abstractNumId w:val="3"/>
  </w:num>
  <w:num w:numId="33" w16cid:durableId="1149632963">
    <w:abstractNumId w:val="38"/>
  </w:num>
  <w:num w:numId="34" w16cid:durableId="1276593730">
    <w:abstractNumId w:val="20"/>
  </w:num>
  <w:num w:numId="35" w16cid:durableId="579024424">
    <w:abstractNumId w:val="32"/>
  </w:num>
  <w:num w:numId="36" w16cid:durableId="1106074268">
    <w:abstractNumId w:val="26"/>
  </w:num>
  <w:num w:numId="37" w16cid:durableId="1494761742">
    <w:abstractNumId w:val="11"/>
  </w:num>
  <w:num w:numId="38" w16cid:durableId="1732537659">
    <w:abstractNumId w:val="18"/>
  </w:num>
  <w:num w:numId="39" w16cid:durableId="443884430">
    <w:abstractNumId w:val="21"/>
  </w:num>
  <w:num w:numId="40" w16cid:durableId="121385853">
    <w:abstractNumId w:val="47"/>
  </w:num>
  <w:num w:numId="41" w16cid:durableId="1010521851">
    <w:abstractNumId w:val="14"/>
  </w:num>
  <w:num w:numId="42" w16cid:durableId="48697821">
    <w:abstractNumId w:val="43"/>
  </w:num>
  <w:num w:numId="43" w16cid:durableId="892085944">
    <w:abstractNumId w:val="7"/>
  </w:num>
  <w:num w:numId="44" w16cid:durableId="2133666271">
    <w:abstractNumId w:val="8"/>
  </w:num>
  <w:num w:numId="45" w16cid:durableId="544294343">
    <w:abstractNumId w:val="9"/>
  </w:num>
  <w:num w:numId="46" w16cid:durableId="271011655">
    <w:abstractNumId w:val="13"/>
  </w:num>
  <w:num w:numId="47" w16cid:durableId="1943685700">
    <w:abstractNumId w:val="34"/>
  </w:num>
  <w:num w:numId="48" w16cid:durableId="903873118">
    <w:abstractNumId w:val="12"/>
  </w:num>
  <w:num w:numId="49" w16cid:durableId="2120448175">
    <w:abstractNumId w:val="10"/>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Clevenger">
    <w15:presenceInfo w15:providerId="None" w15:userId="John Clevenger"/>
  </w15:person>
  <w15:person w15:author="John Buck">
    <w15:presenceInfo w15:providerId="None" w15:userId="John Buck"/>
  </w15:person>
  <w15:person w15:author="John Clevenger [2]">
    <w15:presenceInfo w15:providerId="AD" w15:userId="S::jclevengr@icpcf.org::13d5ec92-64f7-4c6c-95a3-21f289d43692"/>
  </w15:person>
  <w15:person w15:author="John Buck [2]">
    <w15:presenceInfo w15:providerId="Windows Live" w15:userId="f52bec12148a6b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1"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DAA"/>
    <w:rsid w:val="0000076D"/>
    <w:rsid w:val="000012D9"/>
    <w:rsid w:val="00002EC4"/>
    <w:rsid w:val="000037D5"/>
    <w:rsid w:val="00003D53"/>
    <w:rsid w:val="00003E5F"/>
    <w:rsid w:val="0000405A"/>
    <w:rsid w:val="00006BB1"/>
    <w:rsid w:val="00007088"/>
    <w:rsid w:val="00007756"/>
    <w:rsid w:val="0001013B"/>
    <w:rsid w:val="0001117D"/>
    <w:rsid w:val="00012917"/>
    <w:rsid w:val="00016A1C"/>
    <w:rsid w:val="0002049F"/>
    <w:rsid w:val="0002725E"/>
    <w:rsid w:val="000301CB"/>
    <w:rsid w:val="00030E22"/>
    <w:rsid w:val="00031236"/>
    <w:rsid w:val="000321AE"/>
    <w:rsid w:val="00034867"/>
    <w:rsid w:val="00034A89"/>
    <w:rsid w:val="00034C11"/>
    <w:rsid w:val="000359C9"/>
    <w:rsid w:val="00037945"/>
    <w:rsid w:val="00040ACC"/>
    <w:rsid w:val="00041544"/>
    <w:rsid w:val="0004165D"/>
    <w:rsid w:val="0004354F"/>
    <w:rsid w:val="000436E8"/>
    <w:rsid w:val="00045E36"/>
    <w:rsid w:val="00046B1F"/>
    <w:rsid w:val="00050D76"/>
    <w:rsid w:val="000517A3"/>
    <w:rsid w:val="0006079B"/>
    <w:rsid w:val="000612D4"/>
    <w:rsid w:val="00065168"/>
    <w:rsid w:val="000652AA"/>
    <w:rsid w:val="00065DBE"/>
    <w:rsid w:val="000665B5"/>
    <w:rsid w:val="000672CF"/>
    <w:rsid w:val="00070516"/>
    <w:rsid w:val="00071615"/>
    <w:rsid w:val="00073B43"/>
    <w:rsid w:val="00073BC5"/>
    <w:rsid w:val="0007419D"/>
    <w:rsid w:val="00074F15"/>
    <w:rsid w:val="000760A2"/>
    <w:rsid w:val="00076E2D"/>
    <w:rsid w:val="00081A7B"/>
    <w:rsid w:val="00083FCE"/>
    <w:rsid w:val="00084D35"/>
    <w:rsid w:val="000905B3"/>
    <w:rsid w:val="00090FA4"/>
    <w:rsid w:val="000930F5"/>
    <w:rsid w:val="00093A7D"/>
    <w:rsid w:val="000949B8"/>
    <w:rsid w:val="00094CF0"/>
    <w:rsid w:val="0009660D"/>
    <w:rsid w:val="000968DC"/>
    <w:rsid w:val="00097FF8"/>
    <w:rsid w:val="000A33EE"/>
    <w:rsid w:val="000A3976"/>
    <w:rsid w:val="000A3C93"/>
    <w:rsid w:val="000A3DF8"/>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56AC"/>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05DC"/>
    <w:rsid w:val="001116B2"/>
    <w:rsid w:val="00112C2D"/>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27EA8"/>
    <w:rsid w:val="001304DE"/>
    <w:rsid w:val="0013289B"/>
    <w:rsid w:val="00136568"/>
    <w:rsid w:val="00141E9C"/>
    <w:rsid w:val="0014410C"/>
    <w:rsid w:val="00145C17"/>
    <w:rsid w:val="001469C1"/>
    <w:rsid w:val="00150DAF"/>
    <w:rsid w:val="00154192"/>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27EB"/>
    <w:rsid w:val="001958B2"/>
    <w:rsid w:val="001A2169"/>
    <w:rsid w:val="001A2EC0"/>
    <w:rsid w:val="001A3E10"/>
    <w:rsid w:val="001A534A"/>
    <w:rsid w:val="001A779C"/>
    <w:rsid w:val="001A7C7E"/>
    <w:rsid w:val="001B0D43"/>
    <w:rsid w:val="001B1495"/>
    <w:rsid w:val="001B15E7"/>
    <w:rsid w:val="001B1BEF"/>
    <w:rsid w:val="001B2B2F"/>
    <w:rsid w:val="001B4B3C"/>
    <w:rsid w:val="001B52A6"/>
    <w:rsid w:val="001B5938"/>
    <w:rsid w:val="001B666E"/>
    <w:rsid w:val="001C005D"/>
    <w:rsid w:val="001C089D"/>
    <w:rsid w:val="001C288A"/>
    <w:rsid w:val="001C3864"/>
    <w:rsid w:val="001C4342"/>
    <w:rsid w:val="001C4A55"/>
    <w:rsid w:val="001C4DFF"/>
    <w:rsid w:val="001C5AF5"/>
    <w:rsid w:val="001C67CF"/>
    <w:rsid w:val="001C6D6E"/>
    <w:rsid w:val="001C7317"/>
    <w:rsid w:val="001D0091"/>
    <w:rsid w:val="001D20F3"/>
    <w:rsid w:val="001D57D8"/>
    <w:rsid w:val="001D7389"/>
    <w:rsid w:val="001D77B2"/>
    <w:rsid w:val="001E0B30"/>
    <w:rsid w:val="001E1C3E"/>
    <w:rsid w:val="001E3EFB"/>
    <w:rsid w:val="001E4054"/>
    <w:rsid w:val="001E4E66"/>
    <w:rsid w:val="001E6854"/>
    <w:rsid w:val="001E6C5F"/>
    <w:rsid w:val="001E7DAA"/>
    <w:rsid w:val="001F0976"/>
    <w:rsid w:val="001F1215"/>
    <w:rsid w:val="001F1CF7"/>
    <w:rsid w:val="001F26BE"/>
    <w:rsid w:val="001F42FC"/>
    <w:rsid w:val="001F5653"/>
    <w:rsid w:val="001F59DB"/>
    <w:rsid w:val="001F6200"/>
    <w:rsid w:val="001F63C4"/>
    <w:rsid w:val="001F6761"/>
    <w:rsid w:val="001F70FC"/>
    <w:rsid w:val="001F7276"/>
    <w:rsid w:val="0020142A"/>
    <w:rsid w:val="002015F3"/>
    <w:rsid w:val="00201656"/>
    <w:rsid w:val="00201921"/>
    <w:rsid w:val="0020314F"/>
    <w:rsid w:val="00204292"/>
    <w:rsid w:val="00205658"/>
    <w:rsid w:val="00205CCA"/>
    <w:rsid w:val="0020704C"/>
    <w:rsid w:val="002110D6"/>
    <w:rsid w:val="002131E2"/>
    <w:rsid w:val="00215431"/>
    <w:rsid w:val="0021567A"/>
    <w:rsid w:val="00215E95"/>
    <w:rsid w:val="002224E8"/>
    <w:rsid w:val="00222B48"/>
    <w:rsid w:val="00222C95"/>
    <w:rsid w:val="002234AA"/>
    <w:rsid w:val="002252B2"/>
    <w:rsid w:val="00225462"/>
    <w:rsid w:val="00226CC3"/>
    <w:rsid w:val="0022754D"/>
    <w:rsid w:val="00227A46"/>
    <w:rsid w:val="00227B02"/>
    <w:rsid w:val="00230D8D"/>
    <w:rsid w:val="00231ED3"/>
    <w:rsid w:val="00232092"/>
    <w:rsid w:val="00232677"/>
    <w:rsid w:val="00235B44"/>
    <w:rsid w:val="00236CB1"/>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1329"/>
    <w:rsid w:val="00271CD2"/>
    <w:rsid w:val="00272B11"/>
    <w:rsid w:val="00273E68"/>
    <w:rsid w:val="00273EDA"/>
    <w:rsid w:val="0027435F"/>
    <w:rsid w:val="0028047D"/>
    <w:rsid w:val="0028113B"/>
    <w:rsid w:val="00284932"/>
    <w:rsid w:val="00286034"/>
    <w:rsid w:val="002903AF"/>
    <w:rsid w:val="00292992"/>
    <w:rsid w:val="00293A40"/>
    <w:rsid w:val="00293ABF"/>
    <w:rsid w:val="00293E8D"/>
    <w:rsid w:val="00294CBE"/>
    <w:rsid w:val="00294CED"/>
    <w:rsid w:val="00294D33"/>
    <w:rsid w:val="0029548B"/>
    <w:rsid w:val="0029683C"/>
    <w:rsid w:val="00296DC9"/>
    <w:rsid w:val="002972CE"/>
    <w:rsid w:val="002A04E3"/>
    <w:rsid w:val="002A0A49"/>
    <w:rsid w:val="002A2D6A"/>
    <w:rsid w:val="002A33F3"/>
    <w:rsid w:val="002A381E"/>
    <w:rsid w:val="002A6FF3"/>
    <w:rsid w:val="002A703F"/>
    <w:rsid w:val="002A7E1C"/>
    <w:rsid w:val="002B003A"/>
    <w:rsid w:val="002B0CA5"/>
    <w:rsid w:val="002B151B"/>
    <w:rsid w:val="002B17FA"/>
    <w:rsid w:val="002B2350"/>
    <w:rsid w:val="002B28E9"/>
    <w:rsid w:val="002B3674"/>
    <w:rsid w:val="002B5E37"/>
    <w:rsid w:val="002B6B1A"/>
    <w:rsid w:val="002B7BA7"/>
    <w:rsid w:val="002B7E4B"/>
    <w:rsid w:val="002C1A69"/>
    <w:rsid w:val="002C2B59"/>
    <w:rsid w:val="002C4363"/>
    <w:rsid w:val="002C7804"/>
    <w:rsid w:val="002D1584"/>
    <w:rsid w:val="002D4246"/>
    <w:rsid w:val="002D590B"/>
    <w:rsid w:val="002D5AB1"/>
    <w:rsid w:val="002D6787"/>
    <w:rsid w:val="002E1327"/>
    <w:rsid w:val="002E35C8"/>
    <w:rsid w:val="002E5478"/>
    <w:rsid w:val="002E7842"/>
    <w:rsid w:val="002F54D0"/>
    <w:rsid w:val="002F5617"/>
    <w:rsid w:val="003003A9"/>
    <w:rsid w:val="003027C4"/>
    <w:rsid w:val="00302CEC"/>
    <w:rsid w:val="00303067"/>
    <w:rsid w:val="003032DC"/>
    <w:rsid w:val="003067B1"/>
    <w:rsid w:val="00307517"/>
    <w:rsid w:val="00310120"/>
    <w:rsid w:val="00310430"/>
    <w:rsid w:val="00311173"/>
    <w:rsid w:val="00312B2F"/>
    <w:rsid w:val="003137E5"/>
    <w:rsid w:val="00315C37"/>
    <w:rsid w:val="003166D9"/>
    <w:rsid w:val="0031736A"/>
    <w:rsid w:val="00323020"/>
    <w:rsid w:val="003243BB"/>
    <w:rsid w:val="00325167"/>
    <w:rsid w:val="0032700A"/>
    <w:rsid w:val="0032759C"/>
    <w:rsid w:val="00327DA7"/>
    <w:rsid w:val="00331247"/>
    <w:rsid w:val="00332ACE"/>
    <w:rsid w:val="00333184"/>
    <w:rsid w:val="003348B5"/>
    <w:rsid w:val="003352B0"/>
    <w:rsid w:val="00337891"/>
    <w:rsid w:val="00342A88"/>
    <w:rsid w:val="00342B01"/>
    <w:rsid w:val="00342F8C"/>
    <w:rsid w:val="003441D9"/>
    <w:rsid w:val="00345803"/>
    <w:rsid w:val="0035024E"/>
    <w:rsid w:val="00353CD9"/>
    <w:rsid w:val="00353E86"/>
    <w:rsid w:val="0036083B"/>
    <w:rsid w:val="00360A01"/>
    <w:rsid w:val="0036285C"/>
    <w:rsid w:val="00363694"/>
    <w:rsid w:val="0036385C"/>
    <w:rsid w:val="00363F6B"/>
    <w:rsid w:val="00364AB5"/>
    <w:rsid w:val="00365C4C"/>
    <w:rsid w:val="00366670"/>
    <w:rsid w:val="0036772E"/>
    <w:rsid w:val="00372625"/>
    <w:rsid w:val="00372652"/>
    <w:rsid w:val="00373090"/>
    <w:rsid w:val="00373399"/>
    <w:rsid w:val="00373609"/>
    <w:rsid w:val="00373C33"/>
    <w:rsid w:val="00373C7F"/>
    <w:rsid w:val="00374E4C"/>
    <w:rsid w:val="00375E8C"/>
    <w:rsid w:val="0037686C"/>
    <w:rsid w:val="00380BEC"/>
    <w:rsid w:val="00380BFD"/>
    <w:rsid w:val="00382C5A"/>
    <w:rsid w:val="00383321"/>
    <w:rsid w:val="00384A7A"/>
    <w:rsid w:val="0038511A"/>
    <w:rsid w:val="0038543A"/>
    <w:rsid w:val="00387A6A"/>
    <w:rsid w:val="003905A3"/>
    <w:rsid w:val="00392F15"/>
    <w:rsid w:val="00395A6E"/>
    <w:rsid w:val="003A07E3"/>
    <w:rsid w:val="003A15C1"/>
    <w:rsid w:val="003A1B58"/>
    <w:rsid w:val="003A20D9"/>
    <w:rsid w:val="003A58C6"/>
    <w:rsid w:val="003A73AC"/>
    <w:rsid w:val="003B0AFC"/>
    <w:rsid w:val="003B0D42"/>
    <w:rsid w:val="003B228B"/>
    <w:rsid w:val="003B25D6"/>
    <w:rsid w:val="003B3246"/>
    <w:rsid w:val="003B41BA"/>
    <w:rsid w:val="003B45BA"/>
    <w:rsid w:val="003B5AFA"/>
    <w:rsid w:val="003B6C1B"/>
    <w:rsid w:val="003B72E3"/>
    <w:rsid w:val="003B7852"/>
    <w:rsid w:val="003B7FC3"/>
    <w:rsid w:val="003C0E74"/>
    <w:rsid w:val="003C1423"/>
    <w:rsid w:val="003C2B64"/>
    <w:rsid w:val="003C2BB7"/>
    <w:rsid w:val="003C3414"/>
    <w:rsid w:val="003C5D07"/>
    <w:rsid w:val="003C7991"/>
    <w:rsid w:val="003C7E74"/>
    <w:rsid w:val="003D02FC"/>
    <w:rsid w:val="003D30CA"/>
    <w:rsid w:val="003D5051"/>
    <w:rsid w:val="003D7244"/>
    <w:rsid w:val="003D7EE3"/>
    <w:rsid w:val="003E030A"/>
    <w:rsid w:val="003E0A50"/>
    <w:rsid w:val="003E1ECA"/>
    <w:rsid w:val="003E2522"/>
    <w:rsid w:val="003E2F5E"/>
    <w:rsid w:val="003E3075"/>
    <w:rsid w:val="003E4746"/>
    <w:rsid w:val="003E562B"/>
    <w:rsid w:val="003E5B6E"/>
    <w:rsid w:val="003E5BE3"/>
    <w:rsid w:val="003E7560"/>
    <w:rsid w:val="003F0853"/>
    <w:rsid w:val="003F2451"/>
    <w:rsid w:val="003F251B"/>
    <w:rsid w:val="003F31BB"/>
    <w:rsid w:val="003F5211"/>
    <w:rsid w:val="003F54E2"/>
    <w:rsid w:val="003F570D"/>
    <w:rsid w:val="003F6651"/>
    <w:rsid w:val="003F678E"/>
    <w:rsid w:val="00400901"/>
    <w:rsid w:val="00400ADA"/>
    <w:rsid w:val="00400C5A"/>
    <w:rsid w:val="00402A52"/>
    <w:rsid w:val="004057B4"/>
    <w:rsid w:val="00405E7E"/>
    <w:rsid w:val="0040625D"/>
    <w:rsid w:val="00406361"/>
    <w:rsid w:val="00407929"/>
    <w:rsid w:val="00407CE8"/>
    <w:rsid w:val="00407CF2"/>
    <w:rsid w:val="004108A7"/>
    <w:rsid w:val="00411D0B"/>
    <w:rsid w:val="0041208F"/>
    <w:rsid w:val="00412AA7"/>
    <w:rsid w:val="00412CF4"/>
    <w:rsid w:val="00413630"/>
    <w:rsid w:val="004136A0"/>
    <w:rsid w:val="00413A41"/>
    <w:rsid w:val="004153E3"/>
    <w:rsid w:val="00415BDF"/>
    <w:rsid w:val="004208FC"/>
    <w:rsid w:val="00420B32"/>
    <w:rsid w:val="00424A57"/>
    <w:rsid w:val="00425F91"/>
    <w:rsid w:val="004279E4"/>
    <w:rsid w:val="0043096B"/>
    <w:rsid w:val="00431804"/>
    <w:rsid w:val="00432B16"/>
    <w:rsid w:val="00435E01"/>
    <w:rsid w:val="0044161A"/>
    <w:rsid w:val="00441D17"/>
    <w:rsid w:val="00442AC7"/>
    <w:rsid w:val="004456EA"/>
    <w:rsid w:val="00445CB0"/>
    <w:rsid w:val="00451568"/>
    <w:rsid w:val="004532CB"/>
    <w:rsid w:val="00454456"/>
    <w:rsid w:val="004544F5"/>
    <w:rsid w:val="0045462D"/>
    <w:rsid w:val="00454997"/>
    <w:rsid w:val="00454B2B"/>
    <w:rsid w:val="00454F07"/>
    <w:rsid w:val="00456DB9"/>
    <w:rsid w:val="004573D0"/>
    <w:rsid w:val="0046076B"/>
    <w:rsid w:val="00461130"/>
    <w:rsid w:val="00463282"/>
    <w:rsid w:val="0046413A"/>
    <w:rsid w:val="00470077"/>
    <w:rsid w:val="004707B1"/>
    <w:rsid w:val="00470BE0"/>
    <w:rsid w:val="00471057"/>
    <w:rsid w:val="00473864"/>
    <w:rsid w:val="00475149"/>
    <w:rsid w:val="004759E1"/>
    <w:rsid w:val="00476DEF"/>
    <w:rsid w:val="004775C1"/>
    <w:rsid w:val="00477FD9"/>
    <w:rsid w:val="00481474"/>
    <w:rsid w:val="00481495"/>
    <w:rsid w:val="004817F6"/>
    <w:rsid w:val="004853F5"/>
    <w:rsid w:val="00486415"/>
    <w:rsid w:val="00487564"/>
    <w:rsid w:val="004909C7"/>
    <w:rsid w:val="00492D3F"/>
    <w:rsid w:val="00493108"/>
    <w:rsid w:val="00493D01"/>
    <w:rsid w:val="00494488"/>
    <w:rsid w:val="00494A01"/>
    <w:rsid w:val="00495453"/>
    <w:rsid w:val="00496494"/>
    <w:rsid w:val="00496B9E"/>
    <w:rsid w:val="004A06FE"/>
    <w:rsid w:val="004A16CC"/>
    <w:rsid w:val="004A1FF9"/>
    <w:rsid w:val="004A4552"/>
    <w:rsid w:val="004A5F86"/>
    <w:rsid w:val="004A6C74"/>
    <w:rsid w:val="004A714C"/>
    <w:rsid w:val="004B104E"/>
    <w:rsid w:val="004B4961"/>
    <w:rsid w:val="004B6BA2"/>
    <w:rsid w:val="004B6D75"/>
    <w:rsid w:val="004B756F"/>
    <w:rsid w:val="004B7B5E"/>
    <w:rsid w:val="004C191D"/>
    <w:rsid w:val="004C4954"/>
    <w:rsid w:val="004C4A43"/>
    <w:rsid w:val="004C516D"/>
    <w:rsid w:val="004C6151"/>
    <w:rsid w:val="004C7DE8"/>
    <w:rsid w:val="004D0A55"/>
    <w:rsid w:val="004D5FBB"/>
    <w:rsid w:val="004D60B3"/>
    <w:rsid w:val="004D6A84"/>
    <w:rsid w:val="004D72C9"/>
    <w:rsid w:val="004E12D0"/>
    <w:rsid w:val="004E14CD"/>
    <w:rsid w:val="004E26A2"/>
    <w:rsid w:val="004E31B2"/>
    <w:rsid w:val="004E3903"/>
    <w:rsid w:val="004E5D9B"/>
    <w:rsid w:val="004E68E4"/>
    <w:rsid w:val="004E6F24"/>
    <w:rsid w:val="004E71DF"/>
    <w:rsid w:val="004E725A"/>
    <w:rsid w:val="004E7376"/>
    <w:rsid w:val="004F09F4"/>
    <w:rsid w:val="004F1F77"/>
    <w:rsid w:val="004F36D8"/>
    <w:rsid w:val="004F7452"/>
    <w:rsid w:val="004F7E92"/>
    <w:rsid w:val="005007FF"/>
    <w:rsid w:val="00504AD6"/>
    <w:rsid w:val="005065C5"/>
    <w:rsid w:val="00506C2D"/>
    <w:rsid w:val="00507E7D"/>
    <w:rsid w:val="005107FA"/>
    <w:rsid w:val="0051114B"/>
    <w:rsid w:val="005120A0"/>
    <w:rsid w:val="00512F0C"/>
    <w:rsid w:val="005136B3"/>
    <w:rsid w:val="00516FDC"/>
    <w:rsid w:val="00517CCD"/>
    <w:rsid w:val="00517D62"/>
    <w:rsid w:val="005206AB"/>
    <w:rsid w:val="00521494"/>
    <w:rsid w:val="00521BF9"/>
    <w:rsid w:val="00523191"/>
    <w:rsid w:val="0052518E"/>
    <w:rsid w:val="00525C84"/>
    <w:rsid w:val="00526FA5"/>
    <w:rsid w:val="00527220"/>
    <w:rsid w:val="005301DA"/>
    <w:rsid w:val="00531F91"/>
    <w:rsid w:val="00532907"/>
    <w:rsid w:val="0053526D"/>
    <w:rsid w:val="00535B40"/>
    <w:rsid w:val="00535E67"/>
    <w:rsid w:val="0053640B"/>
    <w:rsid w:val="005370CB"/>
    <w:rsid w:val="005374B3"/>
    <w:rsid w:val="00537ED3"/>
    <w:rsid w:val="00540F71"/>
    <w:rsid w:val="00541DA7"/>
    <w:rsid w:val="005429C7"/>
    <w:rsid w:val="0054470F"/>
    <w:rsid w:val="00544FA9"/>
    <w:rsid w:val="0054667F"/>
    <w:rsid w:val="00546A6F"/>
    <w:rsid w:val="00547A20"/>
    <w:rsid w:val="00550429"/>
    <w:rsid w:val="005512B6"/>
    <w:rsid w:val="00551746"/>
    <w:rsid w:val="00551D79"/>
    <w:rsid w:val="00554961"/>
    <w:rsid w:val="00555F22"/>
    <w:rsid w:val="005576B6"/>
    <w:rsid w:val="0056007B"/>
    <w:rsid w:val="00562D06"/>
    <w:rsid w:val="00562EB3"/>
    <w:rsid w:val="00563B3F"/>
    <w:rsid w:val="00565C0C"/>
    <w:rsid w:val="0057076A"/>
    <w:rsid w:val="00570C1A"/>
    <w:rsid w:val="005717C4"/>
    <w:rsid w:val="0057250B"/>
    <w:rsid w:val="00572AFB"/>
    <w:rsid w:val="00573B5E"/>
    <w:rsid w:val="005741C7"/>
    <w:rsid w:val="00575897"/>
    <w:rsid w:val="0057696E"/>
    <w:rsid w:val="00576D23"/>
    <w:rsid w:val="0058198F"/>
    <w:rsid w:val="00582869"/>
    <w:rsid w:val="00585045"/>
    <w:rsid w:val="00585749"/>
    <w:rsid w:val="00585EEA"/>
    <w:rsid w:val="00585F98"/>
    <w:rsid w:val="0058774A"/>
    <w:rsid w:val="00591318"/>
    <w:rsid w:val="00591AA6"/>
    <w:rsid w:val="005921CC"/>
    <w:rsid w:val="00594F5C"/>
    <w:rsid w:val="005958C5"/>
    <w:rsid w:val="00595EC6"/>
    <w:rsid w:val="00596A40"/>
    <w:rsid w:val="00596E31"/>
    <w:rsid w:val="005978FF"/>
    <w:rsid w:val="005A0BAC"/>
    <w:rsid w:val="005A34C1"/>
    <w:rsid w:val="005A56F8"/>
    <w:rsid w:val="005B1BBF"/>
    <w:rsid w:val="005B2398"/>
    <w:rsid w:val="005B4239"/>
    <w:rsid w:val="005B72DE"/>
    <w:rsid w:val="005C0EA6"/>
    <w:rsid w:val="005C178D"/>
    <w:rsid w:val="005C25DC"/>
    <w:rsid w:val="005C2784"/>
    <w:rsid w:val="005C557C"/>
    <w:rsid w:val="005C5621"/>
    <w:rsid w:val="005C610E"/>
    <w:rsid w:val="005C6953"/>
    <w:rsid w:val="005C72BA"/>
    <w:rsid w:val="005C7AB7"/>
    <w:rsid w:val="005D0796"/>
    <w:rsid w:val="005D0A03"/>
    <w:rsid w:val="005D0C56"/>
    <w:rsid w:val="005D2344"/>
    <w:rsid w:val="005D2B69"/>
    <w:rsid w:val="005D4A00"/>
    <w:rsid w:val="005D5157"/>
    <w:rsid w:val="005E0CF3"/>
    <w:rsid w:val="005E0E10"/>
    <w:rsid w:val="005E1232"/>
    <w:rsid w:val="005E6CE3"/>
    <w:rsid w:val="005E7B78"/>
    <w:rsid w:val="005F1E2A"/>
    <w:rsid w:val="005F385A"/>
    <w:rsid w:val="005F4C53"/>
    <w:rsid w:val="005F4D96"/>
    <w:rsid w:val="005F5FAD"/>
    <w:rsid w:val="00600903"/>
    <w:rsid w:val="00600FE2"/>
    <w:rsid w:val="0060115F"/>
    <w:rsid w:val="00601C77"/>
    <w:rsid w:val="00602698"/>
    <w:rsid w:val="00602949"/>
    <w:rsid w:val="006055B7"/>
    <w:rsid w:val="006058BB"/>
    <w:rsid w:val="006066C5"/>
    <w:rsid w:val="006073E3"/>
    <w:rsid w:val="00607BB7"/>
    <w:rsid w:val="00611731"/>
    <w:rsid w:val="0061308C"/>
    <w:rsid w:val="00615C2C"/>
    <w:rsid w:val="0061653D"/>
    <w:rsid w:val="00616B57"/>
    <w:rsid w:val="006218A1"/>
    <w:rsid w:val="00622E1B"/>
    <w:rsid w:val="0062719D"/>
    <w:rsid w:val="00630A22"/>
    <w:rsid w:val="006310B8"/>
    <w:rsid w:val="0063176E"/>
    <w:rsid w:val="006345C7"/>
    <w:rsid w:val="006425D5"/>
    <w:rsid w:val="006430FA"/>
    <w:rsid w:val="00643795"/>
    <w:rsid w:val="00643C8D"/>
    <w:rsid w:val="00644D11"/>
    <w:rsid w:val="0064509D"/>
    <w:rsid w:val="0064676F"/>
    <w:rsid w:val="006474D9"/>
    <w:rsid w:val="00647867"/>
    <w:rsid w:val="00651C8C"/>
    <w:rsid w:val="00652186"/>
    <w:rsid w:val="00652543"/>
    <w:rsid w:val="006530D9"/>
    <w:rsid w:val="006539DE"/>
    <w:rsid w:val="00654783"/>
    <w:rsid w:val="00656FAA"/>
    <w:rsid w:val="0066077B"/>
    <w:rsid w:val="00661536"/>
    <w:rsid w:val="006615A0"/>
    <w:rsid w:val="00664437"/>
    <w:rsid w:val="0066541D"/>
    <w:rsid w:val="00665D9D"/>
    <w:rsid w:val="00667866"/>
    <w:rsid w:val="00667BD0"/>
    <w:rsid w:val="00671687"/>
    <w:rsid w:val="0067302E"/>
    <w:rsid w:val="00673CEC"/>
    <w:rsid w:val="00674F5C"/>
    <w:rsid w:val="00675C45"/>
    <w:rsid w:val="00680700"/>
    <w:rsid w:val="00682FB9"/>
    <w:rsid w:val="00684B4C"/>
    <w:rsid w:val="00685DBD"/>
    <w:rsid w:val="00686C4E"/>
    <w:rsid w:val="00691724"/>
    <w:rsid w:val="0069174E"/>
    <w:rsid w:val="00691F8B"/>
    <w:rsid w:val="00694D6E"/>
    <w:rsid w:val="00694F4D"/>
    <w:rsid w:val="0069777B"/>
    <w:rsid w:val="006A0DFE"/>
    <w:rsid w:val="006A0E32"/>
    <w:rsid w:val="006A0FAF"/>
    <w:rsid w:val="006A225B"/>
    <w:rsid w:val="006A28FC"/>
    <w:rsid w:val="006A2ACC"/>
    <w:rsid w:val="006A3B43"/>
    <w:rsid w:val="006A5B10"/>
    <w:rsid w:val="006A7966"/>
    <w:rsid w:val="006A7B96"/>
    <w:rsid w:val="006B019E"/>
    <w:rsid w:val="006B1A72"/>
    <w:rsid w:val="006B283E"/>
    <w:rsid w:val="006B7007"/>
    <w:rsid w:val="006B790F"/>
    <w:rsid w:val="006C2377"/>
    <w:rsid w:val="006C2785"/>
    <w:rsid w:val="006C295B"/>
    <w:rsid w:val="006C3D65"/>
    <w:rsid w:val="006C5001"/>
    <w:rsid w:val="006C52AA"/>
    <w:rsid w:val="006C5CA8"/>
    <w:rsid w:val="006C66AE"/>
    <w:rsid w:val="006D0822"/>
    <w:rsid w:val="006D192B"/>
    <w:rsid w:val="006D19CC"/>
    <w:rsid w:val="006D2132"/>
    <w:rsid w:val="006D2834"/>
    <w:rsid w:val="006D3EF9"/>
    <w:rsid w:val="006D49B6"/>
    <w:rsid w:val="006D51D4"/>
    <w:rsid w:val="006E0414"/>
    <w:rsid w:val="006E08CC"/>
    <w:rsid w:val="006E385D"/>
    <w:rsid w:val="006E42BE"/>
    <w:rsid w:val="006E5AAC"/>
    <w:rsid w:val="006F0C76"/>
    <w:rsid w:val="006F17BE"/>
    <w:rsid w:val="006F2DA1"/>
    <w:rsid w:val="006F31BF"/>
    <w:rsid w:val="006F343F"/>
    <w:rsid w:val="006F368E"/>
    <w:rsid w:val="006F3C46"/>
    <w:rsid w:val="006F5F42"/>
    <w:rsid w:val="006F650F"/>
    <w:rsid w:val="006F67F0"/>
    <w:rsid w:val="006F72AA"/>
    <w:rsid w:val="00701718"/>
    <w:rsid w:val="00702652"/>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1795"/>
    <w:rsid w:val="00724B2C"/>
    <w:rsid w:val="00726900"/>
    <w:rsid w:val="00734D6B"/>
    <w:rsid w:val="00735E18"/>
    <w:rsid w:val="00736603"/>
    <w:rsid w:val="00737F61"/>
    <w:rsid w:val="00741942"/>
    <w:rsid w:val="0074226E"/>
    <w:rsid w:val="00742FCF"/>
    <w:rsid w:val="00743D43"/>
    <w:rsid w:val="00744236"/>
    <w:rsid w:val="0074485F"/>
    <w:rsid w:val="00744B56"/>
    <w:rsid w:val="00744E63"/>
    <w:rsid w:val="007453E7"/>
    <w:rsid w:val="00745A61"/>
    <w:rsid w:val="00746FCC"/>
    <w:rsid w:val="00747009"/>
    <w:rsid w:val="00752FC3"/>
    <w:rsid w:val="007531D4"/>
    <w:rsid w:val="0075466B"/>
    <w:rsid w:val="00754BE3"/>
    <w:rsid w:val="00755096"/>
    <w:rsid w:val="00757348"/>
    <w:rsid w:val="00757A23"/>
    <w:rsid w:val="0076017A"/>
    <w:rsid w:val="007602CA"/>
    <w:rsid w:val="007611B9"/>
    <w:rsid w:val="00763B5E"/>
    <w:rsid w:val="00767AA2"/>
    <w:rsid w:val="00767B43"/>
    <w:rsid w:val="00767D95"/>
    <w:rsid w:val="00767FBF"/>
    <w:rsid w:val="0077024F"/>
    <w:rsid w:val="00775F05"/>
    <w:rsid w:val="00777866"/>
    <w:rsid w:val="00781D83"/>
    <w:rsid w:val="00782C39"/>
    <w:rsid w:val="00783834"/>
    <w:rsid w:val="00783F28"/>
    <w:rsid w:val="00784AA2"/>
    <w:rsid w:val="007852E8"/>
    <w:rsid w:val="00785CFF"/>
    <w:rsid w:val="00790BFD"/>
    <w:rsid w:val="00791F0E"/>
    <w:rsid w:val="00792E25"/>
    <w:rsid w:val="007933FD"/>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26E2"/>
    <w:rsid w:val="007B5292"/>
    <w:rsid w:val="007B6B36"/>
    <w:rsid w:val="007B74B1"/>
    <w:rsid w:val="007B7B95"/>
    <w:rsid w:val="007B7F76"/>
    <w:rsid w:val="007C114B"/>
    <w:rsid w:val="007C27BA"/>
    <w:rsid w:val="007C5552"/>
    <w:rsid w:val="007C57BF"/>
    <w:rsid w:val="007D205C"/>
    <w:rsid w:val="007D23DE"/>
    <w:rsid w:val="007D4B10"/>
    <w:rsid w:val="007D6AE0"/>
    <w:rsid w:val="007D71A5"/>
    <w:rsid w:val="007E0063"/>
    <w:rsid w:val="007E04F6"/>
    <w:rsid w:val="007E0E3A"/>
    <w:rsid w:val="007E24AC"/>
    <w:rsid w:val="007E3AA2"/>
    <w:rsid w:val="007E4F29"/>
    <w:rsid w:val="007E5632"/>
    <w:rsid w:val="007E5D90"/>
    <w:rsid w:val="007E5E1E"/>
    <w:rsid w:val="007E7A60"/>
    <w:rsid w:val="007E7D2F"/>
    <w:rsid w:val="007F285E"/>
    <w:rsid w:val="007F2BFB"/>
    <w:rsid w:val="007F3CDA"/>
    <w:rsid w:val="007F5693"/>
    <w:rsid w:val="007F5F77"/>
    <w:rsid w:val="007F7550"/>
    <w:rsid w:val="007F7672"/>
    <w:rsid w:val="00801669"/>
    <w:rsid w:val="00801CB2"/>
    <w:rsid w:val="00803655"/>
    <w:rsid w:val="00804DC6"/>
    <w:rsid w:val="008055F0"/>
    <w:rsid w:val="0080647E"/>
    <w:rsid w:val="00806550"/>
    <w:rsid w:val="008116EC"/>
    <w:rsid w:val="008117AF"/>
    <w:rsid w:val="00811868"/>
    <w:rsid w:val="00811BFD"/>
    <w:rsid w:val="0081297D"/>
    <w:rsid w:val="00812CA5"/>
    <w:rsid w:val="008159BC"/>
    <w:rsid w:val="00816EFA"/>
    <w:rsid w:val="00817DDE"/>
    <w:rsid w:val="008202B5"/>
    <w:rsid w:val="008203C5"/>
    <w:rsid w:val="00820A49"/>
    <w:rsid w:val="008249E7"/>
    <w:rsid w:val="00825F33"/>
    <w:rsid w:val="00831C8E"/>
    <w:rsid w:val="008320FA"/>
    <w:rsid w:val="00834D77"/>
    <w:rsid w:val="00835F71"/>
    <w:rsid w:val="00836B4B"/>
    <w:rsid w:val="008400C2"/>
    <w:rsid w:val="00841BF3"/>
    <w:rsid w:val="00844316"/>
    <w:rsid w:val="0084532E"/>
    <w:rsid w:val="008532E5"/>
    <w:rsid w:val="00853384"/>
    <w:rsid w:val="00854698"/>
    <w:rsid w:val="00855688"/>
    <w:rsid w:val="008562DA"/>
    <w:rsid w:val="008572B1"/>
    <w:rsid w:val="00860F7F"/>
    <w:rsid w:val="00861944"/>
    <w:rsid w:val="00861BDD"/>
    <w:rsid w:val="0086305C"/>
    <w:rsid w:val="00867213"/>
    <w:rsid w:val="00871030"/>
    <w:rsid w:val="00871882"/>
    <w:rsid w:val="00873245"/>
    <w:rsid w:val="0087392D"/>
    <w:rsid w:val="00874000"/>
    <w:rsid w:val="008743BA"/>
    <w:rsid w:val="00875D3B"/>
    <w:rsid w:val="00876945"/>
    <w:rsid w:val="00876F68"/>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1C62"/>
    <w:rsid w:val="00893BF3"/>
    <w:rsid w:val="00897CF8"/>
    <w:rsid w:val="008A2192"/>
    <w:rsid w:val="008A2617"/>
    <w:rsid w:val="008A393A"/>
    <w:rsid w:val="008A40B6"/>
    <w:rsid w:val="008A4264"/>
    <w:rsid w:val="008A6A5F"/>
    <w:rsid w:val="008A76ED"/>
    <w:rsid w:val="008B0A03"/>
    <w:rsid w:val="008B221E"/>
    <w:rsid w:val="008B419D"/>
    <w:rsid w:val="008B4237"/>
    <w:rsid w:val="008B4AE0"/>
    <w:rsid w:val="008B530A"/>
    <w:rsid w:val="008B7F7A"/>
    <w:rsid w:val="008C033B"/>
    <w:rsid w:val="008C1565"/>
    <w:rsid w:val="008C1939"/>
    <w:rsid w:val="008C1A65"/>
    <w:rsid w:val="008C4C74"/>
    <w:rsid w:val="008C590B"/>
    <w:rsid w:val="008C5C7A"/>
    <w:rsid w:val="008C6F24"/>
    <w:rsid w:val="008C7502"/>
    <w:rsid w:val="008D01C6"/>
    <w:rsid w:val="008D1595"/>
    <w:rsid w:val="008D2CA2"/>
    <w:rsid w:val="008D608F"/>
    <w:rsid w:val="008D7E2A"/>
    <w:rsid w:val="008E0211"/>
    <w:rsid w:val="008E11B4"/>
    <w:rsid w:val="008E1790"/>
    <w:rsid w:val="008E2241"/>
    <w:rsid w:val="008E47FD"/>
    <w:rsid w:val="008E55F3"/>
    <w:rsid w:val="008E56F0"/>
    <w:rsid w:val="008E76DF"/>
    <w:rsid w:val="008E7C5A"/>
    <w:rsid w:val="008F1B52"/>
    <w:rsid w:val="008F2D31"/>
    <w:rsid w:val="008F4FAE"/>
    <w:rsid w:val="008F5C2E"/>
    <w:rsid w:val="0090030D"/>
    <w:rsid w:val="00900FAE"/>
    <w:rsid w:val="0090412F"/>
    <w:rsid w:val="00904D78"/>
    <w:rsid w:val="009071EC"/>
    <w:rsid w:val="00911E74"/>
    <w:rsid w:val="00912283"/>
    <w:rsid w:val="00913ABE"/>
    <w:rsid w:val="00915275"/>
    <w:rsid w:val="0091528E"/>
    <w:rsid w:val="00915DCD"/>
    <w:rsid w:val="00915E86"/>
    <w:rsid w:val="00915FB8"/>
    <w:rsid w:val="00917410"/>
    <w:rsid w:val="00917C43"/>
    <w:rsid w:val="00917EEF"/>
    <w:rsid w:val="00920F80"/>
    <w:rsid w:val="00921279"/>
    <w:rsid w:val="009237C3"/>
    <w:rsid w:val="009251DB"/>
    <w:rsid w:val="0092745F"/>
    <w:rsid w:val="00927C63"/>
    <w:rsid w:val="009313AD"/>
    <w:rsid w:val="00931839"/>
    <w:rsid w:val="00932FB0"/>
    <w:rsid w:val="0093401A"/>
    <w:rsid w:val="00935C5E"/>
    <w:rsid w:val="009360F6"/>
    <w:rsid w:val="00941397"/>
    <w:rsid w:val="00941863"/>
    <w:rsid w:val="009419B8"/>
    <w:rsid w:val="00943041"/>
    <w:rsid w:val="00943B42"/>
    <w:rsid w:val="00943DE1"/>
    <w:rsid w:val="009446D8"/>
    <w:rsid w:val="00944812"/>
    <w:rsid w:val="00944FD5"/>
    <w:rsid w:val="00945C07"/>
    <w:rsid w:val="00945C48"/>
    <w:rsid w:val="0094715E"/>
    <w:rsid w:val="009477D4"/>
    <w:rsid w:val="00952CA1"/>
    <w:rsid w:val="00952F62"/>
    <w:rsid w:val="0095375A"/>
    <w:rsid w:val="00954AF2"/>
    <w:rsid w:val="0095582F"/>
    <w:rsid w:val="00956225"/>
    <w:rsid w:val="00956A71"/>
    <w:rsid w:val="00960D1B"/>
    <w:rsid w:val="009634A5"/>
    <w:rsid w:val="009635FE"/>
    <w:rsid w:val="00964B4A"/>
    <w:rsid w:val="0096542A"/>
    <w:rsid w:val="00966131"/>
    <w:rsid w:val="009669CB"/>
    <w:rsid w:val="00970A10"/>
    <w:rsid w:val="00971A21"/>
    <w:rsid w:val="009722E3"/>
    <w:rsid w:val="0097292C"/>
    <w:rsid w:val="00972F38"/>
    <w:rsid w:val="00973924"/>
    <w:rsid w:val="00973AD0"/>
    <w:rsid w:val="00974279"/>
    <w:rsid w:val="009748B5"/>
    <w:rsid w:val="009763EA"/>
    <w:rsid w:val="00977FCE"/>
    <w:rsid w:val="0098147C"/>
    <w:rsid w:val="009814B1"/>
    <w:rsid w:val="00981DE9"/>
    <w:rsid w:val="009864C5"/>
    <w:rsid w:val="00990033"/>
    <w:rsid w:val="00991542"/>
    <w:rsid w:val="00992F3F"/>
    <w:rsid w:val="00993B26"/>
    <w:rsid w:val="00993DFE"/>
    <w:rsid w:val="0099671F"/>
    <w:rsid w:val="00996B25"/>
    <w:rsid w:val="00997E91"/>
    <w:rsid w:val="009A1B03"/>
    <w:rsid w:val="009A4E3B"/>
    <w:rsid w:val="009A5BD5"/>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1A69"/>
    <w:rsid w:val="009D2551"/>
    <w:rsid w:val="009D51F7"/>
    <w:rsid w:val="009D59B3"/>
    <w:rsid w:val="009D5CF8"/>
    <w:rsid w:val="009D7943"/>
    <w:rsid w:val="009E0FD5"/>
    <w:rsid w:val="009E2EF6"/>
    <w:rsid w:val="009E5F9E"/>
    <w:rsid w:val="009E66F1"/>
    <w:rsid w:val="009E7479"/>
    <w:rsid w:val="009F0646"/>
    <w:rsid w:val="009F292C"/>
    <w:rsid w:val="009F2EE3"/>
    <w:rsid w:val="009F4943"/>
    <w:rsid w:val="009F5041"/>
    <w:rsid w:val="009F5102"/>
    <w:rsid w:val="009F52AA"/>
    <w:rsid w:val="009F568F"/>
    <w:rsid w:val="009F6F37"/>
    <w:rsid w:val="00A00898"/>
    <w:rsid w:val="00A01520"/>
    <w:rsid w:val="00A0211D"/>
    <w:rsid w:val="00A0384B"/>
    <w:rsid w:val="00A03FF9"/>
    <w:rsid w:val="00A04DC9"/>
    <w:rsid w:val="00A12E27"/>
    <w:rsid w:val="00A14362"/>
    <w:rsid w:val="00A145ED"/>
    <w:rsid w:val="00A15A5D"/>
    <w:rsid w:val="00A1615F"/>
    <w:rsid w:val="00A17243"/>
    <w:rsid w:val="00A20971"/>
    <w:rsid w:val="00A2311D"/>
    <w:rsid w:val="00A23F8C"/>
    <w:rsid w:val="00A26728"/>
    <w:rsid w:val="00A27E25"/>
    <w:rsid w:val="00A3361D"/>
    <w:rsid w:val="00A3386D"/>
    <w:rsid w:val="00A3410A"/>
    <w:rsid w:val="00A35B94"/>
    <w:rsid w:val="00A35D85"/>
    <w:rsid w:val="00A365EF"/>
    <w:rsid w:val="00A37881"/>
    <w:rsid w:val="00A3792F"/>
    <w:rsid w:val="00A37CD4"/>
    <w:rsid w:val="00A40953"/>
    <w:rsid w:val="00A4219E"/>
    <w:rsid w:val="00A438B5"/>
    <w:rsid w:val="00A455AA"/>
    <w:rsid w:val="00A45698"/>
    <w:rsid w:val="00A45F51"/>
    <w:rsid w:val="00A46D0F"/>
    <w:rsid w:val="00A4799F"/>
    <w:rsid w:val="00A47B88"/>
    <w:rsid w:val="00A53215"/>
    <w:rsid w:val="00A53AED"/>
    <w:rsid w:val="00A55261"/>
    <w:rsid w:val="00A563C9"/>
    <w:rsid w:val="00A563D7"/>
    <w:rsid w:val="00A63EF5"/>
    <w:rsid w:val="00A6620E"/>
    <w:rsid w:val="00A66700"/>
    <w:rsid w:val="00A67840"/>
    <w:rsid w:val="00A706DC"/>
    <w:rsid w:val="00A71CD4"/>
    <w:rsid w:val="00A71F4F"/>
    <w:rsid w:val="00A72015"/>
    <w:rsid w:val="00A721B3"/>
    <w:rsid w:val="00A729D7"/>
    <w:rsid w:val="00A73B12"/>
    <w:rsid w:val="00A748A3"/>
    <w:rsid w:val="00A749E5"/>
    <w:rsid w:val="00A7674F"/>
    <w:rsid w:val="00A81237"/>
    <w:rsid w:val="00A8168F"/>
    <w:rsid w:val="00A82E00"/>
    <w:rsid w:val="00A83E12"/>
    <w:rsid w:val="00A856A3"/>
    <w:rsid w:val="00A85B7F"/>
    <w:rsid w:val="00A863F9"/>
    <w:rsid w:val="00A8738D"/>
    <w:rsid w:val="00A90D3B"/>
    <w:rsid w:val="00A91B3D"/>
    <w:rsid w:val="00A92296"/>
    <w:rsid w:val="00A92562"/>
    <w:rsid w:val="00A93DB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3B4F"/>
    <w:rsid w:val="00AB4D97"/>
    <w:rsid w:val="00AB57DE"/>
    <w:rsid w:val="00AB750E"/>
    <w:rsid w:val="00AB772C"/>
    <w:rsid w:val="00AB7F6B"/>
    <w:rsid w:val="00AC23A4"/>
    <w:rsid w:val="00AC2A82"/>
    <w:rsid w:val="00AC50D4"/>
    <w:rsid w:val="00AC7D0D"/>
    <w:rsid w:val="00AD019C"/>
    <w:rsid w:val="00AD0D6C"/>
    <w:rsid w:val="00AD13D8"/>
    <w:rsid w:val="00AD327B"/>
    <w:rsid w:val="00AD3EDE"/>
    <w:rsid w:val="00AD51AA"/>
    <w:rsid w:val="00AD5D81"/>
    <w:rsid w:val="00AD7827"/>
    <w:rsid w:val="00AE14BB"/>
    <w:rsid w:val="00AE26AD"/>
    <w:rsid w:val="00AE35DB"/>
    <w:rsid w:val="00AE3F44"/>
    <w:rsid w:val="00AE440A"/>
    <w:rsid w:val="00AE6286"/>
    <w:rsid w:val="00AE71F3"/>
    <w:rsid w:val="00AF09FD"/>
    <w:rsid w:val="00AF13C6"/>
    <w:rsid w:val="00AF19B0"/>
    <w:rsid w:val="00AF1D1E"/>
    <w:rsid w:val="00AF2322"/>
    <w:rsid w:val="00AF389F"/>
    <w:rsid w:val="00AF45AB"/>
    <w:rsid w:val="00AF4663"/>
    <w:rsid w:val="00AF5E7F"/>
    <w:rsid w:val="00AF684B"/>
    <w:rsid w:val="00AF6A8F"/>
    <w:rsid w:val="00AF6E99"/>
    <w:rsid w:val="00AF724C"/>
    <w:rsid w:val="00B01D70"/>
    <w:rsid w:val="00B05D21"/>
    <w:rsid w:val="00B0613D"/>
    <w:rsid w:val="00B07AC6"/>
    <w:rsid w:val="00B10984"/>
    <w:rsid w:val="00B10E45"/>
    <w:rsid w:val="00B1179B"/>
    <w:rsid w:val="00B11BB2"/>
    <w:rsid w:val="00B121E8"/>
    <w:rsid w:val="00B12AA7"/>
    <w:rsid w:val="00B12E74"/>
    <w:rsid w:val="00B13007"/>
    <w:rsid w:val="00B13936"/>
    <w:rsid w:val="00B15D4D"/>
    <w:rsid w:val="00B15DDA"/>
    <w:rsid w:val="00B16187"/>
    <w:rsid w:val="00B1652F"/>
    <w:rsid w:val="00B20B6D"/>
    <w:rsid w:val="00B21641"/>
    <w:rsid w:val="00B22322"/>
    <w:rsid w:val="00B22CBC"/>
    <w:rsid w:val="00B22CC3"/>
    <w:rsid w:val="00B22FE7"/>
    <w:rsid w:val="00B23B56"/>
    <w:rsid w:val="00B2545A"/>
    <w:rsid w:val="00B2557D"/>
    <w:rsid w:val="00B25E92"/>
    <w:rsid w:val="00B3017E"/>
    <w:rsid w:val="00B30396"/>
    <w:rsid w:val="00B30832"/>
    <w:rsid w:val="00B320C1"/>
    <w:rsid w:val="00B34DD4"/>
    <w:rsid w:val="00B3774A"/>
    <w:rsid w:val="00B37AFF"/>
    <w:rsid w:val="00B416B6"/>
    <w:rsid w:val="00B41F71"/>
    <w:rsid w:val="00B42286"/>
    <w:rsid w:val="00B462F3"/>
    <w:rsid w:val="00B466A8"/>
    <w:rsid w:val="00B50405"/>
    <w:rsid w:val="00B50866"/>
    <w:rsid w:val="00B51610"/>
    <w:rsid w:val="00B53590"/>
    <w:rsid w:val="00B54355"/>
    <w:rsid w:val="00B54F02"/>
    <w:rsid w:val="00B6120F"/>
    <w:rsid w:val="00B61908"/>
    <w:rsid w:val="00B6325E"/>
    <w:rsid w:val="00B640AD"/>
    <w:rsid w:val="00B65173"/>
    <w:rsid w:val="00B67E35"/>
    <w:rsid w:val="00B70449"/>
    <w:rsid w:val="00B70A2D"/>
    <w:rsid w:val="00B73398"/>
    <w:rsid w:val="00B74CDA"/>
    <w:rsid w:val="00B7563B"/>
    <w:rsid w:val="00B76A36"/>
    <w:rsid w:val="00B76BA0"/>
    <w:rsid w:val="00B76EAB"/>
    <w:rsid w:val="00B7719B"/>
    <w:rsid w:val="00B77A52"/>
    <w:rsid w:val="00B80314"/>
    <w:rsid w:val="00B82360"/>
    <w:rsid w:val="00B835A1"/>
    <w:rsid w:val="00B846DD"/>
    <w:rsid w:val="00B863CD"/>
    <w:rsid w:val="00B86F47"/>
    <w:rsid w:val="00B90228"/>
    <w:rsid w:val="00B9277B"/>
    <w:rsid w:val="00B92C00"/>
    <w:rsid w:val="00B939EB"/>
    <w:rsid w:val="00B95997"/>
    <w:rsid w:val="00B95F78"/>
    <w:rsid w:val="00B971BE"/>
    <w:rsid w:val="00B97414"/>
    <w:rsid w:val="00B978AD"/>
    <w:rsid w:val="00BA0289"/>
    <w:rsid w:val="00BA0CFB"/>
    <w:rsid w:val="00BA0F0E"/>
    <w:rsid w:val="00BA0F18"/>
    <w:rsid w:val="00BA28F8"/>
    <w:rsid w:val="00BA377F"/>
    <w:rsid w:val="00BA4E17"/>
    <w:rsid w:val="00BA72CF"/>
    <w:rsid w:val="00BA7749"/>
    <w:rsid w:val="00BB22E1"/>
    <w:rsid w:val="00BB23B4"/>
    <w:rsid w:val="00BB438D"/>
    <w:rsid w:val="00BB4BAC"/>
    <w:rsid w:val="00BB77E8"/>
    <w:rsid w:val="00BC0C1E"/>
    <w:rsid w:val="00BC1E62"/>
    <w:rsid w:val="00BC24B4"/>
    <w:rsid w:val="00BC2831"/>
    <w:rsid w:val="00BC46A6"/>
    <w:rsid w:val="00BC5F4F"/>
    <w:rsid w:val="00BC66AF"/>
    <w:rsid w:val="00BC7198"/>
    <w:rsid w:val="00BD1714"/>
    <w:rsid w:val="00BD2517"/>
    <w:rsid w:val="00BD2A20"/>
    <w:rsid w:val="00BD2D02"/>
    <w:rsid w:val="00BD34C4"/>
    <w:rsid w:val="00BD3F86"/>
    <w:rsid w:val="00BD7214"/>
    <w:rsid w:val="00BE1280"/>
    <w:rsid w:val="00BE2330"/>
    <w:rsid w:val="00BE3829"/>
    <w:rsid w:val="00BE40F8"/>
    <w:rsid w:val="00BE447B"/>
    <w:rsid w:val="00BE4932"/>
    <w:rsid w:val="00BE681D"/>
    <w:rsid w:val="00BE7D41"/>
    <w:rsid w:val="00BF0BFB"/>
    <w:rsid w:val="00BF110D"/>
    <w:rsid w:val="00BF1F00"/>
    <w:rsid w:val="00BF2242"/>
    <w:rsid w:val="00BF2EEC"/>
    <w:rsid w:val="00BF32E1"/>
    <w:rsid w:val="00C0002F"/>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0EF8"/>
    <w:rsid w:val="00C2188F"/>
    <w:rsid w:val="00C22E70"/>
    <w:rsid w:val="00C23AD9"/>
    <w:rsid w:val="00C23E28"/>
    <w:rsid w:val="00C30426"/>
    <w:rsid w:val="00C310AC"/>
    <w:rsid w:val="00C322A7"/>
    <w:rsid w:val="00C337B5"/>
    <w:rsid w:val="00C350ED"/>
    <w:rsid w:val="00C359D4"/>
    <w:rsid w:val="00C36206"/>
    <w:rsid w:val="00C36F33"/>
    <w:rsid w:val="00C43FD8"/>
    <w:rsid w:val="00C448BB"/>
    <w:rsid w:val="00C462E7"/>
    <w:rsid w:val="00C46EEA"/>
    <w:rsid w:val="00C47D84"/>
    <w:rsid w:val="00C5087F"/>
    <w:rsid w:val="00C511BD"/>
    <w:rsid w:val="00C52569"/>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9C8"/>
    <w:rsid w:val="00C70C68"/>
    <w:rsid w:val="00C729CF"/>
    <w:rsid w:val="00C738AB"/>
    <w:rsid w:val="00C7711D"/>
    <w:rsid w:val="00C81A51"/>
    <w:rsid w:val="00C825EF"/>
    <w:rsid w:val="00C84539"/>
    <w:rsid w:val="00C8558D"/>
    <w:rsid w:val="00C85E79"/>
    <w:rsid w:val="00C86773"/>
    <w:rsid w:val="00C90096"/>
    <w:rsid w:val="00C903E2"/>
    <w:rsid w:val="00C93464"/>
    <w:rsid w:val="00C964C4"/>
    <w:rsid w:val="00C96DD7"/>
    <w:rsid w:val="00CA2190"/>
    <w:rsid w:val="00CA38CD"/>
    <w:rsid w:val="00CA5767"/>
    <w:rsid w:val="00CA5AD8"/>
    <w:rsid w:val="00CA6C20"/>
    <w:rsid w:val="00CA6E47"/>
    <w:rsid w:val="00CB008B"/>
    <w:rsid w:val="00CB0520"/>
    <w:rsid w:val="00CB4899"/>
    <w:rsid w:val="00CB632F"/>
    <w:rsid w:val="00CB7373"/>
    <w:rsid w:val="00CC15E1"/>
    <w:rsid w:val="00CC51B1"/>
    <w:rsid w:val="00CC5C57"/>
    <w:rsid w:val="00CC7255"/>
    <w:rsid w:val="00CC737D"/>
    <w:rsid w:val="00CC7A7E"/>
    <w:rsid w:val="00CC7B61"/>
    <w:rsid w:val="00CD53ED"/>
    <w:rsid w:val="00CD5A91"/>
    <w:rsid w:val="00CD5FA7"/>
    <w:rsid w:val="00CD6204"/>
    <w:rsid w:val="00CD6D8B"/>
    <w:rsid w:val="00CD7A9B"/>
    <w:rsid w:val="00CE31E9"/>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049"/>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3733"/>
    <w:rsid w:val="00D358A4"/>
    <w:rsid w:val="00D360A6"/>
    <w:rsid w:val="00D371FD"/>
    <w:rsid w:val="00D37B2F"/>
    <w:rsid w:val="00D40FB8"/>
    <w:rsid w:val="00D4118D"/>
    <w:rsid w:val="00D411E4"/>
    <w:rsid w:val="00D414E5"/>
    <w:rsid w:val="00D435CE"/>
    <w:rsid w:val="00D45050"/>
    <w:rsid w:val="00D4676E"/>
    <w:rsid w:val="00D503E3"/>
    <w:rsid w:val="00D51D5E"/>
    <w:rsid w:val="00D53C9A"/>
    <w:rsid w:val="00D55FD1"/>
    <w:rsid w:val="00D563DE"/>
    <w:rsid w:val="00D572E0"/>
    <w:rsid w:val="00D57F84"/>
    <w:rsid w:val="00D618A1"/>
    <w:rsid w:val="00D62711"/>
    <w:rsid w:val="00D62819"/>
    <w:rsid w:val="00D643B5"/>
    <w:rsid w:val="00D66A53"/>
    <w:rsid w:val="00D66AA0"/>
    <w:rsid w:val="00D67021"/>
    <w:rsid w:val="00D70CBC"/>
    <w:rsid w:val="00D70DB8"/>
    <w:rsid w:val="00D70F35"/>
    <w:rsid w:val="00D711CF"/>
    <w:rsid w:val="00D71960"/>
    <w:rsid w:val="00D73506"/>
    <w:rsid w:val="00D73D38"/>
    <w:rsid w:val="00D75D04"/>
    <w:rsid w:val="00D77C9D"/>
    <w:rsid w:val="00D810AF"/>
    <w:rsid w:val="00D81BA0"/>
    <w:rsid w:val="00D82B8D"/>
    <w:rsid w:val="00D84E3F"/>
    <w:rsid w:val="00D85859"/>
    <w:rsid w:val="00D87599"/>
    <w:rsid w:val="00D87DDE"/>
    <w:rsid w:val="00D90AF9"/>
    <w:rsid w:val="00D914F8"/>
    <w:rsid w:val="00D91874"/>
    <w:rsid w:val="00D9319C"/>
    <w:rsid w:val="00D93493"/>
    <w:rsid w:val="00D93A25"/>
    <w:rsid w:val="00D95505"/>
    <w:rsid w:val="00D97410"/>
    <w:rsid w:val="00D97BBB"/>
    <w:rsid w:val="00DA0095"/>
    <w:rsid w:val="00DA205D"/>
    <w:rsid w:val="00DA2A9F"/>
    <w:rsid w:val="00DA4493"/>
    <w:rsid w:val="00DA6BC6"/>
    <w:rsid w:val="00DA7D5A"/>
    <w:rsid w:val="00DB0031"/>
    <w:rsid w:val="00DB1D12"/>
    <w:rsid w:val="00DB28AF"/>
    <w:rsid w:val="00DB2F3A"/>
    <w:rsid w:val="00DB3808"/>
    <w:rsid w:val="00DB416B"/>
    <w:rsid w:val="00DB459F"/>
    <w:rsid w:val="00DB7236"/>
    <w:rsid w:val="00DB7A12"/>
    <w:rsid w:val="00DC078C"/>
    <w:rsid w:val="00DC322A"/>
    <w:rsid w:val="00DC32C7"/>
    <w:rsid w:val="00DC4FCA"/>
    <w:rsid w:val="00DC503C"/>
    <w:rsid w:val="00DC5963"/>
    <w:rsid w:val="00DC6D33"/>
    <w:rsid w:val="00DD4EC7"/>
    <w:rsid w:val="00DD6501"/>
    <w:rsid w:val="00DD6B79"/>
    <w:rsid w:val="00DD6DE9"/>
    <w:rsid w:val="00DD6E5B"/>
    <w:rsid w:val="00DE3E43"/>
    <w:rsid w:val="00DE47E2"/>
    <w:rsid w:val="00DE4F96"/>
    <w:rsid w:val="00DE5A2C"/>
    <w:rsid w:val="00DF18E0"/>
    <w:rsid w:val="00DF4D80"/>
    <w:rsid w:val="00DF6D2A"/>
    <w:rsid w:val="00E008BD"/>
    <w:rsid w:val="00E0263C"/>
    <w:rsid w:val="00E033D0"/>
    <w:rsid w:val="00E04031"/>
    <w:rsid w:val="00E04426"/>
    <w:rsid w:val="00E04D48"/>
    <w:rsid w:val="00E05853"/>
    <w:rsid w:val="00E06F34"/>
    <w:rsid w:val="00E12857"/>
    <w:rsid w:val="00E13958"/>
    <w:rsid w:val="00E143DB"/>
    <w:rsid w:val="00E14CC6"/>
    <w:rsid w:val="00E14D72"/>
    <w:rsid w:val="00E1501D"/>
    <w:rsid w:val="00E17FA1"/>
    <w:rsid w:val="00E2235B"/>
    <w:rsid w:val="00E24905"/>
    <w:rsid w:val="00E30381"/>
    <w:rsid w:val="00E31D3C"/>
    <w:rsid w:val="00E3338D"/>
    <w:rsid w:val="00E34DD6"/>
    <w:rsid w:val="00E3548C"/>
    <w:rsid w:val="00E35EEA"/>
    <w:rsid w:val="00E40EA3"/>
    <w:rsid w:val="00E43BF2"/>
    <w:rsid w:val="00E44F60"/>
    <w:rsid w:val="00E453E4"/>
    <w:rsid w:val="00E46750"/>
    <w:rsid w:val="00E47F6B"/>
    <w:rsid w:val="00E509C6"/>
    <w:rsid w:val="00E54255"/>
    <w:rsid w:val="00E55EF4"/>
    <w:rsid w:val="00E572B2"/>
    <w:rsid w:val="00E62612"/>
    <w:rsid w:val="00E65480"/>
    <w:rsid w:val="00E65F28"/>
    <w:rsid w:val="00E670E8"/>
    <w:rsid w:val="00E677E1"/>
    <w:rsid w:val="00E70206"/>
    <w:rsid w:val="00E70C34"/>
    <w:rsid w:val="00E72D1F"/>
    <w:rsid w:val="00E75584"/>
    <w:rsid w:val="00E767AF"/>
    <w:rsid w:val="00E80A3C"/>
    <w:rsid w:val="00E836E2"/>
    <w:rsid w:val="00E85346"/>
    <w:rsid w:val="00E8535B"/>
    <w:rsid w:val="00E85A4C"/>
    <w:rsid w:val="00E863F5"/>
    <w:rsid w:val="00E90870"/>
    <w:rsid w:val="00E91F31"/>
    <w:rsid w:val="00E92498"/>
    <w:rsid w:val="00E94B5D"/>
    <w:rsid w:val="00E951D3"/>
    <w:rsid w:val="00E96A38"/>
    <w:rsid w:val="00E97001"/>
    <w:rsid w:val="00E97047"/>
    <w:rsid w:val="00EA0043"/>
    <w:rsid w:val="00EA1093"/>
    <w:rsid w:val="00EA1ACA"/>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14CD"/>
    <w:rsid w:val="00EC7EE4"/>
    <w:rsid w:val="00ED022A"/>
    <w:rsid w:val="00ED1DC1"/>
    <w:rsid w:val="00ED2178"/>
    <w:rsid w:val="00ED2995"/>
    <w:rsid w:val="00ED3F88"/>
    <w:rsid w:val="00ED4141"/>
    <w:rsid w:val="00ED55BB"/>
    <w:rsid w:val="00ED65F6"/>
    <w:rsid w:val="00ED6ACF"/>
    <w:rsid w:val="00EE087D"/>
    <w:rsid w:val="00EE0DF1"/>
    <w:rsid w:val="00EE5387"/>
    <w:rsid w:val="00EE5D68"/>
    <w:rsid w:val="00EE68B0"/>
    <w:rsid w:val="00EE7C5F"/>
    <w:rsid w:val="00EF39DC"/>
    <w:rsid w:val="00EF528F"/>
    <w:rsid w:val="00F03333"/>
    <w:rsid w:val="00F037C3"/>
    <w:rsid w:val="00F0509B"/>
    <w:rsid w:val="00F05134"/>
    <w:rsid w:val="00F05394"/>
    <w:rsid w:val="00F0775D"/>
    <w:rsid w:val="00F10597"/>
    <w:rsid w:val="00F1072F"/>
    <w:rsid w:val="00F10D1A"/>
    <w:rsid w:val="00F10EE1"/>
    <w:rsid w:val="00F11254"/>
    <w:rsid w:val="00F123B5"/>
    <w:rsid w:val="00F124F8"/>
    <w:rsid w:val="00F12D22"/>
    <w:rsid w:val="00F139A8"/>
    <w:rsid w:val="00F13B57"/>
    <w:rsid w:val="00F13D02"/>
    <w:rsid w:val="00F13DC4"/>
    <w:rsid w:val="00F14958"/>
    <w:rsid w:val="00F14F9D"/>
    <w:rsid w:val="00F15BBB"/>
    <w:rsid w:val="00F164D3"/>
    <w:rsid w:val="00F230A6"/>
    <w:rsid w:val="00F23970"/>
    <w:rsid w:val="00F23B0D"/>
    <w:rsid w:val="00F24DDC"/>
    <w:rsid w:val="00F279F3"/>
    <w:rsid w:val="00F31FD1"/>
    <w:rsid w:val="00F32762"/>
    <w:rsid w:val="00F330B4"/>
    <w:rsid w:val="00F365E0"/>
    <w:rsid w:val="00F400AB"/>
    <w:rsid w:val="00F429EB"/>
    <w:rsid w:val="00F43242"/>
    <w:rsid w:val="00F453F0"/>
    <w:rsid w:val="00F46B4D"/>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97818"/>
    <w:rsid w:val="00FA0049"/>
    <w:rsid w:val="00FA2246"/>
    <w:rsid w:val="00FA2A1A"/>
    <w:rsid w:val="00FA377B"/>
    <w:rsid w:val="00FA3867"/>
    <w:rsid w:val="00FA44B6"/>
    <w:rsid w:val="00FA45BD"/>
    <w:rsid w:val="00FA5F8B"/>
    <w:rsid w:val="00FA71FA"/>
    <w:rsid w:val="00FA7C27"/>
    <w:rsid w:val="00FA7E31"/>
    <w:rsid w:val="00FA7EA2"/>
    <w:rsid w:val="00FB1E0C"/>
    <w:rsid w:val="00FB2ABF"/>
    <w:rsid w:val="00FB2B14"/>
    <w:rsid w:val="00FB328F"/>
    <w:rsid w:val="00FB7A42"/>
    <w:rsid w:val="00FC113B"/>
    <w:rsid w:val="00FC2033"/>
    <w:rsid w:val="00FC38CB"/>
    <w:rsid w:val="00FC4040"/>
    <w:rsid w:val="00FC4F39"/>
    <w:rsid w:val="00FD02DB"/>
    <w:rsid w:val="00FD0776"/>
    <w:rsid w:val="00FD158F"/>
    <w:rsid w:val="00FD3B72"/>
    <w:rsid w:val="00FD56BA"/>
    <w:rsid w:val="00FD7D76"/>
    <w:rsid w:val="00FE0B94"/>
    <w:rsid w:val="00FE0E5F"/>
    <w:rsid w:val="00FE20B3"/>
    <w:rsid w:val="00FE2CAF"/>
    <w:rsid w:val="00FE2FC4"/>
    <w:rsid w:val="00FE3AD6"/>
    <w:rsid w:val="00FE3FFB"/>
    <w:rsid w:val="00FE4D74"/>
    <w:rsid w:val="00FE5512"/>
    <w:rsid w:val="00FE65EB"/>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stroke="f">
      <v:fill color="white" on="f"/>
      <v:stroke on="f"/>
      <o:colormru v:ext="edit" colors="#ddd,#cfcfcf,#cacaca"/>
    </o:shapedefaults>
    <o:shapelayout v:ext="edit">
      <o:idmap v:ext="edit" data="2"/>
    </o:shapelayout>
  </w:shapeDefaults>
  <w:decimalSymbol w:val="."/>
  <w:listSeparator w:val=","/>
  <w14:docId w14:val="68555A18"/>
  <w15:docId w15:val="{7395CE2D-F712-4F52-B9BC-F99FBFEE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CD2"/>
    <w:rPr>
      <w:sz w:val="24"/>
    </w:rPr>
  </w:style>
  <w:style w:type="paragraph" w:styleId="Heading1">
    <w:name w:val="heading 1"/>
    <w:basedOn w:val="Normal"/>
    <w:next w:val="Normal"/>
    <w:autoRedefine/>
    <w:qFormat/>
    <w:rsid w:val="000D56AC"/>
    <w:pPr>
      <w:keepNext/>
      <w:keepLines/>
      <w:pageBreakBefore/>
      <w:numPr>
        <w:numId w:val="11"/>
      </w:numPr>
      <w:spacing w:after="120"/>
      <w:jc w:val="both"/>
      <w:outlineLvl w:val="0"/>
    </w:pPr>
    <w:rPr>
      <w:rFonts w:ascii="Arial" w:hAnsi="Arial"/>
      <w:b/>
      <w:kern w:val="28"/>
      <w:sz w:val="28"/>
      <w:u w:val="single"/>
    </w:rPr>
  </w:style>
  <w:style w:type="paragraph" w:styleId="Heading2">
    <w:name w:val="heading 2"/>
    <w:basedOn w:val="Normal"/>
    <w:next w:val="Normal"/>
    <w:autoRedefine/>
    <w:qFormat/>
    <w:rsid w:val="008E55F3"/>
    <w:pPr>
      <w:keepNext/>
      <w:keepLines/>
      <w:numPr>
        <w:ilvl w:val="1"/>
        <w:numId w:val="11"/>
      </w:numPr>
      <w:spacing w:before="360" w:after="120"/>
      <w:outlineLvl w:val="1"/>
      <w:pPrChange w:id="0" w:author="John Clevenger" w:date="2022-12-15T16:37:00Z">
        <w:pPr>
          <w:keepNext/>
          <w:keepLines/>
          <w:numPr>
            <w:ilvl w:val="1"/>
            <w:numId w:val="11"/>
          </w:numPr>
          <w:spacing w:before="360" w:after="120"/>
          <w:ind w:left="576" w:hanging="576"/>
          <w:outlineLvl w:val="1"/>
        </w:pPr>
      </w:pPrChange>
    </w:pPr>
    <w:rPr>
      <w:rFonts w:ascii="Arial" w:hAnsi="Arial"/>
      <w:b/>
      <w:sz w:val="26"/>
      <w:u w:val="single"/>
      <w:rPrChange w:id="0" w:author="John Clevenger" w:date="2022-12-15T16:37:00Z">
        <w:rPr>
          <w:rFonts w:ascii="Arial" w:hAnsi="Arial"/>
          <w:b/>
          <w:sz w:val="26"/>
          <w:u w:val="single"/>
          <w:lang w:val="en-US" w:eastAsia="en-US" w:bidi="ar-SA"/>
        </w:rPr>
      </w:rPrChange>
    </w:rPr>
  </w:style>
  <w:style w:type="paragraph" w:styleId="Heading3">
    <w:name w:val="heading 3"/>
    <w:basedOn w:val="Normal"/>
    <w:next w:val="Normal"/>
    <w:autoRedefine/>
    <w:qFormat/>
    <w:rsid w:val="004E14CD"/>
    <w:pPr>
      <w:keepNext/>
      <w:numPr>
        <w:ilvl w:val="2"/>
        <w:numId w:val="11"/>
      </w:numPr>
      <w:spacing w:before="480" w:after="120"/>
      <w:outlineLvl w:val="2"/>
      <w:pPrChange w:id="1" w:author="John Clevenger" w:date="2022-12-15T15:15:00Z">
        <w:pPr>
          <w:keepNext/>
          <w:numPr>
            <w:ilvl w:val="2"/>
            <w:numId w:val="11"/>
          </w:numPr>
          <w:spacing w:before="480" w:after="120"/>
          <w:ind w:left="720" w:hanging="720"/>
          <w:outlineLvl w:val="2"/>
        </w:pPr>
      </w:pPrChange>
    </w:pPr>
    <w:rPr>
      <w:rFonts w:ascii="Arial" w:hAnsi="Arial"/>
      <w:b/>
      <w:u w:val="single"/>
      <w:rPrChange w:id="1" w:author="John Clevenger" w:date="2022-12-15T15:15:00Z">
        <w:rPr>
          <w:rFonts w:ascii="Arial" w:hAnsi="Arial"/>
          <w:b/>
          <w:sz w:val="24"/>
          <w:u w:val="single"/>
          <w:lang w:val="en-US" w:eastAsia="en-US" w:bidi="ar-SA"/>
        </w:rPr>
      </w:rPrChang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917410"/>
    <w:pPr>
      <w:tabs>
        <w:tab w:val="left" w:pos="480"/>
        <w:tab w:val="right" w:leader="dot" w:pos="9523"/>
      </w:tabs>
      <w:spacing w:before="240"/>
      <w:pPrChange w:id="2" w:author="John Buck" w:date="2023-04-11T15:53:00Z">
        <w:pPr>
          <w:tabs>
            <w:tab w:val="left" w:pos="480"/>
            <w:tab w:val="right" w:leader="dot" w:pos="9523"/>
          </w:tabs>
          <w:spacing w:before="240"/>
        </w:pPr>
      </w:pPrChange>
    </w:pPr>
    <w:rPr>
      <w:rFonts w:ascii="Arial" w:hAnsi="Arial"/>
      <w:b/>
      <w:bCs/>
      <w:iCs/>
      <w:noProof/>
      <w:sz w:val="28"/>
      <w:szCs w:val="28"/>
      <w:rPrChange w:id="2" w:author="John Buck" w:date="2023-04-11T15:53:00Z">
        <w:rPr>
          <w:rFonts w:ascii="Arial" w:hAnsi="Arial"/>
          <w:b/>
          <w:bCs/>
          <w:iCs/>
          <w:noProof/>
          <w:sz w:val="28"/>
          <w:szCs w:val="28"/>
          <w:lang w:val="en-US" w:eastAsia="en-US" w:bidi="ar-SA"/>
        </w:rPr>
      </w:rPrChange>
    </w:rPr>
  </w:style>
  <w:style w:type="paragraph" w:styleId="TOC2">
    <w:name w:val="toc 2"/>
    <w:basedOn w:val="Normal"/>
    <w:next w:val="Normal"/>
    <w:autoRedefine/>
    <w:uiPriority w:val="39"/>
    <w:rsid w:val="00F97818"/>
    <w:pPr>
      <w:tabs>
        <w:tab w:val="left" w:pos="1440"/>
        <w:tab w:val="right" w:leader="dot" w:pos="9518"/>
      </w:tabs>
      <w:spacing w:before="120"/>
      <w:ind w:left="864"/>
      <w:outlineLvl w:val="1"/>
      <w:pPrChange w:id="3" w:author="John Clevenger" w:date="2022-12-17T16:23:00Z">
        <w:pPr>
          <w:tabs>
            <w:tab w:val="left" w:pos="1440"/>
            <w:tab w:val="right" w:leader="dot" w:pos="9518"/>
          </w:tabs>
          <w:spacing w:before="120"/>
          <w:ind w:left="864"/>
          <w:outlineLvl w:val="1"/>
        </w:pPr>
      </w:pPrChange>
    </w:pPr>
    <w:rPr>
      <w:rFonts w:ascii="Arial" w:hAnsi="Arial"/>
      <w:b/>
      <w:bCs/>
      <w:noProof/>
      <w:szCs w:val="28"/>
      <w:rPrChange w:id="3" w:author="John Clevenger" w:date="2022-12-17T16:23:00Z">
        <w:rPr>
          <w:rFonts w:ascii="Arial" w:hAnsi="Arial"/>
          <w:b/>
          <w:bCs/>
          <w:noProof/>
          <w:sz w:val="24"/>
          <w:szCs w:val="28"/>
          <w:lang w:val="en-US" w:eastAsia="en-US" w:bidi="ar-SA"/>
        </w:rPr>
      </w:rPrChange>
    </w:rPr>
  </w:style>
  <w:style w:type="paragraph" w:styleId="TOC3">
    <w:name w:val="toc 3"/>
    <w:basedOn w:val="Normal"/>
    <w:next w:val="Normal"/>
    <w:autoRedefine/>
    <w:uiPriority w:val="39"/>
    <w:rsid w:val="004D72C9"/>
    <w:pPr>
      <w:tabs>
        <w:tab w:val="left" w:pos="2340"/>
        <w:tab w:val="right" w:leader="dot" w:pos="9523"/>
      </w:tabs>
      <w:ind w:left="1440"/>
      <w:pPrChange w:id="4" w:author="John Clevenger" w:date="2022-12-17T16:09:00Z">
        <w:pPr>
          <w:tabs>
            <w:tab w:val="left" w:pos="2340"/>
            <w:tab w:val="right" w:leader="dot" w:pos="9523"/>
          </w:tabs>
          <w:ind w:left="1440"/>
        </w:pPr>
      </w:pPrChange>
    </w:pPr>
    <w:rPr>
      <w:rFonts w:ascii="Arial" w:hAnsi="Arial"/>
      <w:noProof/>
      <w:szCs w:val="26"/>
      <w:rPrChange w:id="4" w:author="John Clevenger" w:date="2022-12-17T16:09:00Z">
        <w:rPr>
          <w:rFonts w:ascii="Arial" w:hAnsi="Arial"/>
          <w:noProof/>
          <w:sz w:val="24"/>
          <w:szCs w:val="26"/>
          <w:lang w:val="en-US" w:eastAsia="en-US" w:bidi="ar-SA"/>
        </w:rPr>
      </w:rPrChange>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956225"/>
    <w:pPr>
      <w:pageBreakBefore/>
      <w:numPr>
        <w:ilvl w:val="0"/>
        <w:numId w:val="0"/>
      </w:numPr>
      <w:spacing w:before="0" w:after="240"/>
      <w:jc w:val="center"/>
      <w:outlineLvl w:val="0"/>
      <w:pPrChange w:id="5" w:author="John Clevenger" w:date="2022-12-15T15:50:00Z">
        <w:pPr>
          <w:keepNext/>
          <w:pageBreakBefore/>
          <w:spacing w:after="240"/>
          <w:jc w:val="center"/>
          <w:outlineLvl w:val="0"/>
        </w:pPr>
      </w:pPrChange>
    </w:pPr>
    <w:rPr>
      <w:snapToGrid w:val="0"/>
      <w:sz w:val="32"/>
      <w:rPrChange w:id="5" w:author="John Clevenger" w:date="2022-12-15T15:50: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 w:type="character" w:styleId="UnresolvedMention">
    <w:name w:val="Unresolved Mention"/>
    <w:basedOn w:val="DefaultParagraphFont"/>
    <w:uiPriority w:val="99"/>
    <w:semiHidden/>
    <w:unhideWhenUsed/>
    <w:rsid w:val="001F42FC"/>
    <w:rPr>
      <w:color w:val="605E5C"/>
      <w:shd w:val="clear" w:color="auto" w:fill="E1DFDD"/>
    </w:rPr>
  </w:style>
  <w:style w:type="character" w:customStyle="1" w:styleId="FootnoteTextChar">
    <w:name w:val="Footnote Text Char"/>
    <w:basedOn w:val="DefaultParagraphFont"/>
    <w:link w:val="FootnoteText"/>
    <w:semiHidden/>
    <w:rsid w:val="008E5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562180244">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3.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pc2@ecs.csus.edu" TargetMode="External"/><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9.png"/><Relationship Id="rId118" Type="http://schemas.openxmlformats.org/officeDocument/2006/relationships/fontTable" Target="fontTable.xml"/><Relationship Id="rId80" Type="http://schemas.openxmlformats.org/officeDocument/2006/relationships/hyperlink" Target="http://www.csus.edu" TargetMode="External"/><Relationship Id="rId85" Type="http://schemas.openxmlformats.org/officeDocument/2006/relationships/image" Target="media/image72.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hyperlink" Target="mailto:pc2@ecs.csus.edu" TargetMode="External"/><Relationship Id="rId70" Type="http://schemas.openxmlformats.org/officeDocument/2006/relationships/image" Target="media/image60.png"/><Relationship Id="rId75" Type="http://schemas.openxmlformats.org/officeDocument/2006/relationships/hyperlink" Target="https://github.com/pc2ccs/pc2v9/wiki/Scoreboard-Standings-Data-Fields" TargetMode="Externa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0.png"/><Relationship Id="rId119"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yperlink" Target="https://en.wikipedia.org/wiki/Basic_access_authentication" TargetMode="External"/><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2.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ort-numbers" TargetMode="External"/><Relationship Id="rId2" Type="http://schemas.openxmlformats.org/officeDocument/2006/relationships/hyperlink" Target="https://tools.icpc.global/" TargetMode="External"/><Relationship Id="rId1" Type="http://schemas.openxmlformats.org/officeDocument/2006/relationships/hyperlink" Target="https://tools.icpc.global/" TargetMode="External"/><Relationship Id="rId5" Type="http://schemas.openxmlformats.org/officeDocument/2006/relationships/hyperlink" Target="https://en.wikipedia.org/wiki/Basic_access_authentication" TargetMode="External"/><Relationship Id="rId4"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181</Pages>
  <Words>53518</Words>
  <Characters>305055</Characters>
  <Application>Microsoft Office Word</Application>
  <DocSecurity>0</DocSecurity>
  <Lines>2542</Lines>
  <Paragraphs>715</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357858</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Buck</cp:lastModifiedBy>
  <cp:revision>6</cp:revision>
  <cp:lastPrinted>2023-04-21T17:55:00Z</cp:lastPrinted>
  <dcterms:created xsi:type="dcterms:W3CDTF">2023-04-11T20:30:00Z</dcterms:created>
  <dcterms:modified xsi:type="dcterms:W3CDTF">2023-11-04T14:17:00Z</dcterms:modified>
</cp:coreProperties>
</file>